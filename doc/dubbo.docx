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3E20" w:rsidRPr="00B03E20" w:rsidRDefault="00B03E20" w:rsidP="00B03E20">
      <w:pPr>
        <w:widowControl/>
        <w:spacing w:before="100" w:beforeAutospacing="1" w:after="100" w:afterAutospacing="1"/>
        <w:jc w:val="left"/>
        <w:outlineLvl w:val="0"/>
        <w:rPr>
          <w:rFonts w:ascii="宋体" w:eastAsia="宋体" w:hAnsi="宋体" w:cs="宋体"/>
          <w:b/>
          <w:bCs/>
          <w:kern w:val="36"/>
          <w:sz w:val="48"/>
          <w:szCs w:val="48"/>
        </w:rPr>
      </w:pPr>
      <w:r w:rsidRPr="00B03E20">
        <w:rPr>
          <w:rFonts w:ascii="宋体" w:eastAsia="宋体" w:hAnsi="宋体" w:cs="宋体"/>
          <w:b/>
          <w:bCs/>
          <w:kern w:val="36"/>
          <w:sz w:val="48"/>
          <w:szCs w:val="48"/>
        </w:rPr>
        <w:t>用户指南</w:t>
      </w:r>
    </w:p>
    <w:p w:rsidR="00B03E20" w:rsidRPr="00B03E20" w:rsidRDefault="00B03E20" w:rsidP="00B03E20">
      <w:pPr>
        <w:widowControl/>
        <w:numPr>
          <w:ilvl w:val="0"/>
          <w:numId w:val="1"/>
        </w:numPr>
        <w:spacing w:before="100" w:beforeAutospacing="1" w:after="100" w:afterAutospacing="1"/>
        <w:jc w:val="left"/>
        <w:rPr>
          <w:rFonts w:ascii="宋体" w:eastAsia="宋体" w:hAnsi="宋体" w:cs="宋体"/>
          <w:kern w:val="0"/>
          <w:sz w:val="24"/>
          <w:szCs w:val="24"/>
        </w:rPr>
      </w:pPr>
      <w:hyperlink r:id="rId7" w:anchor="UserGuide-zh-%E5%85%A5%E9%97%A8" w:history="1">
        <w:r w:rsidRPr="00B03E20">
          <w:rPr>
            <w:rFonts w:ascii="宋体" w:eastAsia="宋体" w:hAnsi="宋体" w:cs="宋体"/>
            <w:color w:val="0000FF"/>
            <w:kern w:val="0"/>
            <w:sz w:val="24"/>
            <w:szCs w:val="24"/>
            <w:u w:val="single"/>
          </w:rPr>
          <w:t>入门</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8" w:anchor="UserGuide-zh-%E8%83%8C%E6%99%AF" w:history="1">
        <w:r w:rsidRPr="00B03E20">
          <w:rPr>
            <w:rFonts w:ascii="宋体" w:eastAsia="宋体" w:hAnsi="宋体" w:cs="宋体"/>
            <w:color w:val="0000FF"/>
            <w:kern w:val="0"/>
            <w:sz w:val="24"/>
            <w:szCs w:val="24"/>
            <w:u w:val="single"/>
          </w:rPr>
          <w:t>背景</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9" w:anchor="UserGuide-zh-%E9%9C%80%E6%B1%82" w:history="1">
        <w:r w:rsidRPr="00B03E20">
          <w:rPr>
            <w:rFonts w:ascii="宋体" w:eastAsia="宋体" w:hAnsi="宋体" w:cs="宋体"/>
            <w:color w:val="0000FF"/>
            <w:kern w:val="0"/>
            <w:sz w:val="24"/>
            <w:szCs w:val="24"/>
            <w:u w:val="single"/>
          </w:rPr>
          <w:t>需求</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0" w:anchor="UserGuide-zh-%E6%9E%B6%E6%9E%84" w:history="1">
        <w:r w:rsidRPr="00B03E20">
          <w:rPr>
            <w:rFonts w:ascii="宋体" w:eastAsia="宋体" w:hAnsi="宋体" w:cs="宋体"/>
            <w:color w:val="0000FF"/>
            <w:kern w:val="0"/>
            <w:sz w:val="24"/>
            <w:szCs w:val="24"/>
            <w:u w:val="single"/>
          </w:rPr>
          <w:t>架构</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1" w:anchor="UserGuide-zh-%E7%94%A8%E6%B3%95" w:history="1">
        <w:r w:rsidRPr="00B03E20">
          <w:rPr>
            <w:rFonts w:ascii="宋体" w:eastAsia="宋体" w:hAnsi="宋体" w:cs="宋体"/>
            <w:color w:val="0000FF"/>
            <w:kern w:val="0"/>
            <w:sz w:val="24"/>
            <w:szCs w:val="24"/>
            <w:u w:val="single"/>
          </w:rPr>
          <w:t>用法</w:t>
        </w:r>
      </w:hyperlink>
    </w:p>
    <w:p w:rsidR="00B03E20" w:rsidRPr="00B03E20" w:rsidRDefault="00B03E20" w:rsidP="00B03E20">
      <w:pPr>
        <w:widowControl/>
        <w:numPr>
          <w:ilvl w:val="0"/>
          <w:numId w:val="1"/>
        </w:numPr>
        <w:spacing w:before="100" w:beforeAutospacing="1" w:after="100" w:afterAutospacing="1"/>
        <w:jc w:val="left"/>
        <w:rPr>
          <w:rFonts w:ascii="宋体" w:eastAsia="宋体" w:hAnsi="宋体" w:cs="宋体"/>
          <w:kern w:val="0"/>
          <w:sz w:val="24"/>
          <w:szCs w:val="24"/>
        </w:rPr>
      </w:pPr>
      <w:hyperlink r:id="rId12" w:anchor="UserGuide-zh-%E5%BF%AB%E9%80%9F%E5%90%AF%E5%8A%A8" w:history="1">
        <w:r w:rsidRPr="00B03E20">
          <w:rPr>
            <w:rFonts w:ascii="宋体" w:eastAsia="宋体" w:hAnsi="宋体" w:cs="宋体"/>
            <w:color w:val="0000FF"/>
            <w:kern w:val="0"/>
            <w:sz w:val="24"/>
            <w:szCs w:val="24"/>
            <w:u w:val="single"/>
          </w:rPr>
          <w:t>快速启动</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3" w:anchor="UserGuide-zh-%E6%9C%8D%E5%8A%A1%E6%8F%90%E4%BE%9B%E8%80%85" w:history="1">
        <w:r w:rsidRPr="00B03E20">
          <w:rPr>
            <w:rFonts w:ascii="宋体" w:eastAsia="宋体" w:hAnsi="宋体" w:cs="宋体"/>
            <w:color w:val="0000FF"/>
            <w:kern w:val="0"/>
            <w:sz w:val="24"/>
            <w:szCs w:val="24"/>
            <w:u w:val="single"/>
          </w:rPr>
          <w:t>服务提供者</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4" w:anchor="UserGuide-zh-%E6%9C%8D%E5%8A%A1%E6%B6%88%E8%B4%B9%E8%80%85" w:history="1">
        <w:r w:rsidRPr="00B03E20">
          <w:rPr>
            <w:rFonts w:ascii="宋体" w:eastAsia="宋体" w:hAnsi="宋体" w:cs="宋体"/>
            <w:color w:val="0000FF"/>
            <w:kern w:val="0"/>
            <w:sz w:val="24"/>
            <w:szCs w:val="24"/>
            <w:u w:val="single"/>
          </w:rPr>
          <w:t>服务消费者</w:t>
        </w:r>
      </w:hyperlink>
    </w:p>
    <w:p w:rsidR="00B03E20" w:rsidRPr="00B03E20" w:rsidRDefault="00B03E20" w:rsidP="00B03E20">
      <w:pPr>
        <w:widowControl/>
        <w:numPr>
          <w:ilvl w:val="0"/>
          <w:numId w:val="1"/>
        </w:numPr>
        <w:spacing w:before="100" w:beforeAutospacing="1" w:after="100" w:afterAutospacing="1"/>
        <w:jc w:val="left"/>
        <w:rPr>
          <w:rFonts w:ascii="宋体" w:eastAsia="宋体" w:hAnsi="宋体" w:cs="宋体"/>
          <w:kern w:val="0"/>
          <w:sz w:val="24"/>
          <w:szCs w:val="24"/>
        </w:rPr>
      </w:pPr>
      <w:hyperlink r:id="rId15" w:anchor="UserGuide-zh-%E4%BE%9D%E8%B5%96" w:history="1">
        <w:r w:rsidRPr="00B03E20">
          <w:rPr>
            <w:rFonts w:ascii="宋体" w:eastAsia="宋体" w:hAnsi="宋体" w:cs="宋体"/>
            <w:color w:val="0000FF"/>
            <w:kern w:val="0"/>
            <w:sz w:val="24"/>
            <w:szCs w:val="24"/>
            <w:u w:val="single"/>
          </w:rPr>
          <w:t>依赖</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6" w:anchor="UserGuide-zh-%E5%BF%85%E9%9C%80%E4%BE%9D%E8%B5%96" w:history="1">
        <w:r w:rsidRPr="00B03E20">
          <w:rPr>
            <w:rFonts w:ascii="宋体" w:eastAsia="宋体" w:hAnsi="宋体" w:cs="宋体"/>
            <w:color w:val="0000FF"/>
            <w:kern w:val="0"/>
            <w:sz w:val="24"/>
            <w:szCs w:val="24"/>
            <w:u w:val="single"/>
          </w:rPr>
          <w:t>必需依赖</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7" w:anchor="UserGuide-zh-%E7%BC%BA%E7%9C%81%E4%BE%9D%E8%B5%96" w:history="1">
        <w:r w:rsidRPr="00B03E20">
          <w:rPr>
            <w:rFonts w:ascii="宋体" w:eastAsia="宋体" w:hAnsi="宋体" w:cs="宋体"/>
            <w:color w:val="0000FF"/>
            <w:kern w:val="0"/>
            <w:sz w:val="24"/>
            <w:szCs w:val="24"/>
            <w:u w:val="single"/>
          </w:rPr>
          <w:t>缺省依赖</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8" w:anchor="UserGuide-zh-%E5%8F%AF%E9%80%89%E4%BE%9D%E8%B5%96" w:history="1">
        <w:r w:rsidRPr="00B03E20">
          <w:rPr>
            <w:rFonts w:ascii="宋体" w:eastAsia="宋体" w:hAnsi="宋体" w:cs="宋体"/>
            <w:color w:val="0000FF"/>
            <w:kern w:val="0"/>
            <w:sz w:val="24"/>
            <w:szCs w:val="24"/>
            <w:u w:val="single"/>
          </w:rPr>
          <w:t>可选依赖</w:t>
        </w:r>
      </w:hyperlink>
    </w:p>
    <w:p w:rsidR="00B03E20" w:rsidRPr="00B03E20" w:rsidRDefault="00B03E20" w:rsidP="00B03E20">
      <w:pPr>
        <w:widowControl/>
        <w:numPr>
          <w:ilvl w:val="0"/>
          <w:numId w:val="1"/>
        </w:numPr>
        <w:spacing w:before="100" w:beforeAutospacing="1" w:after="100" w:afterAutospacing="1"/>
        <w:jc w:val="left"/>
        <w:rPr>
          <w:rFonts w:ascii="宋体" w:eastAsia="宋体" w:hAnsi="宋体" w:cs="宋体"/>
          <w:kern w:val="0"/>
          <w:sz w:val="24"/>
          <w:szCs w:val="24"/>
        </w:rPr>
      </w:pPr>
      <w:hyperlink r:id="rId19" w:anchor="UserGuide-zh-%E6%88%90%E7%86%9F%E5%BA%A6" w:history="1">
        <w:r w:rsidRPr="00B03E20">
          <w:rPr>
            <w:rFonts w:ascii="宋体" w:eastAsia="宋体" w:hAnsi="宋体" w:cs="宋体"/>
            <w:color w:val="0000FF"/>
            <w:kern w:val="0"/>
            <w:sz w:val="24"/>
            <w:szCs w:val="24"/>
            <w:u w:val="single"/>
          </w:rPr>
          <w:t>成熟度</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20" w:anchor="UserGuide-zh-%E5%8A%9F%E8%83%BD%E6%88%90%E7%86%9F%E5%BA%A6" w:history="1">
        <w:r w:rsidRPr="00B03E20">
          <w:rPr>
            <w:rFonts w:ascii="宋体" w:eastAsia="宋体" w:hAnsi="宋体" w:cs="宋体"/>
            <w:color w:val="0000FF"/>
            <w:kern w:val="0"/>
            <w:sz w:val="24"/>
            <w:szCs w:val="24"/>
            <w:u w:val="single"/>
          </w:rPr>
          <w:t>功能成熟度</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21" w:anchor="UserGuide-zh-%E7%AD%96%E7%95%A5%E6%88%90%E7%86%9F%E5%BA%A6" w:history="1">
        <w:r w:rsidRPr="00B03E20">
          <w:rPr>
            <w:rFonts w:ascii="宋体" w:eastAsia="宋体" w:hAnsi="宋体" w:cs="宋体"/>
            <w:color w:val="0000FF"/>
            <w:kern w:val="0"/>
            <w:sz w:val="24"/>
            <w:szCs w:val="24"/>
            <w:u w:val="single"/>
          </w:rPr>
          <w:t>策略成熟度</w:t>
        </w:r>
      </w:hyperlink>
    </w:p>
    <w:p w:rsidR="00B03E20" w:rsidRPr="00B03E20" w:rsidRDefault="00B03E20" w:rsidP="00B03E20">
      <w:pPr>
        <w:widowControl/>
        <w:numPr>
          <w:ilvl w:val="0"/>
          <w:numId w:val="1"/>
        </w:numPr>
        <w:spacing w:before="100" w:beforeAutospacing="1" w:after="100" w:afterAutospacing="1"/>
        <w:jc w:val="left"/>
        <w:rPr>
          <w:rFonts w:ascii="宋体" w:eastAsia="宋体" w:hAnsi="宋体" w:cs="宋体"/>
          <w:kern w:val="0"/>
          <w:sz w:val="24"/>
          <w:szCs w:val="24"/>
        </w:rPr>
      </w:pPr>
      <w:hyperlink r:id="rId22" w:anchor="UserGuide-zh-%E9%85%8D%E7%BD%AE" w:history="1">
        <w:r w:rsidRPr="00B03E20">
          <w:rPr>
            <w:rFonts w:ascii="宋体" w:eastAsia="宋体" w:hAnsi="宋体" w:cs="宋体"/>
            <w:color w:val="0000FF"/>
            <w:kern w:val="0"/>
            <w:sz w:val="24"/>
            <w:szCs w:val="24"/>
            <w:u w:val="single"/>
          </w:rPr>
          <w:t>配置</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23" w:anchor="UserGuide-zh-Xml%E9%85%8D%E7%BD%AE" w:history="1">
        <w:r w:rsidRPr="00B03E20">
          <w:rPr>
            <w:rFonts w:ascii="宋体" w:eastAsia="宋体" w:hAnsi="宋体" w:cs="宋体"/>
            <w:color w:val="0000FF"/>
            <w:kern w:val="0"/>
            <w:sz w:val="24"/>
            <w:szCs w:val="24"/>
            <w:u w:val="single"/>
          </w:rPr>
          <w:t>Xml配置</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24" w:anchor="UserGuide-zh-%E5%B1%9E%E6%80%A7%E9%85%8D%E7%BD%AE" w:history="1">
        <w:r w:rsidRPr="00B03E20">
          <w:rPr>
            <w:rFonts w:ascii="宋体" w:eastAsia="宋体" w:hAnsi="宋体" w:cs="宋体"/>
            <w:color w:val="0000FF"/>
            <w:kern w:val="0"/>
            <w:sz w:val="24"/>
            <w:szCs w:val="24"/>
            <w:u w:val="single"/>
          </w:rPr>
          <w:t>属性配置</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25" w:anchor="UserGuide-zh-%E6%B3%A8%E8%A7%A3%E9%85%8D%E7%BD%AE" w:history="1">
        <w:r w:rsidRPr="00B03E20">
          <w:rPr>
            <w:rFonts w:ascii="宋体" w:eastAsia="宋体" w:hAnsi="宋体" w:cs="宋体"/>
            <w:color w:val="0000FF"/>
            <w:kern w:val="0"/>
            <w:sz w:val="24"/>
            <w:szCs w:val="24"/>
            <w:u w:val="single"/>
          </w:rPr>
          <w:t>注解配置</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26" w:anchor="UserGuide-zh-API%E9%85%8D%E7%BD%AE" w:history="1">
        <w:r w:rsidRPr="00B03E20">
          <w:rPr>
            <w:rFonts w:ascii="宋体" w:eastAsia="宋体" w:hAnsi="宋体" w:cs="宋体"/>
            <w:color w:val="0000FF"/>
            <w:kern w:val="0"/>
            <w:sz w:val="24"/>
            <w:szCs w:val="24"/>
            <w:u w:val="single"/>
          </w:rPr>
          <w:t>API配置</w:t>
        </w:r>
      </w:hyperlink>
    </w:p>
    <w:p w:rsidR="00B03E20" w:rsidRPr="00B03E20" w:rsidRDefault="00B03E20" w:rsidP="00B03E20">
      <w:pPr>
        <w:widowControl/>
        <w:numPr>
          <w:ilvl w:val="0"/>
          <w:numId w:val="1"/>
        </w:numPr>
        <w:spacing w:before="100" w:beforeAutospacing="1" w:after="100" w:afterAutospacing="1"/>
        <w:jc w:val="left"/>
        <w:rPr>
          <w:rFonts w:ascii="宋体" w:eastAsia="宋体" w:hAnsi="宋体" w:cs="宋体"/>
          <w:kern w:val="0"/>
          <w:sz w:val="24"/>
          <w:szCs w:val="24"/>
        </w:rPr>
      </w:pPr>
      <w:hyperlink r:id="rId27" w:anchor="UserGuide-zh-%E7%A4%BA%E4%BE%8B" w:history="1">
        <w:r w:rsidRPr="00B03E20">
          <w:rPr>
            <w:rFonts w:ascii="宋体" w:eastAsia="宋体" w:hAnsi="宋体" w:cs="宋体"/>
            <w:color w:val="0000FF"/>
            <w:kern w:val="0"/>
            <w:sz w:val="24"/>
            <w:szCs w:val="24"/>
            <w:u w:val="single"/>
          </w:rPr>
          <w:t>示例</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28" w:anchor="UserGuide-zh-%E5%90%AF%E5%8A%A8%E6%97%B6%E6%A3%80%E6%9F%A5" w:history="1">
        <w:r w:rsidRPr="00B03E20">
          <w:rPr>
            <w:rFonts w:ascii="宋体" w:eastAsia="宋体" w:hAnsi="宋体" w:cs="宋体"/>
            <w:color w:val="0000FF"/>
            <w:kern w:val="0"/>
            <w:sz w:val="24"/>
            <w:szCs w:val="24"/>
            <w:u w:val="single"/>
          </w:rPr>
          <w:t>启动时检查</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29" w:anchor="UserGuide-zh-%E9%9B%86%E7%BE%A4%E5%AE%B9%E9%94%99" w:history="1">
        <w:r w:rsidRPr="00B03E20">
          <w:rPr>
            <w:rFonts w:ascii="宋体" w:eastAsia="宋体" w:hAnsi="宋体" w:cs="宋体"/>
            <w:color w:val="0000FF"/>
            <w:kern w:val="0"/>
            <w:sz w:val="24"/>
            <w:szCs w:val="24"/>
            <w:u w:val="single"/>
          </w:rPr>
          <w:t>集群容错</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30" w:anchor="UserGuide-zh-%E8%B4%9F%E8%BD%BD%E5%9D%87%E8%A1%A1" w:history="1">
        <w:r w:rsidRPr="00B03E20">
          <w:rPr>
            <w:rFonts w:ascii="宋体" w:eastAsia="宋体" w:hAnsi="宋体" w:cs="宋体"/>
            <w:color w:val="0000FF"/>
            <w:kern w:val="0"/>
            <w:sz w:val="24"/>
            <w:szCs w:val="24"/>
            <w:u w:val="single"/>
          </w:rPr>
          <w:t>负载均衡</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31" w:anchor="UserGuide-zh-%E7%BA%BF%E7%A8%8B%E6%A8%A1%E5%9E%8B" w:history="1">
        <w:r w:rsidRPr="00B03E20">
          <w:rPr>
            <w:rFonts w:ascii="宋体" w:eastAsia="宋体" w:hAnsi="宋体" w:cs="宋体"/>
            <w:color w:val="0000FF"/>
            <w:kern w:val="0"/>
            <w:sz w:val="24"/>
            <w:szCs w:val="24"/>
            <w:u w:val="single"/>
          </w:rPr>
          <w:t>线程模型</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32" w:anchor="UserGuide-zh-%E7%9B%B4%E8%BF%9E%E6%8F%90%E4%BE%9B%E8%80%85" w:history="1">
        <w:r w:rsidRPr="00B03E20">
          <w:rPr>
            <w:rFonts w:ascii="宋体" w:eastAsia="宋体" w:hAnsi="宋体" w:cs="宋体"/>
            <w:color w:val="0000FF"/>
            <w:kern w:val="0"/>
            <w:sz w:val="24"/>
            <w:szCs w:val="24"/>
            <w:u w:val="single"/>
          </w:rPr>
          <w:t>直连提供者</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33" w:anchor="UserGuide-zh-%E5%8F%AA%E8%AE%A2%E9%98%85" w:history="1">
        <w:r w:rsidRPr="00B03E20">
          <w:rPr>
            <w:rFonts w:ascii="宋体" w:eastAsia="宋体" w:hAnsi="宋体" w:cs="宋体"/>
            <w:color w:val="0000FF"/>
            <w:kern w:val="0"/>
            <w:sz w:val="24"/>
            <w:szCs w:val="24"/>
            <w:u w:val="single"/>
          </w:rPr>
          <w:t>只订阅</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34" w:anchor="UserGuide-zh-%E5%8F%AA%E6%B3%A8%E5%86%8C" w:history="1">
        <w:r w:rsidRPr="00B03E20">
          <w:rPr>
            <w:rFonts w:ascii="宋体" w:eastAsia="宋体" w:hAnsi="宋体" w:cs="宋体"/>
            <w:color w:val="0000FF"/>
            <w:kern w:val="0"/>
            <w:sz w:val="24"/>
            <w:szCs w:val="24"/>
            <w:u w:val="single"/>
          </w:rPr>
          <w:t>只注册</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35" w:anchor="UserGuide-zh-%E9%9D%99%E6%80%81%E6%9C%8D%E5%8A%A1" w:history="1">
        <w:r w:rsidRPr="00B03E20">
          <w:rPr>
            <w:rFonts w:ascii="宋体" w:eastAsia="宋体" w:hAnsi="宋体" w:cs="宋体"/>
            <w:color w:val="0000FF"/>
            <w:kern w:val="0"/>
            <w:sz w:val="24"/>
            <w:szCs w:val="24"/>
            <w:u w:val="single"/>
          </w:rPr>
          <w:t>静态服务</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36" w:anchor="UserGuide-zh-%E5%A4%9A%E5%8D%8F%E8%AE%AE" w:history="1">
        <w:r w:rsidRPr="00B03E20">
          <w:rPr>
            <w:rFonts w:ascii="宋体" w:eastAsia="宋体" w:hAnsi="宋体" w:cs="宋体"/>
            <w:color w:val="0000FF"/>
            <w:kern w:val="0"/>
            <w:sz w:val="24"/>
            <w:szCs w:val="24"/>
            <w:u w:val="single"/>
          </w:rPr>
          <w:t>多协议</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37" w:anchor="UserGuide-zh-%E5%A4%9A%E6%B3%A8%E5%86%8C%E4%B8%AD%E5%BF%83" w:history="1">
        <w:r w:rsidRPr="00B03E20">
          <w:rPr>
            <w:rFonts w:ascii="宋体" w:eastAsia="宋体" w:hAnsi="宋体" w:cs="宋体"/>
            <w:color w:val="0000FF"/>
            <w:kern w:val="0"/>
            <w:sz w:val="24"/>
            <w:szCs w:val="24"/>
            <w:u w:val="single"/>
          </w:rPr>
          <w:t>多注册中心</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38" w:anchor="UserGuide-zh-%E6%9C%8D%E5%8A%A1%E5%88%86%E7%BB%84" w:history="1">
        <w:r w:rsidRPr="00B03E20">
          <w:rPr>
            <w:rFonts w:ascii="宋体" w:eastAsia="宋体" w:hAnsi="宋体" w:cs="宋体"/>
            <w:color w:val="0000FF"/>
            <w:kern w:val="0"/>
            <w:sz w:val="24"/>
            <w:szCs w:val="24"/>
            <w:u w:val="single"/>
          </w:rPr>
          <w:t>服务分组</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39" w:anchor="UserGuide-zh-%E5%A4%9A%E7%89%88%E6%9C%AC" w:history="1">
        <w:r w:rsidRPr="00B03E20">
          <w:rPr>
            <w:rFonts w:ascii="宋体" w:eastAsia="宋体" w:hAnsi="宋体" w:cs="宋体"/>
            <w:color w:val="0000FF"/>
            <w:kern w:val="0"/>
            <w:sz w:val="24"/>
            <w:szCs w:val="24"/>
            <w:u w:val="single"/>
          </w:rPr>
          <w:t>多版本</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40" w:anchor="UserGuide-zh-%E5%88%86%E7%BB%84%E8%81%9A%E5%90%88" w:history="1">
        <w:r w:rsidRPr="00B03E20">
          <w:rPr>
            <w:rFonts w:ascii="宋体" w:eastAsia="宋体" w:hAnsi="宋体" w:cs="宋体"/>
            <w:color w:val="0000FF"/>
            <w:kern w:val="0"/>
            <w:sz w:val="24"/>
            <w:szCs w:val="24"/>
            <w:u w:val="single"/>
          </w:rPr>
          <w:t>分组聚合</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41" w:anchor="UserGuide-zh-%E5%8F%82%E6%95%B0%E9%AA%8C%E8%AF%81" w:history="1">
        <w:r w:rsidRPr="00B03E20">
          <w:rPr>
            <w:rFonts w:ascii="宋体" w:eastAsia="宋体" w:hAnsi="宋体" w:cs="宋体"/>
            <w:color w:val="0000FF"/>
            <w:kern w:val="0"/>
            <w:sz w:val="24"/>
            <w:szCs w:val="24"/>
            <w:u w:val="single"/>
          </w:rPr>
          <w:t>参数验证</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42" w:anchor="UserGuide-zh-%E7%BB%93%E6%9E%9C%E7%BC%93%E5%AD%98" w:history="1">
        <w:r w:rsidRPr="00B03E20">
          <w:rPr>
            <w:rFonts w:ascii="宋体" w:eastAsia="宋体" w:hAnsi="宋体" w:cs="宋体"/>
            <w:color w:val="0000FF"/>
            <w:kern w:val="0"/>
            <w:sz w:val="24"/>
            <w:szCs w:val="24"/>
            <w:u w:val="single"/>
          </w:rPr>
          <w:t>结果缓存</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43" w:anchor="UserGuide-zh-%E6%B3%9B%E5%8C%96%E5%BC%95%E7%94%A8" w:history="1">
        <w:r w:rsidRPr="00B03E20">
          <w:rPr>
            <w:rFonts w:ascii="宋体" w:eastAsia="宋体" w:hAnsi="宋体" w:cs="宋体"/>
            <w:color w:val="0000FF"/>
            <w:kern w:val="0"/>
            <w:sz w:val="24"/>
            <w:szCs w:val="24"/>
            <w:u w:val="single"/>
          </w:rPr>
          <w:t>泛化引用</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44" w:anchor="UserGuide-zh-%E6%B3%9B%E5%8C%96%E5%AE%9E%E7%8E%B0" w:history="1">
        <w:r w:rsidRPr="00B03E20">
          <w:rPr>
            <w:rFonts w:ascii="宋体" w:eastAsia="宋体" w:hAnsi="宋体" w:cs="宋体"/>
            <w:color w:val="0000FF"/>
            <w:kern w:val="0"/>
            <w:sz w:val="24"/>
            <w:szCs w:val="24"/>
            <w:u w:val="single"/>
          </w:rPr>
          <w:t>泛化实现</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45" w:anchor="UserGuide-zh-%E5%9B%9E%E5%A3%B0%E6%B5%8B%E8%AF%95" w:history="1">
        <w:r w:rsidRPr="00B03E20">
          <w:rPr>
            <w:rFonts w:ascii="宋体" w:eastAsia="宋体" w:hAnsi="宋体" w:cs="宋体"/>
            <w:color w:val="0000FF"/>
            <w:kern w:val="0"/>
            <w:sz w:val="24"/>
            <w:szCs w:val="24"/>
            <w:u w:val="single"/>
          </w:rPr>
          <w:t>回声测试</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46" w:anchor="UserGuide-zh-%E4%B8%8A%E4%B8%8B%E6%96%87%E4%BF%A1%E6%81%AF" w:history="1">
        <w:r w:rsidRPr="00B03E20">
          <w:rPr>
            <w:rFonts w:ascii="宋体" w:eastAsia="宋体" w:hAnsi="宋体" w:cs="宋体"/>
            <w:color w:val="0000FF"/>
            <w:kern w:val="0"/>
            <w:sz w:val="24"/>
            <w:szCs w:val="24"/>
            <w:u w:val="single"/>
          </w:rPr>
          <w:t>上下文信息</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47" w:anchor="UserGuide-zh-%E9%9A%90%E5%BC%8F%E4%BC%A0%E5%8F%82" w:history="1">
        <w:r w:rsidRPr="00B03E20">
          <w:rPr>
            <w:rFonts w:ascii="宋体" w:eastAsia="宋体" w:hAnsi="宋体" w:cs="宋体"/>
            <w:color w:val="0000FF"/>
            <w:kern w:val="0"/>
            <w:sz w:val="24"/>
            <w:szCs w:val="24"/>
            <w:u w:val="single"/>
          </w:rPr>
          <w:t>隐式传参</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48" w:anchor="UserGuide-zh-%E5%BC%82%E6%AD%A5%E8%B0%83%E7%94%A8" w:history="1">
        <w:r w:rsidRPr="00B03E20">
          <w:rPr>
            <w:rFonts w:ascii="宋体" w:eastAsia="宋体" w:hAnsi="宋体" w:cs="宋体"/>
            <w:color w:val="0000FF"/>
            <w:kern w:val="0"/>
            <w:sz w:val="24"/>
            <w:szCs w:val="24"/>
            <w:u w:val="single"/>
          </w:rPr>
          <w:t>异步调用</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49" w:anchor="UserGuide-zh-%E6%9C%AC%E5%9C%B0%E8%B0%83%E7%94%A8" w:history="1">
        <w:r w:rsidRPr="00B03E20">
          <w:rPr>
            <w:rFonts w:ascii="宋体" w:eastAsia="宋体" w:hAnsi="宋体" w:cs="宋体"/>
            <w:color w:val="0000FF"/>
            <w:kern w:val="0"/>
            <w:sz w:val="24"/>
            <w:szCs w:val="24"/>
            <w:u w:val="single"/>
          </w:rPr>
          <w:t>本地调用</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50" w:anchor="UserGuide-zh-%E5%8F%82%E6%95%B0%E5%9B%9E%E8%B0%83" w:history="1">
        <w:r w:rsidRPr="00B03E20">
          <w:rPr>
            <w:rFonts w:ascii="宋体" w:eastAsia="宋体" w:hAnsi="宋体" w:cs="宋体"/>
            <w:color w:val="0000FF"/>
            <w:kern w:val="0"/>
            <w:sz w:val="24"/>
            <w:szCs w:val="24"/>
            <w:u w:val="single"/>
          </w:rPr>
          <w:t>参数回调</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51" w:anchor="UserGuide-zh-%E4%BA%8B%E4%BB%B6%E9%80%9A%E7%9F%A5" w:history="1">
        <w:r w:rsidRPr="00B03E20">
          <w:rPr>
            <w:rFonts w:ascii="宋体" w:eastAsia="宋体" w:hAnsi="宋体" w:cs="宋体"/>
            <w:color w:val="0000FF"/>
            <w:kern w:val="0"/>
            <w:sz w:val="24"/>
            <w:szCs w:val="24"/>
            <w:u w:val="single"/>
          </w:rPr>
          <w:t>事件通知</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52" w:anchor="UserGuide-zh-%E6%9C%AC%E5%9C%B0%E5%AD%98%E6%A0%B9" w:history="1">
        <w:r w:rsidRPr="00B03E20">
          <w:rPr>
            <w:rFonts w:ascii="宋体" w:eastAsia="宋体" w:hAnsi="宋体" w:cs="宋体"/>
            <w:color w:val="0000FF"/>
            <w:kern w:val="0"/>
            <w:sz w:val="24"/>
            <w:szCs w:val="24"/>
            <w:u w:val="single"/>
          </w:rPr>
          <w:t>本地存根</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53" w:anchor="UserGuide-zh-%E6%9C%AC%E5%9C%B0%E4%BC%AA%E8%A3%85" w:history="1">
        <w:r w:rsidRPr="00B03E20">
          <w:rPr>
            <w:rFonts w:ascii="宋体" w:eastAsia="宋体" w:hAnsi="宋体" w:cs="宋体"/>
            <w:color w:val="0000FF"/>
            <w:kern w:val="0"/>
            <w:sz w:val="24"/>
            <w:szCs w:val="24"/>
            <w:u w:val="single"/>
          </w:rPr>
          <w:t>本地伪装</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54" w:anchor="UserGuide-zh-%E5%BB%B6%E8%BF%9F%E6%9A%B4%E9%9C%B2" w:history="1">
        <w:r w:rsidRPr="00B03E20">
          <w:rPr>
            <w:rFonts w:ascii="宋体" w:eastAsia="宋体" w:hAnsi="宋体" w:cs="宋体"/>
            <w:color w:val="0000FF"/>
            <w:kern w:val="0"/>
            <w:sz w:val="24"/>
            <w:szCs w:val="24"/>
            <w:u w:val="single"/>
          </w:rPr>
          <w:t>延迟暴露</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55" w:anchor="UserGuide-zh-%E5%B9%B6%E5%8F%91%E6%8E%A7%E5%88%B6" w:history="1">
        <w:r w:rsidRPr="00B03E20">
          <w:rPr>
            <w:rFonts w:ascii="宋体" w:eastAsia="宋体" w:hAnsi="宋体" w:cs="宋体"/>
            <w:color w:val="0000FF"/>
            <w:kern w:val="0"/>
            <w:sz w:val="24"/>
            <w:szCs w:val="24"/>
            <w:u w:val="single"/>
          </w:rPr>
          <w:t>并发控制</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56" w:anchor="UserGuide-zh-%E8%BF%9E%E6%8E%A5%E6%8E%A7%E5%88%B6" w:history="1">
        <w:r w:rsidRPr="00B03E20">
          <w:rPr>
            <w:rFonts w:ascii="宋体" w:eastAsia="宋体" w:hAnsi="宋体" w:cs="宋体"/>
            <w:color w:val="0000FF"/>
            <w:kern w:val="0"/>
            <w:sz w:val="24"/>
            <w:szCs w:val="24"/>
            <w:u w:val="single"/>
          </w:rPr>
          <w:t>连接控制</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57" w:anchor="UserGuide-zh-%E5%BB%B6%E8%BF%9F%E8%BF%9E%E6%8E%A5" w:history="1">
        <w:r w:rsidRPr="00B03E20">
          <w:rPr>
            <w:rFonts w:ascii="宋体" w:eastAsia="宋体" w:hAnsi="宋体" w:cs="宋体"/>
            <w:color w:val="0000FF"/>
            <w:kern w:val="0"/>
            <w:sz w:val="24"/>
            <w:szCs w:val="24"/>
            <w:u w:val="single"/>
          </w:rPr>
          <w:t>延迟连接</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58" w:anchor="UserGuide-zh-%E7%B2%98%E6%BB%9E%E8%BF%9E%E6%8E%A5" w:history="1">
        <w:r w:rsidRPr="00B03E20">
          <w:rPr>
            <w:rFonts w:ascii="宋体" w:eastAsia="宋体" w:hAnsi="宋体" w:cs="宋体"/>
            <w:color w:val="0000FF"/>
            <w:kern w:val="0"/>
            <w:sz w:val="24"/>
            <w:szCs w:val="24"/>
            <w:u w:val="single"/>
          </w:rPr>
          <w:t>粘滞连接</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59" w:anchor="UserGuide-zh-%E4%BB%A4%E7%89%8C%E9%AA%8C%E8%AF%81" w:history="1">
        <w:r w:rsidRPr="00B03E20">
          <w:rPr>
            <w:rFonts w:ascii="宋体" w:eastAsia="宋体" w:hAnsi="宋体" w:cs="宋体"/>
            <w:color w:val="0000FF"/>
            <w:kern w:val="0"/>
            <w:sz w:val="24"/>
            <w:szCs w:val="24"/>
            <w:u w:val="single"/>
          </w:rPr>
          <w:t>令牌验证</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60" w:anchor="UserGuide-zh-%E8%B7%AF%E7%94%B1%E8%A7%84%E5%88%99" w:history="1">
        <w:r w:rsidRPr="00B03E20">
          <w:rPr>
            <w:rFonts w:ascii="宋体" w:eastAsia="宋体" w:hAnsi="宋体" w:cs="宋体"/>
            <w:color w:val="0000FF"/>
            <w:kern w:val="0"/>
            <w:sz w:val="24"/>
            <w:szCs w:val="24"/>
            <w:u w:val="single"/>
          </w:rPr>
          <w:t>路由规则</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61" w:anchor="UserGuide-zh-%E9%85%8D%E7%BD%AE%E8%A7%84%E5%88%99" w:history="1">
        <w:r w:rsidRPr="00B03E20">
          <w:rPr>
            <w:rFonts w:ascii="宋体" w:eastAsia="宋体" w:hAnsi="宋体" w:cs="宋体"/>
            <w:color w:val="0000FF"/>
            <w:kern w:val="0"/>
            <w:sz w:val="24"/>
            <w:szCs w:val="24"/>
            <w:u w:val="single"/>
          </w:rPr>
          <w:t>配置规则</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62" w:anchor="UserGuide-zh-%E6%9C%8D%E5%8A%A1%E9%99%8D%E7%BA%A7" w:history="1">
        <w:r w:rsidRPr="00B03E20">
          <w:rPr>
            <w:rFonts w:ascii="宋体" w:eastAsia="宋体" w:hAnsi="宋体" w:cs="宋体"/>
            <w:color w:val="0000FF"/>
            <w:kern w:val="0"/>
            <w:sz w:val="24"/>
            <w:szCs w:val="24"/>
            <w:u w:val="single"/>
          </w:rPr>
          <w:t>服务降级</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63" w:anchor="UserGuide-zh-%E4%BC%98%E9%9B%85%E5%81%9C%E6%9C%BA" w:history="1">
        <w:r w:rsidRPr="00B03E20">
          <w:rPr>
            <w:rFonts w:ascii="宋体" w:eastAsia="宋体" w:hAnsi="宋体" w:cs="宋体"/>
            <w:color w:val="0000FF"/>
            <w:kern w:val="0"/>
            <w:sz w:val="24"/>
            <w:szCs w:val="24"/>
            <w:u w:val="single"/>
          </w:rPr>
          <w:t>优雅停机</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64" w:anchor="UserGuide-zh-%E4%B8%BB%E6%9C%BA%E7%BB%91%E5%AE%9A" w:history="1">
        <w:r w:rsidRPr="00B03E20">
          <w:rPr>
            <w:rFonts w:ascii="宋体" w:eastAsia="宋体" w:hAnsi="宋体" w:cs="宋体"/>
            <w:color w:val="0000FF"/>
            <w:kern w:val="0"/>
            <w:sz w:val="24"/>
            <w:szCs w:val="24"/>
            <w:u w:val="single"/>
          </w:rPr>
          <w:t>主机绑定</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65" w:anchor="UserGuide-zh-%E6%97%A5%E5%BF%97%E9%80%82%E9%85%8D" w:history="1">
        <w:r w:rsidRPr="00B03E20">
          <w:rPr>
            <w:rFonts w:ascii="宋体" w:eastAsia="宋体" w:hAnsi="宋体" w:cs="宋体"/>
            <w:color w:val="0000FF"/>
            <w:kern w:val="0"/>
            <w:sz w:val="24"/>
            <w:szCs w:val="24"/>
            <w:u w:val="single"/>
          </w:rPr>
          <w:t>日志适配</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66" w:anchor="UserGuide-zh-%E8%AE%BF%E9%97%AE%E6%97%A5%E5%BF%97" w:history="1">
        <w:r w:rsidRPr="00B03E20">
          <w:rPr>
            <w:rFonts w:ascii="宋体" w:eastAsia="宋体" w:hAnsi="宋体" w:cs="宋体"/>
            <w:color w:val="0000FF"/>
            <w:kern w:val="0"/>
            <w:sz w:val="24"/>
            <w:szCs w:val="24"/>
            <w:u w:val="single"/>
          </w:rPr>
          <w:t>访问日志</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67" w:anchor="UserGuide-zh-%E6%9C%8D%E5%8A%A1%E5%AE%B9%E5%99%A8" w:history="1">
        <w:r w:rsidRPr="00B03E20">
          <w:rPr>
            <w:rFonts w:ascii="宋体" w:eastAsia="宋体" w:hAnsi="宋体" w:cs="宋体"/>
            <w:color w:val="0000FF"/>
            <w:kern w:val="0"/>
            <w:sz w:val="24"/>
            <w:szCs w:val="24"/>
            <w:u w:val="single"/>
          </w:rPr>
          <w:t>服务容器</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68" w:anchor="UserGuide-zh-ReferenceConfig%E7%BC%93%E5%AD%98" w:history="1">
        <w:r w:rsidRPr="00B03E20">
          <w:rPr>
            <w:rFonts w:ascii="宋体" w:eastAsia="宋体" w:hAnsi="宋体" w:cs="宋体"/>
            <w:color w:val="0000FF"/>
            <w:kern w:val="0"/>
            <w:sz w:val="24"/>
            <w:szCs w:val="24"/>
            <w:u w:val="single"/>
          </w:rPr>
          <w:t>Reference Config缓存</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69" w:anchor="UserGuide-zh-%E5%88%86%E5%B8%83%E5%BC%8F%E4%BA%8B%E5%8A%A1" w:history="1">
        <w:r w:rsidRPr="00B03E20">
          <w:rPr>
            <w:rFonts w:ascii="宋体" w:eastAsia="宋体" w:hAnsi="宋体" w:cs="宋体"/>
            <w:color w:val="0000FF"/>
            <w:kern w:val="0"/>
            <w:sz w:val="24"/>
            <w:szCs w:val="24"/>
            <w:u w:val="single"/>
          </w:rPr>
          <w:t>分布式事务</w:t>
        </w:r>
      </w:hyperlink>
    </w:p>
    <w:p w:rsidR="00B03E20" w:rsidRPr="00B03E20" w:rsidRDefault="00B03E20" w:rsidP="00B03E20">
      <w:pPr>
        <w:widowControl/>
        <w:numPr>
          <w:ilvl w:val="0"/>
          <w:numId w:val="1"/>
        </w:numPr>
        <w:spacing w:before="100" w:beforeAutospacing="1" w:after="100" w:afterAutospacing="1"/>
        <w:jc w:val="left"/>
        <w:rPr>
          <w:rFonts w:ascii="宋体" w:eastAsia="宋体" w:hAnsi="宋体" w:cs="宋体"/>
          <w:kern w:val="0"/>
          <w:sz w:val="24"/>
          <w:szCs w:val="24"/>
        </w:rPr>
      </w:pPr>
      <w:hyperlink r:id="rId70" w:anchor="UserGuide-zh-API%E5%8F%82%E8%80%83%E6%89%8B%E5%86%8C" w:history="1">
        <w:r w:rsidRPr="00B03E20">
          <w:rPr>
            <w:rFonts w:ascii="宋体" w:eastAsia="宋体" w:hAnsi="宋体" w:cs="宋体"/>
            <w:color w:val="0000FF"/>
            <w:kern w:val="0"/>
            <w:sz w:val="24"/>
            <w:szCs w:val="24"/>
            <w:u w:val="single"/>
          </w:rPr>
          <w:t>API参考手册</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71" w:anchor="UserGuide-zh-%E9%85%8D%E7%BD%AEAPI" w:history="1">
        <w:r w:rsidRPr="00B03E20">
          <w:rPr>
            <w:rFonts w:ascii="宋体" w:eastAsia="宋体" w:hAnsi="宋体" w:cs="宋体"/>
            <w:color w:val="0000FF"/>
            <w:kern w:val="0"/>
            <w:sz w:val="24"/>
            <w:szCs w:val="24"/>
            <w:u w:val="single"/>
          </w:rPr>
          <w:t>配置API</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72" w:anchor="UserGuide-zh-%E6%B3%A8%E8%A7%A3API" w:history="1">
        <w:r w:rsidRPr="00B03E20">
          <w:rPr>
            <w:rFonts w:ascii="宋体" w:eastAsia="宋体" w:hAnsi="宋体" w:cs="宋体"/>
            <w:color w:val="0000FF"/>
            <w:kern w:val="0"/>
            <w:sz w:val="24"/>
            <w:szCs w:val="24"/>
            <w:u w:val="single"/>
          </w:rPr>
          <w:t>注解API</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73" w:anchor="UserGuide-zh-%E6%A8%A1%E5%9E%8BAPI" w:history="1">
        <w:r w:rsidRPr="00B03E20">
          <w:rPr>
            <w:rFonts w:ascii="宋体" w:eastAsia="宋体" w:hAnsi="宋体" w:cs="宋体"/>
            <w:color w:val="0000FF"/>
            <w:kern w:val="0"/>
            <w:sz w:val="24"/>
            <w:szCs w:val="24"/>
            <w:u w:val="single"/>
          </w:rPr>
          <w:t>模型API</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74" w:anchor="UserGuide-zh-%E4%B8%8A%E4%B8%8B%E6%96%87API" w:history="1">
        <w:r w:rsidRPr="00B03E20">
          <w:rPr>
            <w:rFonts w:ascii="宋体" w:eastAsia="宋体" w:hAnsi="宋体" w:cs="宋体"/>
            <w:color w:val="0000FF"/>
            <w:kern w:val="0"/>
            <w:sz w:val="24"/>
            <w:szCs w:val="24"/>
            <w:u w:val="single"/>
          </w:rPr>
          <w:t>上下文API</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75" w:anchor="UserGuide-zh-%E6%9C%8D%E5%8A%A1API" w:history="1">
        <w:r w:rsidRPr="00B03E20">
          <w:rPr>
            <w:rFonts w:ascii="宋体" w:eastAsia="宋体" w:hAnsi="宋体" w:cs="宋体"/>
            <w:color w:val="0000FF"/>
            <w:kern w:val="0"/>
            <w:sz w:val="24"/>
            <w:szCs w:val="24"/>
            <w:u w:val="single"/>
          </w:rPr>
          <w:t>服务API</w:t>
        </w:r>
      </w:hyperlink>
    </w:p>
    <w:p w:rsidR="00B03E20" w:rsidRPr="00B03E20" w:rsidRDefault="00B03E20" w:rsidP="00B03E20">
      <w:pPr>
        <w:widowControl/>
        <w:numPr>
          <w:ilvl w:val="0"/>
          <w:numId w:val="1"/>
        </w:numPr>
        <w:spacing w:before="100" w:beforeAutospacing="1" w:after="100" w:afterAutospacing="1"/>
        <w:jc w:val="left"/>
        <w:rPr>
          <w:rFonts w:ascii="宋体" w:eastAsia="宋体" w:hAnsi="宋体" w:cs="宋体"/>
          <w:kern w:val="0"/>
          <w:sz w:val="24"/>
          <w:szCs w:val="24"/>
        </w:rPr>
      </w:pPr>
      <w:hyperlink r:id="rId76" w:anchor="UserGuide-zh-%E9%85%8D%E7%BD%AE%E5%8F%82%E8%80%83%E6%89%8B%E5%86%8C" w:history="1">
        <w:r w:rsidRPr="00B03E20">
          <w:rPr>
            <w:rFonts w:ascii="宋体" w:eastAsia="宋体" w:hAnsi="宋体" w:cs="宋体"/>
            <w:color w:val="0000FF"/>
            <w:kern w:val="0"/>
            <w:sz w:val="24"/>
            <w:szCs w:val="24"/>
            <w:u w:val="single"/>
          </w:rPr>
          <w:t>配置参考手册</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77" w:anchor="UserGuide-zh-%3Cdubbo%3Aservice%2F%3E" w:history="1">
        <w:r w:rsidRPr="00B03E20">
          <w:rPr>
            <w:rFonts w:ascii="宋体" w:eastAsia="宋体" w:hAnsi="宋体" w:cs="宋体"/>
            <w:color w:val="0000FF"/>
            <w:kern w:val="0"/>
            <w:sz w:val="24"/>
            <w:szCs w:val="24"/>
            <w:u w:val="single"/>
          </w:rPr>
          <w:t>&lt;dubbo:service/&gt;</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78" w:anchor="UserGuide-zh-%3Cdubbo%3Areference%2F%3E" w:history="1">
        <w:r w:rsidRPr="00B03E20">
          <w:rPr>
            <w:rFonts w:ascii="宋体" w:eastAsia="宋体" w:hAnsi="宋体" w:cs="宋体"/>
            <w:color w:val="0000FF"/>
            <w:kern w:val="0"/>
            <w:sz w:val="24"/>
            <w:szCs w:val="24"/>
            <w:u w:val="single"/>
          </w:rPr>
          <w:t>&lt;dubbo:reference/&gt;</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79" w:anchor="UserGuide-zh-%3Cdubbo%3Aprotocol%2F%3E" w:history="1">
        <w:r w:rsidRPr="00B03E20">
          <w:rPr>
            <w:rFonts w:ascii="宋体" w:eastAsia="宋体" w:hAnsi="宋体" w:cs="宋体"/>
            <w:color w:val="0000FF"/>
            <w:kern w:val="0"/>
            <w:sz w:val="24"/>
            <w:szCs w:val="24"/>
            <w:u w:val="single"/>
          </w:rPr>
          <w:t>&lt;dubbo:protocol/&gt;</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80" w:anchor="UserGuide-zh-%3Cdubbo%3Aregistry%2F%3E" w:history="1">
        <w:r w:rsidRPr="00B03E20">
          <w:rPr>
            <w:rFonts w:ascii="宋体" w:eastAsia="宋体" w:hAnsi="宋体" w:cs="宋体"/>
            <w:color w:val="0000FF"/>
            <w:kern w:val="0"/>
            <w:sz w:val="24"/>
            <w:szCs w:val="24"/>
            <w:u w:val="single"/>
          </w:rPr>
          <w:t>&lt;dubbo:registry/&gt;</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81" w:anchor="UserGuide-zh-%3Cdubbo%3Amonitor%2F%3E" w:history="1">
        <w:r w:rsidRPr="00B03E20">
          <w:rPr>
            <w:rFonts w:ascii="宋体" w:eastAsia="宋体" w:hAnsi="宋体" w:cs="宋体"/>
            <w:color w:val="0000FF"/>
            <w:kern w:val="0"/>
            <w:sz w:val="24"/>
            <w:szCs w:val="24"/>
            <w:u w:val="single"/>
          </w:rPr>
          <w:t>&lt;dubbo:monitor/&gt;</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82" w:anchor="UserGuide-zh-%3Cdubbo%3Aapplication%2F%3E" w:history="1">
        <w:r w:rsidRPr="00B03E20">
          <w:rPr>
            <w:rFonts w:ascii="宋体" w:eastAsia="宋体" w:hAnsi="宋体" w:cs="宋体"/>
            <w:color w:val="0000FF"/>
            <w:kern w:val="0"/>
            <w:sz w:val="24"/>
            <w:szCs w:val="24"/>
            <w:u w:val="single"/>
          </w:rPr>
          <w:t>&lt;dubbo:application/&gt;</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83" w:anchor="UserGuide-zh-%3Cdubbo%3Amodule%2F%3E" w:history="1">
        <w:r w:rsidRPr="00B03E20">
          <w:rPr>
            <w:rFonts w:ascii="宋体" w:eastAsia="宋体" w:hAnsi="宋体" w:cs="宋体"/>
            <w:color w:val="0000FF"/>
            <w:kern w:val="0"/>
            <w:sz w:val="24"/>
            <w:szCs w:val="24"/>
            <w:u w:val="single"/>
          </w:rPr>
          <w:t>&lt;dubbo:module/&gt;</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84" w:anchor="UserGuide-zh-%3Cdubbo%3Aprovider%2F%3E" w:history="1">
        <w:r w:rsidRPr="00B03E20">
          <w:rPr>
            <w:rFonts w:ascii="宋体" w:eastAsia="宋体" w:hAnsi="宋体" w:cs="宋体"/>
            <w:color w:val="0000FF"/>
            <w:kern w:val="0"/>
            <w:sz w:val="24"/>
            <w:szCs w:val="24"/>
            <w:u w:val="single"/>
          </w:rPr>
          <w:t>&lt;dubbo:provider/&gt;</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85" w:anchor="UserGuide-zh-%3Cdubbo%3Aconsumer%2F%3E" w:history="1">
        <w:r w:rsidRPr="00B03E20">
          <w:rPr>
            <w:rFonts w:ascii="宋体" w:eastAsia="宋体" w:hAnsi="宋体" w:cs="宋体"/>
            <w:color w:val="0000FF"/>
            <w:kern w:val="0"/>
            <w:sz w:val="24"/>
            <w:szCs w:val="24"/>
            <w:u w:val="single"/>
          </w:rPr>
          <w:t>&lt;dubbo:consumer/&gt;</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86" w:anchor="UserGuide-zh-%3Cdubbo%3Amethod%2F%3E" w:history="1">
        <w:r w:rsidRPr="00B03E20">
          <w:rPr>
            <w:rFonts w:ascii="宋体" w:eastAsia="宋体" w:hAnsi="宋体" w:cs="宋体"/>
            <w:color w:val="0000FF"/>
            <w:kern w:val="0"/>
            <w:sz w:val="24"/>
            <w:szCs w:val="24"/>
            <w:u w:val="single"/>
          </w:rPr>
          <w:t>&lt;dubbo:method/&gt;</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87" w:anchor="UserGuide-zh-%3Cdubbo%3Aargument%2F%3E" w:history="1">
        <w:r w:rsidRPr="00B03E20">
          <w:rPr>
            <w:rFonts w:ascii="宋体" w:eastAsia="宋体" w:hAnsi="宋体" w:cs="宋体"/>
            <w:color w:val="0000FF"/>
            <w:kern w:val="0"/>
            <w:sz w:val="24"/>
            <w:szCs w:val="24"/>
            <w:u w:val="single"/>
          </w:rPr>
          <w:t>&lt;dubbo:argument/&gt;</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88" w:anchor="UserGuide-zh-%3Cdubbo%3Aparameter%2F%3E" w:history="1">
        <w:r w:rsidRPr="00B03E20">
          <w:rPr>
            <w:rFonts w:ascii="宋体" w:eastAsia="宋体" w:hAnsi="宋体" w:cs="宋体"/>
            <w:color w:val="0000FF"/>
            <w:kern w:val="0"/>
            <w:sz w:val="24"/>
            <w:szCs w:val="24"/>
            <w:u w:val="single"/>
          </w:rPr>
          <w:t>&lt;dubbo:parameter/&gt;</w:t>
        </w:r>
      </w:hyperlink>
    </w:p>
    <w:p w:rsidR="00B03E20" w:rsidRPr="00B03E20" w:rsidRDefault="00B03E20" w:rsidP="00B03E20">
      <w:pPr>
        <w:widowControl/>
        <w:numPr>
          <w:ilvl w:val="0"/>
          <w:numId w:val="1"/>
        </w:numPr>
        <w:spacing w:before="100" w:beforeAutospacing="1" w:after="100" w:afterAutospacing="1"/>
        <w:jc w:val="left"/>
        <w:rPr>
          <w:rFonts w:ascii="宋体" w:eastAsia="宋体" w:hAnsi="宋体" w:cs="宋体"/>
          <w:kern w:val="0"/>
          <w:sz w:val="24"/>
          <w:szCs w:val="24"/>
        </w:rPr>
      </w:pPr>
      <w:hyperlink r:id="rId89" w:anchor="UserGuide-zh-%E5%8D%8F%E8%AE%AE%E5%8F%82%E8%80%83%E6%89%8B%E5%86%8C" w:history="1">
        <w:r w:rsidRPr="00B03E20">
          <w:rPr>
            <w:rFonts w:ascii="宋体" w:eastAsia="宋体" w:hAnsi="宋体" w:cs="宋体"/>
            <w:color w:val="0000FF"/>
            <w:kern w:val="0"/>
            <w:sz w:val="24"/>
            <w:szCs w:val="24"/>
            <w:u w:val="single"/>
          </w:rPr>
          <w:t>协议参考手册</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90" w:anchor="UserGuide-zh-dubbo%3A%2F%2F" w:history="1">
        <w:r w:rsidRPr="00B03E20">
          <w:rPr>
            <w:rFonts w:ascii="宋体" w:eastAsia="宋体" w:hAnsi="宋体" w:cs="宋体"/>
            <w:color w:val="0000FF"/>
            <w:kern w:val="0"/>
            <w:sz w:val="24"/>
            <w:szCs w:val="24"/>
            <w:u w:val="single"/>
          </w:rPr>
          <w:t>dubbo://</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91" w:anchor="UserGuide-zh-rmi%3A%2F%2F" w:history="1">
        <w:r w:rsidRPr="00B03E20">
          <w:rPr>
            <w:rFonts w:ascii="宋体" w:eastAsia="宋体" w:hAnsi="宋体" w:cs="宋体"/>
            <w:color w:val="0000FF"/>
            <w:kern w:val="0"/>
            <w:sz w:val="24"/>
            <w:szCs w:val="24"/>
            <w:u w:val="single"/>
          </w:rPr>
          <w:t>rmi://</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92" w:anchor="UserGuide-zh-hessian%3A%2F%2F" w:history="1">
        <w:r w:rsidRPr="00B03E20">
          <w:rPr>
            <w:rFonts w:ascii="宋体" w:eastAsia="宋体" w:hAnsi="宋体" w:cs="宋体"/>
            <w:color w:val="0000FF"/>
            <w:kern w:val="0"/>
            <w:sz w:val="24"/>
            <w:szCs w:val="24"/>
            <w:u w:val="single"/>
          </w:rPr>
          <w:t>hessian://</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93" w:anchor="UserGuide-zh-http%3A%2F%2F" w:history="1">
        <w:r w:rsidRPr="00B03E20">
          <w:rPr>
            <w:rFonts w:ascii="宋体" w:eastAsia="宋体" w:hAnsi="宋体" w:cs="宋体"/>
            <w:color w:val="0000FF"/>
            <w:kern w:val="0"/>
            <w:sz w:val="24"/>
            <w:szCs w:val="24"/>
            <w:u w:val="single"/>
          </w:rPr>
          <w:t>http://</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94" w:anchor="UserGuide-zh-webservice%3A%2F%2F" w:history="1">
        <w:r w:rsidRPr="00B03E20">
          <w:rPr>
            <w:rFonts w:ascii="宋体" w:eastAsia="宋体" w:hAnsi="宋体" w:cs="宋体"/>
            <w:color w:val="0000FF"/>
            <w:kern w:val="0"/>
            <w:sz w:val="24"/>
            <w:szCs w:val="24"/>
            <w:u w:val="single"/>
          </w:rPr>
          <w:t>webservice://</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95" w:anchor="UserGuide-zh-thrift%3A%2F%2F" w:history="1">
        <w:r w:rsidRPr="00B03E20">
          <w:rPr>
            <w:rFonts w:ascii="宋体" w:eastAsia="宋体" w:hAnsi="宋体" w:cs="宋体"/>
            <w:color w:val="0000FF"/>
            <w:kern w:val="0"/>
            <w:sz w:val="24"/>
            <w:szCs w:val="24"/>
            <w:u w:val="single"/>
          </w:rPr>
          <w:t>thrift://</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96" w:anchor="UserGuide-zh-memcached%3A%2F%2F" w:history="1">
        <w:r w:rsidRPr="00B03E20">
          <w:rPr>
            <w:rFonts w:ascii="宋体" w:eastAsia="宋体" w:hAnsi="宋体" w:cs="宋体"/>
            <w:color w:val="0000FF"/>
            <w:kern w:val="0"/>
            <w:sz w:val="24"/>
            <w:szCs w:val="24"/>
            <w:u w:val="single"/>
          </w:rPr>
          <w:t>memcached://</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97" w:anchor="UserGuide-zh-redis%3A%2F%2F" w:history="1">
        <w:r w:rsidRPr="00B03E20">
          <w:rPr>
            <w:rFonts w:ascii="宋体" w:eastAsia="宋体" w:hAnsi="宋体" w:cs="宋体"/>
            <w:color w:val="0000FF"/>
            <w:kern w:val="0"/>
            <w:sz w:val="24"/>
            <w:szCs w:val="24"/>
            <w:u w:val="single"/>
          </w:rPr>
          <w:t>redis://</w:t>
        </w:r>
      </w:hyperlink>
    </w:p>
    <w:p w:rsidR="00B03E20" w:rsidRPr="00B03E20" w:rsidRDefault="00B03E20" w:rsidP="00B03E20">
      <w:pPr>
        <w:widowControl/>
        <w:numPr>
          <w:ilvl w:val="0"/>
          <w:numId w:val="1"/>
        </w:numPr>
        <w:spacing w:before="100" w:beforeAutospacing="1" w:after="100" w:afterAutospacing="1"/>
        <w:jc w:val="left"/>
        <w:rPr>
          <w:rFonts w:ascii="宋体" w:eastAsia="宋体" w:hAnsi="宋体" w:cs="宋体"/>
          <w:kern w:val="0"/>
          <w:sz w:val="24"/>
          <w:szCs w:val="24"/>
        </w:rPr>
      </w:pPr>
      <w:hyperlink r:id="rId98" w:anchor="UserGuide-zh-%E6%B3%A8%E5%86%8C%E4%B8%AD%E5%BF%83%E5%8F%82%E8%80%83%E6%89%8B%E5%86%8C" w:history="1">
        <w:r w:rsidRPr="00B03E20">
          <w:rPr>
            <w:rFonts w:ascii="宋体" w:eastAsia="宋体" w:hAnsi="宋体" w:cs="宋体"/>
            <w:color w:val="0000FF"/>
            <w:kern w:val="0"/>
            <w:sz w:val="24"/>
            <w:szCs w:val="24"/>
            <w:u w:val="single"/>
          </w:rPr>
          <w:t>注册中心参考手册</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99" w:anchor="UserGuide-zh-Multicast%E6%B3%A8%E5%86%8C%E4%B8%AD%E5%BF%83" w:history="1">
        <w:r w:rsidRPr="00B03E20">
          <w:rPr>
            <w:rFonts w:ascii="宋体" w:eastAsia="宋体" w:hAnsi="宋体" w:cs="宋体"/>
            <w:color w:val="0000FF"/>
            <w:kern w:val="0"/>
            <w:sz w:val="24"/>
            <w:szCs w:val="24"/>
            <w:u w:val="single"/>
          </w:rPr>
          <w:t>Multicast注册中心</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00" w:anchor="UserGuide-zh-Zookeeper%E6%B3%A8%E5%86%8C%E4%B8%AD%E5%BF%83" w:history="1">
        <w:r w:rsidRPr="00B03E20">
          <w:rPr>
            <w:rFonts w:ascii="宋体" w:eastAsia="宋体" w:hAnsi="宋体" w:cs="宋体"/>
            <w:color w:val="0000FF"/>
            <w:kern w:val="0"/>
            <w:sz w:val="24"/>
            <w:szCs w:val="24"/>
            <w:u w:val="single"/>
          </w:rPr>
          <w:t>Zookeeper注册中心</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01" w:anchor="UserGuide-zh-Redis%E6%B3%A8%E5%86%8C%E4%B8%AD%E5%BF%83" w:history="1">
        <w:r w:rsidRPr="00B03E20">
          <w:rPr>
            <w:rFonts w:ascii="宋体" w:eastAsia="宋体" w:hAnsi="宋体" w:cs="宋体"/>
            <w:color w:val="0000FF"/>
            <w:kern w:val="0"/>
            <w:sz w:val="24"/>
            <w:szCs w:val="24"/>
            <w:u w:val="single"/>
          </w:rPr>
          <w:t>Redis注册中心</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02" w:anchor="UserGuide-zh-Simple%E6%B3%A8%E5%86%8C%E4%B8%AD%E5%BF%83" w:history="1">
        <w:r w:rsidRPr="00B03E20">
          <w:rPr>
            <w:rFonts w:ascii="宋体" w:eastAsia="宋体" w:hAnsi="宋体" w:cs="宋体"/>
            <w:color w:val="0000FF"/>
            <w:kern w:val="0"/>
            <w:sz w:val="24"/>
            <w:szCs w:val="24"/>
            <w:u w:val="single"/>
          </w:rPr>
          <w:t>Simple注册中心</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03" w:anchor="UserGuide-zh-Simple%E7%9B%91%E6%8E%A7%E4%B8%AD%E5%BF%83" w:history="1">
        <w:r w:rsidRPr="00B03E20">
          <w:rPr>
            <w:rFonts w:ascii="宋体" w:eastAsia="宋体" w:hAnsi="宋体" w:cs="宋体"/>
            <w:color w:val="0000FF"/>
            <w:kern w:val="0"/>
            <w:sz w:val="24"/>
            <w:szCs w:val="24"/>
            <w:u w:val="single"/>
          </w:rPr>
          <w:t>Simple监控中心</w:t>
        </w:r>
      </w:hyperlink>
    </w:p>
    <w:p w:rsidR="00B03E20" w:rsidRPr="00B03E20" w:rsidRDefault="00B03E20" w:rsidP="00B03E20">
      <w:pPr>
        <w:widowControl/>
        <w:numPr>
          <w:ilvl w:val="0"/>
          <w:numId w:val="1"/>
        </w:numPr>
        <w:spacing w:before="100" w:beforeAutospacing="1" w:after="100" w:afterAutospacing="1"/>
        <w:jc w:val="left"/>
        <w:rPr>
          <w:rFonts w:ascii="宋体" w:eastAsia="宋体" w:hAnsi="宋体" w:cs="宋体"/>
          <w:kern w:val="0"/>
          <w:sz w:val="24"/>
          <w:szCs w:val="24"/>
        </w:rPr>
      </w:pPr>
      <w:hyperlink r:id="rId104" w:anchor="UserGuide-zh-Telnet%E5%91%BD%E4%BB%A4%E5%8F%82%E8%80%83%E6%89%8B%E5%86%8C" w:history="1">
        <w:r w:rsidRPr="00B03E20">
          <w:rPr>
            <w:rFonts w:ascii="宋体" w:eastAsia="宋体" w:hAnsi="宋体" w:cs="宋体"/>
            <w:color w:val="0000FF"/>
            <w:kern w:val="0"/>
            <w:sz w:val="24"/>
            <w:szCs w:val="24"/>
            <w:u w:val="single"/>
          </w:rPr>
          <w:t>Telnet命令参考手册</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05" w:anchor="UserGuide-zh-ls" w:history="1">
        <w:r w:rsidRPr="00B03E20">
          <w:rPr>
            <w:rFonts w:ascii="宋体" w:eastAsia="宋体" w:hAnsi="宋体" w:cs="宋体"/>
            <w:color w:val="0000FF"/>
            <w:kern w:val="0"/>
            <w:sz w:val="24"/>
            <w:szCs w:val="24"/>
            <w:u w:val="single"/>
          </w:rPr>
          <w:t>ls</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06" w:anchor="UserGuide-zh-ps" w:history="1">
        <w:r w:rsidRPr="00B03E20">
          <w:rPr>
            <w:rFonts w:ascii="宋体" w:eastAsia="宋体" w:hAnsi="宋体" w:cs="宋体"/>
            <w:color w:val="0000FF"/>
            <w:kern w:val="0"/>
            <w:sz w:val="24"/>
            <w:szCs w:val="24"/>
            <w:u w:val="single"/>
          </w:rPr>
          <w:t>ps</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07" w:anchor="UserGuide-zh-cd" w:history="1">
        <w:r w:rsidRPr="00B03E20">
          <w:rPr>
            <w:rFonts w:ascii="宋体" w:eastAsia="宋体" w:hAnsi="宋体" w:cs="宋体"/>
            <w:color w:val="0000FF"/>
            <w:kern w:val="0"/>
            <w:sz w:val="24"/>
            <w:szCs w:val="24"/>
            <w:u w:val="single"/>
          </w:rPr>
          <w:t>cd</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08" w:anchor="UserGuide-zh-pwd" w:history="1">
        <w:r w:rsidRPr="00B03E20">
          <w:rPr>
            <w:rFonts w:ascii="宋体" w:eastAsia="宋体" w:hAnsi="宋体" w:cs="宋体"/>
            <w:color w:val="0000FF"/>
            <w:kern w:val="0"/>
            <w:sz w:val="24"/>
            <w:szCs w:val="24"/>
            <w:u w:val="single"/>
          </w:rPr>
          <w:t>pwd</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09" w:anchor="UserGuide-zh-trace" w:history="1">
        <w:r w:rsidRPr="00B03E20">
          <w:rPr>
            <w:rFonts w:ascii="宋体" w:eastAsia="宋体" w:hAnsi="宋体" w:cs="宋体"/>
            <w:color w:val="0000FF"/>
            <w:kern w:val="0"/>
            <w:sz w:val="24"/>
            <w:szCs w:val="24"/>
            <w:u w:val="single"/>
          </w:rPr>
          <w:t>trace</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10" w:anchor="UserGuide-zh-count" w:history="1">
        <w:r w:rsidRPr="00B03E20">
          <w:rPr>
            <w:rFonts w:ascii="宋体" w:eastAsia="宋体" w:hAnsi="宋体" w:cs="宋体"/>
            <w:color w:val="0000FF"/>
            <w:kern w:val="0"/>
            <w:sz w:val="24"/>
            <w:szCs w:val="24"/>
            <w:u w:val="single"/>
          </w:rPr>
          <w:t>count</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11" w:anchor="UserGuide-zh-invoke" w:history="1">
        <w:r w:rsidRPr="00B03E20">
          <w:rPr>
            <w:rFonts w:ascii="宋体" w:eastAsia="宋体" w:hAnsi="宋体" w:cs="宋体"/>
            <w:color w:val="0000FF"/>
            <w:kern w:val="0"/>
            <w:sz w:val="24"/>
            <w:szCs w:val="24"/>
            <w:u w:val="single"/>
          </w:rPr>
          <w:t>invoke</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12" w:anchor="UserGuide-zh-status" w:history="1">
        <w:r w:rsidRPr="00B03E20">
          <w:rPr>
            <w:rFonts w:ascii="宋体" w:eastAsia="宋体" w:hAnsi="宋体" w:cs="宋体"/>
            <w:color w:val="0000FF"/>
            <w:kern w:val="0"/>
            <w:sz w:val="24"/>
            <w:szCs w:val="24"/>
            <w:u w:val="single"/>
          </w:rPr>
          <w:t>status</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13" w:anchor="UserGuide-zh-log" w:history="1">
        <w:r w:rsidRPr="00B03E20">
          <w:rPr>
            <w:rFonts w:ascii="宋体" w:eastAsia="宋体" w:hAnsi="宋体" w:cs="宋体"/>
            <w:color w:val="0000FF"/>
            <w:kern w:val="0"/>
            <w:sz w:val="24"/>
            <w:szCs w:val="24"/>
            <w:u w:val="single"/>
          </w:rPr>
          <w:t>log</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14" w:anchor="UserGuide-zh-help" w:history="1">
        <w:r w:rsidRPr="00B03E20">
          <w:rPr>
            <w:rFonts w:ascii="宋体" w:eastAsia="宋体" w:hAnsi="宋体" w:cs="宋体"/>
            <w:color w:val="0000FF"/>
            <w:kern w:val="0"/>
            <w:sz w:val="24"/>
            <w:szCs w:val="24"/>
            <w:u w:val="single"/>
          </w:rPr>
          <w:t>help</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15" w:anchor="UserGuide-zh-clear" w:history="1">
        <w:r w:rsidRPr="00B03E20">
          <w:rPr>
            <w:rFonts w:ascii="宋体" w:eastAsia="宋体" w:hAnsi="宋体" w:cs="宋体"/>
            <w:color w:val="0000FF"/>
            <w:kern w:val="0"/>
            <w:sz w:val="24"/>
            <w:szCs w:val="24"/>
            <w:u w:val="single"/>
          </w:rPr>
          <w:t>clear</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16" w:anchor="UserGuide-zh-exit" w:history="1">
        <w:r w:rsidRPr="00B03E20">
          <w:rPr>
            <w:rFonts w:ascii="宋体" w:eastAsia="宋体" w:hAnsi="宋体" w:cs="宋体"/>
            <w:color w:val="0000FF"/>
            <w:kern w:val="0"/>
            <w:sz w:val="24"/>
            <w:szCs w:val="24"/>
            <w:u w:val="single"/>
          </w:rPr>
          <w:t>exit</w:t>
        </w:r>
      </w:hyperlink>
    </w:p>
    <w:p w:rsidR="00B03E20" w:rsidRPr="00B03E20" w:rsidRDefault="00B03E20" w:rsidP="00B03E20">
      <w:pPr>
        <w:widowControl/>
        <w:numPr>
          <w:ilvl w:val="0"/>
          <w:numId w:val="1"/>
        </w:numPr>
        <w:spacing w:before="100" w:beforeAutospacing="1" w:after="100" w:afterAutospacing="1"/>
        <w:jc w:val="left"/>
        <w:rPr>
          <w:rFonts w:ascii="宋体" w:eastAsia="宋体" w:hAnsi="宋体" w:cs="宋体"/>
          <w:kern w:val="0"/>
          <w:sz w:val="24"/>
          <w:szCs w:val="24"/>
        </w:rPr>
      </w:pPr>
      <w:hyperlink r:id="rId117" w:anchor="UserGuide-zh-Maven%E6%8F%92%E4%BB%B6%E5%8F%82%E8%80%83%E6%89%8B%E5%86%8C" w:history="1">
        <w:r w:rsidRPr="00B03E20">
          <w:rPr>
            <w:rFonts w:ascii="宋体" w:eastAsia="宋体" w:hAnsi="宋体" w:cs="宋体"/>
            <w:color w:val="0000FF"/>
            <w:kern w:val="0"/>
            <w:sz w:val="24"/>
            <w:szCs w:val="24"/>
            <w:u w:val="single"/>
          </w:rPr>
          <w:t>Maven插件参考手册</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18" w:anchor="UserGuide-zh-mvndubbo%3Aregistry" w:history="1">
        <w:r w:rsidRPr="00B03E20">
          <w:rPr>
            <w:rFonts w:ascii="宋体" w:eastAsia="宋体" w:hAnsi="宋体" w:cs="宋体"/>
            <w:color w:val="0000FF"/>
            <w:kern w:val="0"/>
            <w:sz w:val="24"/>
            <w:szCs w:val="24"/>
            <w:u w:val="single"/>
          </w:rPr>
          <w:t>mvn dubbo:registry</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19" w:anchor="UserGuide-zh-mvndubbo%3Acreate" w:history="1">
        <w:r w:rsidRPr="00B03E20">
          <w:rPr>
            <w:rFonts w:ascii="宋体" w:eastAsia="宋体" w:hAnsi="宋体" w:cs="宋体"/>
            <w:color w:val="0000FF"/>
            <w:kern w:val="0"/>
            <w:sz w:val="24"/>
            <w:szCs w:val="24"/>
            <w:u w:val="single"/>
          </w:rPr>
          <w:t>mvn dubbo:create</w:t>
        </w:r>
      </w:hyperlink>
    </w:p>
    <w:p w:rsidR="00B03E20" w:rsidRPr="00B03E20" w:rsidRDefault="00B03E20" w:rsidP="00B03E20">
      <w:pPr>
        <w:widowControl/>
        <w:numPr>
          <w:ilvl w:val="0"/>
          <w:numId w:val="1"/>
        </w:numPr>
        <w:spacing w:before="100" w:beforeAutospacing="1" w:after="100" w:afterAutospacing="1"/>
        <w:jc w:val="left"/>
        <w:rPr>
          <w:rFonts w:ascii="宋体" w:eastAsia="宋体" w:hAnsi="宋体" w:cs="宋体"/>
          <w:kern w:val="0"/>
          <w:sz w:val="24"/>
          <w:szCs w:val="24"/>
        </w:rPr>
      </w:pPr>
      <w:hyperlink r:id="rId120" w:anchor="UserGuide-zh-%E6%9C%8D%E5%8A%A1%E5%8C%96%E6%9C%80%E4%BD%B3%E5%AE%9E%E8%B7%B5" w:history="1">
        <w:r w:rsidRPr="00B03E20">
          <w:rPr>
            <w:rFonts w:ascii="宋体" w:eastAsia="宋体" w:hAnsi="宋体" w:cs="宋体"/>
            <w:color w:val="0000FF"/>
            <w:kern w:val="0"/>
            <w:sz w:val="24"/>
            <w:szCs w:val="24"/>
            <w:u w:val="single"/>
          </w:rPr>
          <w:t>服务化最佳实践</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21" w:anchor="UserGuide-zh-%E5%88%86%E5%8C%85" w:history="1">
        <w:r w:rsidRPr="00B03E20">
          <w:rPr>
            <w:rFonts w:ascii="宋体" w:eastAsia="宋体" w:hAnsi="宋体" w:cs="宋体"/>
            <w:color w:val="0000FF"/>
            <w:kern w:val="0"/>
            <w:sz w:val="24"/>
            <w:szCs w:val="24"/>
            <w:u w:val="single"/>
          </w:rPr>
          <w:t>分包</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22" w:anchor="UserGuide-zh-%E7%B2%92%E5%BA%A6" w:history="1">
        <w:r w:rsidRPr="00B03E20">
          <w:rPr>
            <w:rFonts w:ascii="宋体" w:eastAsia="宋体" w:hAnsi="宋体" w:cs="宋体"/>
            <w:color w:val="0000FF"/>
            <w:kern w:val="0"/>
            <w:sz w:val="24"/>
            <w:szCs w:val="24"/>
            <w:u w:val="single"/>
          </w:rPr>
          <w:t>粒度</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23" w:anchor="UserGuide-zh-%E7%89%88%E6%9C%AC" w:history="1">
        <w:r w:rsidRPr="00B03E20">
          <w:rPr>
            <w:rFonts w:ascii="宋体" w:eastAsia="宋体" w:hAnsi="宋体" w:cs="宋体"/>
            <w:color w:val="0000FF"/>
            <w:kern w:val="0"/>
            <w:sz w:val="24"/>
            <w:szCs w:val="24"/>
            <w:u w:val="single"/>
          </w:rPr>
          <w:t>版本</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24" w:anchor="UserGuide-zh-%E5%85%BC%E5%AE%B9%E6%80%A7" w:history="1">
        <w:r w:rsidRPr="00B03E20">
          <w:rPr>
            <w:rFonts w:ascii="宋体" w:eastAsia="宋体" w:hAnsi="宋体" w:cs="宋体"/>
            <w:color w:val="0000FF"/>
            <w:kern w:val="0"/>
            <w:sz w:val="24"/>
            <w:szCs w:val="24"/>
            <w:u w:val="single"/>
          </w:rPr>
          <w:t>兼容性</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25" w:anchor="UserGuide-zh-%E6%9E%9A%E4%B8%BE%E5%80%BC" w:history="1">
        <w:r w:rsidRPr="00B03E20">
          <w:rPr>
            <w:rFonts w:ascii="宋体" w:eastAsia="宋体" w:hAnsi="宋体" w:cs="宋体"/>
            <w:color w:val="0000FF"/>
            <w:kern w:val="0"/>
            <w:sz w:val="24"/>
            <w:szCs w:val="24"/>
            <w:u w:val="single"/>
          </w:rPr>
          <w:t>枚举值</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26" w:anchor="UserGuide-zh-%E5%BA%8F%E5%88%97%E5%8C%96" w:history="1">
        <w:r w:rsidRPr="00B03E20">
          <w:rPr>
            <w:rFonts w:ascii="宋体" w:eastAsia="宋体" w:hAnsi="宋体" w:cs="宋体"/>
            <w:color w:val="0000FF"/>
            <w:kern w:val="0"/>
            <w:sz w:val="24"/>
            <w:szCs w:val="24"/>
            <w:u w:val="single"/>
          </w:rPr>
          <w:t>序列化</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27" w:anchor="UserGuide-zh-%E5%BC%82%E5%B8%B8" w:history="1">
        <w:r w:rsidRPr="00B03E20">
          <w:rPr>
            <w:rFonts w:ascii="宋体" w:eastAsia="宋体" w:hAnsi="宋体" w:cs="宋体"/>
            <w:color w:val="0000FF"/>
            <w:kern w:val="0"/>
            <w:sz w:val="24"/>
            <w:szCs w:val="24"/>
            <w:u w:val="single"/>
          </w:rPr>
          <w:t>异常</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28" w:anchor="UserGuide-zh-%E8%B0%83%E7%94%A8" w:history="1">
        <w:r w:rsidRPr="00B03E20">
          <w:rPr>
            <w:rFonts w:ascii="宋体" w:eastAsia="宋体" w:hAnsi="宋体" w:cs="宋体"/>
            <w:color w:val="0000FF"/>
            <w:kern w:val="0"/>
            <w:sz w:val="24"/>
            <w:szCs w:val="24"/>
            <w:u w:val="single"/>
          </w:rPr>
          <w:t>调用</w:t>
        </w:r>
      </w:hyperlink>
    </w:p>
    <w:p w:rsidR="00B03E20" w:rsidRPr="00B03E20" w:rsidRDefault="00B03E20" w:rsidP="00B03E20">
      <w:pPr>
        <w:widowControl/>
        <w:numPr>
          <w:ilvl w:val="0"/>
          <w:numId w:val="1"/>
        </w:numPr>
        <w:spacing w:before="100" w:beforeAutospacing="1" w:after="100" w:afterAutospacing="1"/>
        <w:jc w:val="left"/>
        <w:rPr>
          <w:rFonts w:ascii="宋体" w:eastAsia="宋体" w:hAnsi="宋体" w:cs="宋体"/>
          <w:kern w:val="0"/>
          <w:sz w:val="24"/>
          <w:szCs w:val="24"/>
        </w:rPr>
      </w:pPr>
      <w:hyperlink r:id="rId129" w:anchor="UserGuide-zh-%E6%8E%A8%E8%8D%90%E7%94%A8%E6%B3%95" w:history="1">
        <w:r w:rsidRPr="00B03E20">
          <w:rPr>
            <w:rFonts w:ascii="宋体" w:eastAsia="宋体" w:hAnsi="宋体" w:cs="宋体"/>
            <w:color w:val="0000FF"/>
            <w:kern w:val="0"/>
            <w:sz w:val="24"/>
            <w:szCs w:val="24"/>
            <w:u w:val="single"/>
          </w:rPr>
          <w:t>推荐用法</w:t>
        </w:r>
      </w:hyperlink>
    </w:p>
    <w:p w:rsidR="00B03E20" w:rsidRPr="00B03E20" w:rsidRDefault="00B03E20" w:rsidP="00B03E20">
      <w:pPr>
        <w:widowControl/>
        <w:numPr>
          <w:ilvl w:val="0"/>
          <w:numId w:val="1"/>
        </w:numPr>
        <w:spacing w:before="100" w:beforeAutospacing="1" w:after="100" w:afterAutospacing="1"/>
        <w:jc w:val="left"/>
        <w:rPr>
          <w:rFonts w:ascii="宋体" w:eastAsia="宋体" w:hAnsi="宋体" w:cs="宋体"/>
          <w:kern w:val="0"/>
          <w:sz w:val="24"/>
          <w:szCs w:val="24"/>
        </w:rPr>
      </w:pPr>
      <w:hyperlink r:id="rId130" w:anchor="UserGuide-zh-%E5%AE%B9%E9%87%8F%E8%A7%84%E5%88%92" w:history="1">
        <w:r w:rsidRPr="00B03E20">
          <w:rPr>
            <w:rFonts w:ascii="宋体" w:eastAsia="宋体" w:hAnsi="宋体" w:cs="宋体"/>
            <w:color w:val="0000FF"/>
            <w:kern w:val="0"/>
            <w:sz w:val="24"/>
            <w:szCs w:val="24"/>
            <w:u w:val="single"/>
          </w:rPr>
          <w:t>容量规划</w:t>
        </w:r>
      </w:hyperlink>
    </w:p>
    <w:p w:rsidR="00B03E20" w:rsidRPr="00B03E20" w:rsidRDefault="00B03E20" w:rsidP="00B03E20">
      <w:pPr>
        <w:widowControl/>
        <w:numPr>
          <w:ilvl w:val="0"/>
          <w:numId w:val="1"/>
        </w:numPr>
        <w:spacing w:before="100" w:beforeAutospacing="1" w:after="100" w:afterAutospacing="1"/>
        <w:jc w:val="left"/>
        <w:rPr>
          <w:rFonts w:ascii="宋体" w:eastAsia="宋体" w:hAnsi="宋体" w:cs="宋体"/>
          <w:kern w:val="0"/>
          <w:sz w:val="24"/>
          <w:szCs w:val="24"/>
        </w:rPr>
      </w:pPr>
      <w:hyperlink r:id="rId131" w:anchor="UserGuide-zh-%E5%9F%BA%E5%87%86%E6%B5%8B%E8%AF%95%E5%B7%A5%E5%85%B7%E5%8C%85" w:history="1">
        <w:r w:rsidRPr="00B03E20">
          <w:rPr>
            <w:rFonts w:ascii="宋体" w:eastAsia="宋体" w:hAnsi="宋体" w:cs="宋体"/>
            <w:color w:val="0000FF"/>
            <w:kern w:val="0"/>
            <w:sz w:val="24"/>
            <w:szCs w:val="24"/>
            <w:u w:val="single"/>
          </w:rPr>
          <w:t>基准测试工具包</w:t>
        </w:r>
      </w:hyperlink>
    </w:p>
    <w:p w:rsidR="00B03E20" w:rsidRPr="00B03E20" w:rsidRDefault="00B03E20" w:rsidP="00B03E20">
      <w:pPr>
        <w:widowControl/>
        <w:numPr>
          <w:ilvl w:val="0"/>
          <w:numId w:val="1"/>
        </w:numPr>
        <w:spacing w:before="100" w:beforeAutospacing="1" w:after="100" w:afterAutospacing="1"/>
        <w:jc w:val="left"/>
        <w:rPr>
          <w:rFonts w:ascii="宋体" w:eastAsia="宋体" w:hAnsi="宋体" w:cs="宋体"/>
          <w:kern w:val="0"/>
          <w:sz w:val="24"/>
          <w:szCs w:val="24"/>
        </w:rPr>
      </w:pPr>
      <w:hyperlink r:id="rId132" w:anchor="UserGuide-zh-%E6%80%A7%E8%83%BD%E6%B5%8B%E8%AF%95%E6%8A%A5%E5%91%8A" w:history="1">
        <w:r w:rsidRPr="00B03E20">
          <w:rPr>
            <w:rFonts w:ascii="宋体" w:eastAsia="宋体" w:hAnsi="宋体" w:cs="宋体"/>
            <w:color w:val="0000FF"/>
            <w:kern w:val="0"/>
            <w:sz w:val="24"/>
            <w:szCs w:val="24"/>
            <w:u w:val="single"/>
          </w:rPr>
          <w:t>性能测试报告</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33" w:anchor="UserGuide-zh-%E6%B5%8B%E8%AF%95%E8%AF%B4%E6%98%8E" w:history="1">
        <w:r w:rsidRPr="00B03E20">
          <w:rPr>
            <w:rFonts w:ascii="宋体" w:eastAsia="宋体" w:hAnsi="宋体" w:cs="宋体"/>
            <w:color w:val="0000FF"/>
            <w:kern w:val="0"/>
            <w:sz w:val="24"/>
            <w:szCs w:val="24"/>
            <w:u w:val="single"/>
          </w:rPr>
          <w:t>测试说明</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34" w:anchor="UserGuide-zh-%E6%B5%8B%E8%AF%95%E7%8E%AF%E5%A2%83" w:history="1">
        <w:r w:rsidRPr="00B03E20">
          <w:rPr>
            <w:rFonts w:ascii="宋体" w:eastAsia="宋体" w:hAnsi="宋体" w:cs="宋体"/>
            <w:color w:val="0000FF"/>
            <w:kern w:val="0"/>
            <w:sz w:val="24"/>
            <w:szCs w:val="24"/>
            <w:u w:val="single"/>
          </w:rPr>
          <w:t>测试环境</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35" w:anchor="UserGuide-zh-%E6%B5%8B%E8%AF%95%E7%9B%AE%E7%9A%84" w:history="1">
        <w:r w:rsidRPr="00B03E20">
          <w:rPr>
            <w:rFonts w:ascii="宋体" w:eastAsia="宋体" w:hAnsi="宋体" w:cs="宋体"/>
            <w:color w:val="0000FF"/>
            <w:kern w:val="0"/>
            <w:sz w:val="24"/>
            <w:szCs w:val="24"/>
            <w:u w:val="single"/>
          </w:rPr>
          <w:t>测试目的</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36" w:anchor="UserGuide-zh-%E6%B5%8B%E8%AF%95%E8%84%9A%E6%9C%AC" w:history="1">
        <w:r w:rsidRPr="00B03E20">
          <w:rPr>
            <w:rFonts w:ascii="宋体" w:eastAsia="宋体" w:hAnsi="宋体" w:cs="宋体"/>
            <w:color w:val="0000FF"/>
            <w:kern w:val="0"/>
            <w:sz w:val="24"/>
            <w:szCs w:val="24"/>
            <w:u w:val="single"/>
          </w:rPr>
          <w:t>测试脚本</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37" w:anchor="UserGuide-zh-%E6%B5%8B%E8%AF%95%E7%BB%93%E6%9E%9C" w:history="1">
        <w:r w:rsidRPr="00B03E20">
          <w:rPr>
            <w:rFonts w:ascii="宋体" w:eastAsia="宋体" w:hAnsi="宋体" w:cs="宋体"/>
            <w:color w:val="0000FF"/>
            <w:kern w:val="0"/>
            <w:sz w:val="24"/>
            <w:szCs w:val="24"/>
            <w:u w:val="single"/>
          </w:rPr>
          <w:t>测试结果</w:t>
        </w:r>
      </w:hyperlink>
    </w:p>
    <w:p w:rsidR="00B03E20" w:rsidRPr="00B03E20" w:rsidRDefault="00B03E20" w:rsidP="00B03E20">
      <w:pPr>
        <w:widowControl/>
        <w:numPr>
          <w:ilvl w:val="1"/>
          <w:numId w:val="1"/>
        </w:numPr>
        <w:spacing w:before="100" w:beforeAutospacing="1" w:after="100" w:afterAutospacing="1"/>
        <w:jc w:val="left"/>
        <w:rPr>
          <w:rFonts w:ascii="宋体" w:eastAsia="宋体" w:hAnsi="宋体" w:cs="宋体"/>
          <w:kern w:val="0"/>
          <w:sz w:val="24"/>
          <w:szCs w:val="24"/>
        </w:rPr>
      </w:pPr>
      <w:hyperlink r:id="rId138" w:anchor="UserGuide-zh-%E6%B5%8B%E8%AF%95%E5%88%86%E6%9E%90" w:history="1">
        <w:r w:rsidRPr="00B03E20">
          <w:rPr>
            <w:rFonts w:ascii="宋体" w:eastAsia="宋体" w:hAnsi="宋体" w:cs="宋体"/>
            <w:color w:val="0000FF"/>
            <w:kern w:val="0"/>
            <w:sz w:val="24"/>
            <w:szCs w:val="24"/>
            <w:u w:val="single"/>
          </w:rPr>
          <w:t>测试分析</w:t>
        </w:r>
      </w:hyperlink>
    </w:p>
    <w:p w:rsidR="00B03E20" w:rsidRPr="00B03E20" w:rsidRDefault="00B03E20" w:rsidP="00B03E20">
      <w:pPr>
        <w:widowControl/>
        <w:numPr>
          <w:ilvl w:val="0"/>
          <w:numId w:val="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测试覆盖率报告</w:t>
      </w:r>
    </w:p>
    <w:p w:rsidR="00B03E20" w:rsidRPr="00B03E20" w:rsidRDefault="00B03E20" w:rsidP="00B03E20">
      <w:pPr>
        <w:widowControl/>
        <w:spacing w:before="100" w:beforeAutospacing="1" w:after="100" w:afterAutospacing="1"/>
        <w:jc w:val="left"/>
        <w:outlineLvl w:val="1"/>
        <w:rPr>
          <w:rFonts w:ascii="宋体" w:eastAsia="宋体" w:hAnsi="宋体" w:cs="宋体"/>
          <w:b/>
          <w:bCs/>
          <w:kern w:val="0"/>
          <w:sz w:val="36"/>
          <w:szCs w:val="36"/>
        </w:rPr>
      </w:pPr>
      <w:bookmarkStart w:id="0" w:name="UserGuide-zh-入门"/>
      <w:bookmarkEnd w:id="0"/>
      <w:r w:rsidRPr="00B03E20">
        <w:rPr>
          <w:rFonts w:ascii="宋体" w:eastAsia="宋体" w:hAnsi="宋体" w:cs="宋体"/>
          <w:b/>
          <w:bCs/>
          <w:kern w:val="0"/>
          <w:sz w:val="36"/>
          <w:szCs w:val="36"/>
        </w:rPr>
        <w:t>入门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139" w:tooltip="Getting Started-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140" w:anchor="UserGuide-zh-%E5%85%A5%E9%97%A8"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 w:name="UserGuide-zh-背景"/>
      <w:bookmarkEnd w:id="1"/>
      <w:r w:rsidRPr="00B03E20">
        <w:rPr>
          <w:rFonts w:ascii="宋体" w:eastAsia="宋体" w:hAnsi="宋体" w:cs="宋体"/>
          <w:b/>
          <w:bCs/>
          <w:kern w:val="0"/>
          <w:sz w:val="27"/>
          <w:szCs w:val="27"/>
        </w:rPr>
        <w:t>背景</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141" w:anchor="UserGuide-zh-%E8%83%8C%E6%99%AF"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随着互联网的发展，网站应用的规模不断扩大，常规的垂直应用架构已无法应对，分布式服务架构以及流动计算架构势在必行，亟需一个治理系统确保架构有条不紊的演进。</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666865" cy="1999615"/>
            <wp:effectExtent l="19050" t="0" r="635" b="0"/>
            <wp:docPr id="1" name="图片 1" descr="http://alibaba.github.io/dubbo-doc-static/dubbo-architecture-roadmap.jpg-version=1&amp;modificationDate=1331143666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baba.github.io/dubbo-doc-static/dubbo-architecture-roadmap.jpg-version=1&amp;modificationDate=1331143666000.jpg"/>
                    <pic:cNvPicPr>
                      <a:picLocks noChangeAspect="1" noChangeArrowheads="1"/>
                    </pic:cNvPicPr>
                  </pic:nvPicPr>
                  <pic:blipFill>
                    <a:blip r:embed="rId142"/>
                    <a:srcRect/>
                    <a:stretch>
                      <a:fillRect/>
                    </a:stretch>
                  </pic:blipFill>
                  <pic:spPr bwMode="auto">
                    <a:xfrm>
                      <a:off x="0" y="0"/>
                      <a:ext cx="6666865" cy="1999615"/>
                    </a:xfrm>
                    <a:prstGeom prst="rect">
                      <a:avLst/>
                    </a:prstGeom>
                    <a:noFill/>
                    <a:ln w="9525">
                      <a:noFill/>
                      <a:miter lim="800000"/>
                      <a:headEnd/>
                      <a:tailEnd/>
                    </a:ln>
                  </pic:spPr>
                </pic:pic>
              </a:graphicData>
            </a:graphic>
          </wp:inline>
        </w:drawing>
      </w:r>
    </w:p>
    <w:p w:rsidR="00B03E20" w:rsidRPr="00B03E20" w:rsidRDefault="00B03E20" w:rsidP="00B03E20">
      <w:pPr>
        <w:widowControl/>
        <w:numPr>
          <w:ilvl w:val="0"/>
          <w:numId w:val="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单一应用架构</w:t>
      </w:r>
      <w:r w:rsidRPr="00B03E20">
        <w:rPr>
          <w:rFonts w:ascii="宋体" w:eastAsia="宋体" w:hAnsi="宋体" w:cs="宋体"/>
          <w:kern w:val="0"/>
          <w:sz w:val="24"/>
          <w:szCs w:val="24"/>
        </w:rPr>
        <w:t xml:space="preserve"> </w:t>
      </w:r>
    </w:p>
    <w:p w:rsidR="00B03E20" w:rsidRPr="00B03E20" w:rsidRDefault="00B03E20" w:rsidP="00B03E20">
      <w:pPr>
        <w:widowControl/>
        <w:numPr>
          <w:ilvl w:val="1"/>
          <w:numId w:val="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当网站流量很小时，只需一个应用，将所有功能都部署在一起，以减少部署节点和成本。</w:t>
      </w:r>
    </w:p>
    <w:p w:rsidR="00B03E20" w:rsidRPr="00B03E20" w:rsidRDefault="00B03E20" w:rsidP="00B03E20">
      <w:pPr>
        <w:widowControl/>
        <w:numPr>
          <w:ilvl w:val="1"/>
          <w:numId w:val="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此时，用于简化增删改查工作量的 </w:t>
      </w:r>
      <w:r w:rsidRPr="00B03E20">
        <w:rPr>
          <w:rFonts w:ascii="宋体" w:eastAsia="宋体" w:hAnsi="宋体" w:cs="宋体"/>
          <w:b/>
          <w:bCs/>
          <w:kern w:val="0"/>
          <w:sz w:val="24"/>
          <w:szCs w:val="24"/>
        </w:rPr>
        <w:t>数据访问框架(ORM)</w:t>
      </w:r>
      <w:r w:rsidRPr="00B03E20">
        <w:rPr>
          <w:rFonts w:ascii="宋体" w:eastAsia="宋体" w:hAnsi="宋体" w:cs="宋体"/>
          <w:kern w:val="0"/>
          <w:sz w:val="24"/>
          <w:szCs w:val="24"/>
        </w:rPr>
        <w:t xml:space="preserve"> 是关键。</w:t>
      </w:r>
    </w:p>
    <w:p w:rsidR="00B03E20" w:rsidRPr="00B03E20" w:rsidRDefault="00B03E20" w:rsidP="00B03E20">
      <w:pPr>
        <w:widowControl/>
        <w:numPr>
          <w:ilvl w:val="0"/>
          <w:numId w:val="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垂直应用架构</w:t>
      </w:r>
      <w:r w:rsidRPr="00B03E20">
        <w:rPr>
          <w:rFonts w:ascii="宋体" w:eastAsia="宋体" w:hAnsi="宋体" w:cs="宋体"/>
          <w:kern w:val="0"/>
          <w:sz w:val="24"/>
          <w:szCs w:val="24"/>
        </w:rPr>
        <w:t xml:space="preserve"> </w:t>
      </w:r>
    </w:p>
    <w:p w:rsidR="00B03E20" w:rsidRPr="00B03E20" w:rsidRDefault="00B03E20" w:rsidP="00B03E20">
      <w:pPr>
        <w:widowControl/>
        <w:numPr>
          <w:ilvl w:val="1"/>
          <w:numId w:val="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当访问量逐渐增大，单一应用增加机器带来的加速度越来越小，将应用拆成互不相干的几个应用，以提升效率。</w:t>
      </w:r>
    </w:p>
    <w:p w:rsidR="00B03E20" w:rsidRPr="00B03E20" w:rsidRDefault="00B03E20" w:rsidP="00B03E20">
      <w:pPr>
        <w:widowControl/>
        <w:numPr>
          <w:ilvl w:val="1"/>
          <w:numId w:val="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此时，用于加速前端页面开发的 </w:t>
      </w:r>
      <w:r w:rsidRPr="00B03E20">
        <w:rPr>
          <w:rFonts w:ascii="宋体" w:eastAsia="宋体" w:hAnsi="宋体" w:cs="宋体"/>
          <w:b/>
          <w:bCs/>
          <w:kern w:val="0"/>
          <w:sz w:val="24"/>
          <w:szCs w:val="24"/>
        </w:rPr>
        <w:t>Web框架(MVC)</w:t>
      </w:r>
      <w:r w:rsidRPr="00B03E20">
        <w:rPr>
          <w:rFonts w:ascii="宋体" w:eastAsia="宋体" w:hAnsi="宋体" w:cs="宋体"/>
          <w:kern w:val="0"/>
          <w:sz w:val="24"/>
          <w:szCs w:val="24"/>
        </w:rPr>
        <w:t xml:space="preserve"> 是关键。</w:t>
      </w:r>
    </w:p>
    <w:p w:rsidR="00B03E20" w:rsidRPr="00B03E20" w:rsidRDefault="00B03E20" w:rsidP="00B03E20">
      <w:pPr>
        <w:widowControl/>
        <w:numPr>
          <w:ilvl w:val="0"/>
          <w:numId w:val="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分布式服务架构</w:t>
      </w:r>
      <w:r w:rsidRPr="00B03E20">
        <w:rPr>
          <w:rFonts w:ascii="宋体" w:eastAsia="宋体" w:hAnsi="宋体" w:cs="宋体"/>
          <w:kern w:val="0"/>
          <w:sz w:val="24"/>
          <w:szCs w:val="24"/>
        </w:rPr>
        <w:t xml:space="preserve"> </w:t>
      </w:r>
    </w:p>
    <w:p w:rsidR="00B03E20" w:rsidRPr="00B03E20" w:rsidRDefault="00B03E20" w:rsidP="00B03E20">
      <w:pPr>
        <w:widowControl/>
        <w:numPr>
          <w:ilvl w:val="1"/>
          <w:numId w:val="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当垂直应用越来越多，应用之间交互不可避免，将核心业务抽取出来，作为独立的服务，逐渐形成稳定的服务中心，使前端应用能更快速的响应多变的市场需求。</w:t>
      </w:r>
    </w:p>
    <w:p w:rsidR="00B03E20" w:rsidRPr="00B03E20" w:rsidRDefault="00B03E20" w:rsidP="00B03E20">
      <w:pPr>
        <w:widowControl/>
        <w:numPr>
          <w:ilvl w:val="1"/>
          <w:numId w:val="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此时，用于提高业务复用及整合的 </w:t>
      </w:r>
      <w:r w:rsidRPr="00B03E20">
        <w:rPr>
          <w:rFonts w:ascii="宋体" w:eastAsia="宋体" w:hAnsi="宋体" w:cs="宋体"/>
          <w:b/>
          <w:bCs/>
          <w:kern w:val="0"/>
          <w:sz w:val="24"/>
          <w:szCs w:val="24"/>
        </w:rPr>
        <w:t>分布式服务框架(RPC)</w:t>
      </w:r>
      <w:r w:rsidRPr="00B03E20">
        <w:rPr>
          <w:rFonts w:ascii="宋体" w:eastAsia="宋体" w:hAnsi="宋体" w:cs="宋体"/>
          <w:kern w:val="0"/>
          <w:sz w:val="24"/>
          <w:szCs w:val="24"/>
        </w:rPr>
        <w:t xml:space="preserve"> 是关键。</w:t>
      </w:r>
    </w:p>
    <w:p w:rsidR="00B03E20" w:rsidRPr="00B03E20" w:rsidRDefault="00B03E20" w:rsidP="00B03E20">
      <w:pPr>
        <w:widowControl/>
        <w:numPr>
          <w:ilvl w:val="0"/>
          <w:numId w:val="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流动计算架构</w:t>
      </w:r>
      <w:r w:rsidRPr="00B03E20">
        <w:rPr>
          <w:rFonts w:ascii="宋体" w:eastAsia="宋体" w:hAnsi="宋体" w:cs="宋体"/>
          <w:kern w:val="0"/>
          <w:sz w:val="24"/>
          <w:szCs w:val="24"/>
        </w:rPr>
        <w:t xml:space="preserve"> </w:t>
      </w:r>
    </w:p>
    <w:p w:rsidR="00B03E20" w:rsidRPr="00B03E20" w:rsidRDefault="00B03E20" w:rsidP="00B03E20">
      <w:pPr>
        <w:widowControl/>
        <w:numPr>
          <w:ilvl w:val="1"/>
          <w:numId w:val="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当服务越来越多，容量的评估，小服务资源的浪费等问题逐渐显现，此时需增加一个调度中心基于访问压力实时管理集群容量，提高集群利用率。</w:t>
      </w:r>
    </w:p>
    <w:p w:rsidR="00B03E20" w:rsidRPr="00B03E20" w:rsidRDefault="00B03E20" w:rsidP="00B03E20">
      <w:pPr>
        <w:widowControl/>
        <w:numPr>
          <w:ilvl w:val="1"/>
          <w:numId w:val="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此时，用于提高机器利用率的 </w:t>
      </w:r>
      <w:r w:rsidRPr="00B03E20">
        <w:rPr>
          <w:rFonts w:ascii="宋体" w:eastAsia="宋体" w:hAnsi="宋体" w:cs="宋体"/>
          <w:b/>
          <w:bCs/>
          <w:kern w:val="0"/>
          <w:sz w:val="24"/>
          <w:szCs w:val="24"/>
        </w:rPr>
        <w:t>资源调度和治理中心(SOA)</w:t>
      </w:r>
      <w:r w:rsidRPr="00B03E20">
        <w:rPr>
          <w:rFonts w:ascii="宋体" w:eastAsia="宋体" w:hAnsi="宋体" w:cs="宋体"/>
          <w:kern w:val="0"/>
          <w:sz w:val="24"/>
          <w:szCs w:val="24"/>
        </w:rPr>
        <w:t xml:space="preserve"> 是关键。</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2" w:name="UserGuide-zh-需求"/>
      <w:bookmarkEnd w:id="2"/>
      <w:r w:rsidRPr="00B03E20">
        <w:rPr>
          <w:rFonts w:ascii="宋体" w:eastAsia="宋体" w:hAnsi="宋体" w:cs="宋体"/>
          <w:b/>
          <w:bCs/>
          <w:kern w:val="0"/>
          <w:sz w:val="27"/>
          <w:szCs w:val="27"/>
        </w:rPr>
        <w:t>需求</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143" w:anchor="UserGuide-zh-%E9%9C%80%E6%B1%82"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666865" cy="3807460"/>
            <wp:effectExtent l="19050" t="0" r="635" b="0"/>
            <wp:docPr id="2" name="图片 2" descr="http://alibaba.github.io/dubbo-doc-static/dubbo-service-governance.jpg-version=1&amp;modificationDate=1331887614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libaba.github.io/dubbo-doc-static/dubbo-service-governance.jpg-version=1&amp;modificationDate=1331887614000.jpg"/>
                    <pic:cNvPicPr>
                      <a:picLocks noChangeAspect="1" noChangeArrowheads="1"/>
                    </pic:cNvPicPr>
                  </pic:nvPicPr>
                  <pic:blipFill>
                    <a:blip r:embed="rId144"/>
                    <a:srcRect/>
                    <a:stretch>
                      <a:fillRect/>
                    </a:stretch>
                  </pic:blipFill>
                  <pic:spPr bwMode="auto">
                    <a:xfrm>
                      <a:off x="0" y="0"/>
                      <a:ext cx="6666865" cy="3807460"/>
                    </a:xfrm>
                    <a:prstGeom prst="rect">
                      <a:avLst/>
                    </a:prstGeom>
                    <a:noFill/>
                    <a:ln w="9525">
                      <a:noFill/>
                      <a:miter lim="800000"/>
                      <a:headEnd/>
                      <a:tailEnd/>
                    </a:ln>
                  </pic:spPr>
                </pic:pic>
              </a:graphicData>
            </a:graphic>
          </wp:inline>
        </w:drawing>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在大规模服务化之前，应用可能只是通过RMI或Hessian等工具，简单的暴露和引用远程服务，通过配置服务的URL地址进行调用，通过F5等硬件进行负载均衡。</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(1) 当服务越来越多时，服务URL配置管理变得非常困难，F5硬件负载均衡器的单点压力也越来越大。</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此时需要一个服务注册中心，动态的注册和发现服务，使服务的位置透明。</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并通过在消费方获取服务提供方地址列表，实现软负载均衡和Failover，降低对F5硬件负载均衡器的依赖，也能减少部分成本。</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(2) 当进一步发展，服务间依赖关系变得错踪复杂，甚至分不清哪个应用要在哪个应用之前启动，架构师都不能完整的描述应用的架构关系。</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这时，需要自动画出应用间的依赖关系图，以帮助架构师理清理关系。</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lastRenderedPageBreak/>
        <w:t>(3) 接着，服务的调用量越来越大，服务的容量问题就暴露出来，这个服务需要多少机器支撑？什么时候该加机器？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为了解决这些问题，第一步，要将服务现在每天的调用量，响应时间，都统计出来，作为容量规划的参考指标。</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其次，要可以动态调整权重，在线上，将某台机器的权重一直加大，并在加大的过程中记录响应时间的变化，直到响应时间到达阀值，记录此时的访问量，再以此访问量乘以机器数反推总容量。</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以上是Dubbo最基本的几个需求，更多服务治理问题参见：</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hyperlink r:id="rId145" w:history="1">
        <w:r w:rsidRPr="00B03E20">
          <w:rPr>
            <w:rFonts w:ascii="宋体" w:eastAsia="宋体" w:hAnsi="宋体" w:cs="宋体"/>
            <w:color w:val="0000FF"/>
            <w:kern w:val="0"/>
            <w:sz w:val="24"/>
            <w:szCs w:val="24"/>
            <w:u w:val="single"/>
          </w:rPr>
          <w:t>http://code.alibabatech.com/blog/experience_1402/service-governance-process.html</w:t>
        </w:r>
      </w:hyperlink>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3" w:name="UserGuide-zh-架构"/>
      <w:bookmarkEnd w:id="3"/>
      <w:r w:rsidRPr="00B03E20">
        <w:rPr>
          <w:rFonts w:ascii="宋体" w:eastAsia="宋体" w:hAnsi="宋体" w:cs="宋体"/>
          <w:b/>
          <w:bCs/>
          <w:kern w:val="0"/>
          <w:sz w:val="27"/>
          <w:szCs w:val="27"/>
        </w:rPr>
        <w:t>架构</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146" w:anchor="UserGuide-zh-%E6%9E%B6%E6%9E%84"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285615" cy="2859405"/>
            <wp:effectExtent l="19050" t="0" r="635" b="0"/>
            <wp:docPr id="3" name="图片 3" descr="http://alibaba.github.io/dubbo-doc-static/dubbo-architecture.jpg-version=1&amp;modificationDate=133089287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libaba.github.io/dubbo-doc-static/dubbo-architecture.jpg-version=1&amp;modificationDate=1330892870000.jpg"/>
                    <pic:cNvPicPr>
                      <a:picLocks noChangeAspect="1" noChangeArrowheads="1"/>
                    </pic:cNvPicPr>
                  </pic:nvPicPr>
                  <pic:blipFill>
                    <a:blip r:embed="rId147"/>
                    <a:srcRect/>
                    <a:stretch>
                      <a:fillRect/>
                    </a:stretch>
                  </pic:blipFill>
                  <pic:spPr bwMode="auto">
                    <a:xfrm>
                      <a:off x="0" y="0"/>
                      <a:ext cx="4285615" cy="2859405"/>
                    </a:xfrm>
                    <a:prstGeom prst="rect">
                      <a:avLst/>
                    </a:prstGeom>
                    <a:noFill/>
                    <a:ln w="9525">
                      <a:noFill/>
                      <a:miter lim="800000"/>
                      <a:headEnd/>
                      <a:tailEnd/>
                    </a:ln>
                  </pic:spPr>
                </pic:pic>
              </a:graphicData>
            </a:graphic>
          </wp:inline>
        </w:drawing>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节点角色说明：</w:t>
      </w:r>
    </w:p>
    <w:p w:rsidR="00B03E20" w:rsidRPr="00B03E20" w:rsidRDefault="00B03E20" w:rsidP="00B03E20">
      <w:pPr>
        <w:widowControl/>
        <w:numPr>
          <w:ilvl w:val="0"/>
          <w:numId w:val="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lastRenderedPageBreak/>
        <w:t>Provider:</w:t>
      </w:r>
      <w:r w:rsidRPr="00B03E20">
        <w:rPr>
          <w:rFonts w:ascii="宋体" w:eastAsia="宋体" w:hAnsi="宋体" w:cs="宋体"/>
          <w:kern w:val="0"/>
          <w:sz w:val="24"/>
          <w:szCs w:val="24"/>
        </w:rPr>
        <w:t xml:space="preserve"> 暴露服务的服务提供方。</w:t>
      </w:r>
    </w:p>
    <w:p w:rsidR="00B03E20" w:rsidRPr="00B03E20" w:rsidRDefault="00B03E20" w:rsidP="00B03E20">
      <w:pPr>
        <w:widowControl/>
        <w:numPr>
          <w:ilvl w:val="0"/>
          <w:numId w:val="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Consumer:</w:t>
      </w:r>
      <w:r w:rsidRPr="00B03E20">
        <w:rPr>
          <w:rFonts w:ascii="宋体" w:eastAsia="宋体" w:hAnsi="宋体" w:cs="宋体"/>
          <w:kern w:val="0"/>
          <w:sz w:val="24"/>
          <w:szCs w:val="24"/>
        </w:rPr>
        <w:t xml:space="preserve"> 调用远程服务的服务消费方。</w:t>
      </w:r>
    </w:p>
    <w:p w:rsidR="00B03E20" w:rsidRPr="00B03E20" w:rsidRDefault="00B03E20" w:rsidP="00B03E20">
      <w:pPr>
        <w:widowControl/>
        <w:numPr>
          <w:ilvl w:val="0"/>
          <w:numId w:val="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Registry:</w:t>
      </w:r>
      <w:r w:rsidRPr="00B03E20">
        <w:rPr>
          <w:rFonts w:ascii="宋体" w:eastAsia="宋体" w:hAnsi="宋体" w:cs="宋体"/>
          <w:kern w:val="0"/>
          <w:sz w:val="24"/>
          <w:szCs w:val="24"/>
        </w:rPr>
        <w:t xml:space="preserve"> 服务注册与发现的注册中心。</w:t>
      </w:r>
    </w:p>
    <w:p w:rsidR="00B03E20" w:rsidRPr="00B03E20" w:rsidRDefault="00B03E20" w:rsidP="00B03E20">
      <w:pPr>
        <w:widowControl/>
        <w:numPr>
          <w:ilvl w:val="0"/>
          <w:numId w:val="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Monitor:</w:t>
      </w:r>
      <w:r w:rsidRPr="00B03E20">
        <w:rPr>
          <w:rFonts w:ascii="宋体" w:eastAsia="宋体" w:hAnsi="宋体" w:cs="宋体"/>
          <w:kern w:val="0"/>
          <w:sz w:val="24"/>
          <w:szCs w:val="24"/>
        </w:rPr>
        <w:t xml:space="preserve"> 统计服务的调用次调和调用时间的监控中心。</w:t>
      </w:r>
    </w:p>
    <w:p w:rsidR="00B03E20" w:rsidRPr="00B03E20" w:rsidRDefault="00B03E20" w:rsidP="00B03E20">
      <w:pPr>
        <w:widowControl/>
        <w:numPr>
          <w:ilvl w:val="0"/>
          <w:numId w:val="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Container:</w:t>
      </w:r>
      <w:r w:rsidRPr="00B03E20">
        <w:rPr>
          <w:rFonts w:ascii="宋体" w:eastAsia="宋体" w:hAnsi="宋体" w:cs="宋体"/>
          <w:kern w:val="0"/>
          <w:sz w:val="24"/>
          <w:szCs w:val="24"/>
        </w:rPr>
        <w:t xml:space="preserve"> 服务运行容器。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调用关系说明：</w:t>
      </w:r>
    </w:p>
    <w:p w:rsidR="00B03E20" w:rsidRPr="00B03E20" w:rsidRDefault="00B03E20" w:rsidP="00B03E20">
      <w:pPr>
        <w:widowControl/>
        <w:numPr>
          <w:ilvl w:val="0"/>
          <w:numId w:val="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0. 服务容器负责启动，加载，运行服务提供者。</w:t>
      </w:r>
    </w:p>
    <w:p w:rsidR="00B03E20" w:rsidRPr="00B03E20" w:rsidRDefault="00B03E20" w:rsidP="00B03E20">
      <w:pPr>
        <w:widowControl/>
        <w:numPr>
          <w:ilvl w:val="0"/>
          <w:numId w:val="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1. 服务提供者在启动时，向注册中心注册自己提供的服务。</w:t>
      </w:r>
    </w:p>
    <w:p w:rsidR="00B03E20" w:rsidRPr="00B03E20" w:rsidRDefault="00B03E20" w:rsidP="00B03E20">
      <w:pPr>
        <w:widowControl/>
        <w:numPr>
          <w:ilvl w:val="0"/>
          <w:numId w:val="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2. 服务消费者在启动时，向注册中心订阅自己所需的服务。</w:t>
      </w:r>
    </w:p>
    <w:p w:rsidR="00B03E20" w:rsidRPr="00B03E20" w:rsidRDefault="00B03E20" w:rsidP="00B03E20">
      <w:pPr>
        <w:widowControl/>
        <w:numPr>
          <w:ilvl w:val="0"/>
          <w:numId w:val="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3. 注册中心返回服务提供者地址列表给消费者，如果有变更，注册中心将基于长连接推送变更数据给消费者。</w:t>
      </w:r>
    </w:p>
    <w:p w:rsidR="00B03E20" w:rsidRPr="00B03E20" w:rsidRDefault="00B03E20" w:rsidP="00B03E20">
      <w:pPr>
        <w:widowControl/>
        <w:numPr>
          <w:ilvl w:val="0"/>
          <w:numId w:val="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4. 服务消费者，从提供者地址列表中，基于软负载均衡算法，选一台提供者进行调用，如果调用失败，再选另一台调用。</w:t>
      </w:r>
    </w:p>
    <w:p w:rsidR="00B03E20" w:rsidRPr="00B03E20" w:rsidRDefault="00B03E20" w:rsidP="00B03E20">
      <w:pPr>
        <w:widowControl/>
        <w:numPr>
          <w:ilvl w:val="0"/>
          <w:numId w:val="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5. 服务消费者和提供者，在内存中累计调用次数和调用时间，定时每分钟发送一次统计数据到监控中心。</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(1) 连通性：</w:t>
      </w:r>
    </w:p>
    <w:p w:rsidR="00B03E20" w:rsidRPr="00B03E20" w:rsidRDefault="00B03E20" w:rsidP="00B03E20">
      <w:pPr>
        <w:widowControl/>
        <w:numPr>
          <w:ilvl w:val="0"/>
          <w:numId w:val="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注册中心负责服务地址的注册与查找，相当于目录服务，服务提供者和消费者只在启动时与注册中心交互，注册中心不转发请求，压力较小</w:t>
      </w:r>
    </w:p>
    <w:p w:rsidR="00B03E20" w:rsidRPr="00B03E20" w:rsidRDefault="00B03E20" w:rsidP="00B03E20">
      <w:pPr>
        <w:widowControl/>
        <w:numPr>
          <w:ilvl w:val="0"/>
          <w:numId w:val="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监控中心负责统计各服务调用次数，调用时间等，统计先在内存汇总后每分钟一次发送到监控中心服务器，并以报表展示</w:t>
      </w:r>
    </w:p>
    <w:p w:rsidR="00B03E20" w:rsidRPr="00B03E20" w:rsidRDefault="00B03E20" w:rsidP="00B03E20">
      <w:pPr>
        <w:widowControl/>
        <w:numPr>
          <w:ilvl w:val="0"/>
          <w:numId w:val="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服务提供者向注册中心注册其提供的服务，并汇报调用时间到监控中心，此时间不包含网络开销</w:t>
      </w:r>
    </w:p>
    <w:p w:rsidR="00B03E20" w:rsidRPr="00B03E20" w:rsidRDefault="00B03E20" w:rsidP="00B03E20">
      <w:pPr>
        <w:widowControl/>
        <w:numPr>
          <w:ilvl w:val="0"/>
          <w:numId w:val="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服务消费者向注册中心获取服务提供者地址列表，并根据负载算法直接调用提供者，同时汇报调用时间到监控中心，此时间包含网络开销</w:t>
      </w:r>
    </w:p>
    <w:p w:rsidR="00B03E20" w:rsidRPr="00B03E20" w:rsidRDefault="00B03E20" w:rsidP="00B03E20">
      <w:pPr>
        <w:widowControl/>
        <w:numPr>
          <w:ilvl w:val="0"/>
          <w:numId w:val="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注册中心，服务提供者，服务消费者三者之间均为长连接，监控中心除外</w:t>
      </w:r>
    </w:p>
    <w:p w:rsidR="00B03E20" w:rsidRPr="00B03E20" w:rsidRDefault="00B03E20" w:rsidP="00B03E20">
      <w:pPr>
        <w:widowControl/>
        <w:numPr>
          <w:ilvl w:val="0"/>
          <w:numId w:val="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注册中心通过长连接感知服务提供者的存在，服务提供者宕机，注册中心将立即推送事件通知消费者</w:t>
      </w:r>
    </w:p>
    <w:p w:rsidR="00B03E20" w:rsidRPr="00B03E20" w:rsidRDefault="00B03E20" w:rsidP="00B03E20">
      <w:pPr>
        <w:widowControl/>
        <w:numPr>
          <w:ilvl w:val="0"/>
          <w:numId w:val="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注册中心和监控中心全部宕机，不影响已运行的提供者和消费者，消费者在本地缓存了提供者列表</w:t>
      </w:r>
    </w:p>
    <w:p w:rsidR="00B03E20" w:rsidRPr="00B03E20" w:rsidRDefault="00B03E20" w:rsidP="00B03E20">
      <w:pPr>
        <w:widowControl/>
        <w:numPr>
          <w:ilvl w:val="0"/>
          <w:numId w:val="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注册中心和监控中心都是可选的，服务消费者可以直连服务提供者</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(2) 健状性：</w:t>
      </w:r>
    </w:p>
    <w:p w:rsidR="00B03E20" w:rsidRPr="00B03E20" w:rsidRDefault="00B03E20" w:rsidP="00B03E20">
      <w:pPr>
        <w:widowControl/>
        <w:numPr>
          <w:ilvl w:val="0"/>
          <w:numId w:val="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监控中心宕掉不影响使用，只是丢失部分采样数据</w:t>
      </w:r>
    </w:p>
    <w:p w:rsidR="00B03E20" w:rsidRPr="00B03E20" w:rsidRDefault="00B03E20" w:rsidP="00B03E20">
      <w:pPr>
        <w:widowControl/>
        <w:numPr>
          <w:ilvl w:val="0"/>
          <w:numId w:val="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数据库宕掉后，注册中心仍能通过缓存提供服务列表查询，但不能注册新服务</w:t>
      </w:r>
    </w:p>
    <w:p w:rsidR="00B03E20" w:rsidRPr="00B03E20" w:rsidRDefault="00B03E20" w:rsidP="00B03E20">
      <w:pPr>
        <w:widowControl/>
        <w:numPr>
          <w:ilvl w:val="0"/>
          <w:numId w:val="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注册中心对等集群，任意一台宕掉后，将自动切换到另一台</w:t>
      </w:r>
    </w:p>
    <w:p w:rsidR="00B03E20" w:rsidRPr="00B03E20" w:rsidRDefault="00B03E20" w:rsidP="00B03E20">
      <w:pPr>
        <w:widowControl/>
        <w:numPr>
          <w:ilvl w:val="0"/>
          <w:numId w:val="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注册中心全部宕掉后，服务提供者和服务消费者仍能通过本地缓存通讯</w:t>
      </w:r>
    </w:p>
    <w:p w:rsidR="00B03E20" w:rsidRPr="00B03E20" w:rsidRDefault="00B03E20" w:rsidP="00B03E20">
      <w:pPr>
        <w:widowControl/>
        <w:numPr>
          <w:ilvl w:val="0"/>
          <w:numId w:val="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服务提供者无状态，任意一台宕掉后，不影响使用</w:t>
      </w:r>
    </w:p>
    <w:p w:rsidR="00B03E20" w:rsidRPr="00B03E20" w:rsidRDefault="00B03E20" w:rsidP="00B03E20">
      <w:pPr>
        <w:widowControl/>
        <w:numPr>
          <w:ilvl w:val="0"/>
          <w:numId w:val="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服务提供者全部宕掉后，服务消费者应用将无法使用，并无限次重连等待服务提供者恢复</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lastRenderedPageBreak/>
        <w:t>(3) 伸缩性：</w:t>
      </w:r>
    </w:p>
    <w:p w:rsidR="00B03E20" w:rsidRPr="00B03E20" w:rsidRDefault="00B03E20" w:rsidP="00B03E20">
      <w:pPr>
        <w:widowControl/>
        <w:numPr>
          <w:ilvl w:val="0"/>
          <w:numId w:val="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注册中心为对等集群，可动态增加机器部署实例，所有客户端将自动发现新的注册中心</w:t>
      </w:r>
    </w:p>
    <w:p w:rsidR="00B03E20" w:rsidRPr="00B03E20" w:rsidRDefault="00B03E20" w:rsidP="00B03E20">
      <w:pPr>
        <w:widowControl/>
        <w:numPr>
          <w:ilvl w:val="0"/>
          <w:numId w:val="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服务提供者无状态，可动态增加机器部署实例，注册中心将推送新的服务提供者信息给消费者</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(4) 升级性：</w:t>
      </w:r>
    </w:p>
    <w:p w:rsidR="00B03E20" w:rsidRPr="00B03E20" w:rsidRDefault="00B03E20" w:rsidP="00B03E20">
      <w:pPr>
        <w:widowControl/>
        <w:numPr>
          <w:ilvl w:val="0"/>
          <w:numId w:val="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当服务集群规模进一步扩大，带动IT治理结构进一步升级，需要实现动态部署，进行流动计算，现有分布式服务架构不会带来阻力：</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711825" cy="3807460"/>
            <wp:effectExtent l="19050" t="0" r="3175" b="0"/>
            <wp:docPr id="4" name="图片 4" descr="http://alibaba.github.io/dubbo-doc-static/dubbo-architecture-future.jpg-version=1&amp;modificationDate=1329978098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libaba.github.io/dubbo-doc-static/dubbo-architecture-future.jpg-version=1&amp;modificationDate=1329978098000.jpg"/>
                    <pic:cNvPicPr>
                      <a:picLocks noChangeAspect="1" noChangeArrowheads="1"/>
                    </pic:cNvPicPr>
                  </pic:nvPicPr>
                  <pic:blipFill>
                    <a:blip r:embed="rId148"/>
                    <a:srcRect/>
                    <a:stretch>
                      <a:fillRect/>
                    </a:stretch>
                  </pic:blipFill>
                  <pic:spPr bwMode="auto">
                    <a:xfrm>
                      <a:off x="0" y="0"/>
                      <a:ext cx="5711825" cy="3807460"/>
                    </a:xfrm>
                    <a:prstGeom prst="rect">
                      <a:avLst/>
                    </a:prstGeom>
                    <a:noFill/>
                    <a:ln w="9525">
                      <a:noFill/>
                      <a:miter lim="800000"/>
                      <a:headEnd/>
                      <a:tailEnd/>
                    </a:ln>
                  </pic:spPr>
                </pic:pic>
              </a:graphicData>
            </a:graphic>
          </wp:inline>
        </w:drawing>
      </w:r>
    </w:p>
    <w:p w:rsidR="00B03E20" w:rsidRPr="00B03E20" w:rsidRDefault="00B03E20" w:rsidP="00B03E20">
      <w:pPr>
        <w:widowControl/>
        <w:numPr>
          <w:ilvl w:val="0"/>
          <w:numId w:val="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Deployer:</w:t>
      </w:r>
      <w:del w:id="4" w:author="Unknown">
        <w:r w:rsidRPr="00B03E20">
          <w:rPr>
            <w:rFonts w:ascii="宋体" w:eastAsia="宋体" w:hAnsi="宋体" w:cs="宋体"/>
            <w:kern w:val="0"/>
            <w:sz w:val="24"/>
            <w:szCs w:val="24"/>
          </w:rPr>
          <w:delText xml:space="preserve"> 自动部署服务的本地代理。</w:delText>
        </w:r>
      </w:del>
    </w:p>
    <w:p w:rsidR="00B03E20" w:rsidRPr="00B03E20" w:rsidRDefault="00B03E20" w:rsidP="00B03E20">
      <w:pPr>
        <w:widowControl/>
        <w:numPr>
          <w:ilvl w:val="0"/>
          <w:numId w:val="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Repository:</w:t>
      </w:r>
      <w:del w:id="5" w:author="Unknown">
        <w:r w:rsidRPr="00B03E20">
          <w:rPr>
            <w:rFonts w:ascii="宋体" w:eastAsia="宋体" w:hAnsi="宋体" w:cs="宋体"/>
            <w:kern w:val="0"/>
            <w:sz w:val="24"/>
            <w:szCs w:val="24"/>
          </w:rPr>
          <w:delText xml:space="preserve"> 仓库用于存储服务应用发布包。</w:delText>
        </w:r>
      </w:del>
    </w:p>
    <w:p w:rsidR="00B03E20" w:rsidRPr="00B03E20" w:rsidRDefault="00B03E20" w:rsidP="00B03E20">
      <w:pPr>
        <w:widowControl/>
        <w:numPr>
          <w:ilvl w:val="0"/>
          <w:numId w:val="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Scheduler:</w:t>
      </w:r>
      <w:del w:id="6" w:author="Unknown">
        <w:r w:rsidRPr="00B03E20">
          <w:rPr>
            <w:rFonts w:ascii="宋体" w:eastAsia="宋体" w:hAnsi="宋体" w:cs="宋体"/>
            <w:kern w:val="0"/>
            <w:sz w:val="24"/>
            <w:szCs w:val="24"/>
          </w:rPr>
          <w:delText xml:space="preserve"> 调度中心基于访问压力自动增减服务提供者。</w:delText>
        </w:r>
      </w:del>
    </w:p>
    <w:p w:rsidR="00B03E20" w:rsidRPr="00B03E20" w:rsidRDefault="00B03E20" w:rsidP="00B03E20">
      <w:pPr>
        <w:widowControl/>
        <w:numPr>
          <w:ilvl w:val="0"/>
          <w:numId w:val="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Admin:</w:t>
      </w:r>
      <w:del w:id="7" w:author="Unknown">
        <w:r w:rsidRPr="00B03E20">
          <w:rPr>
            <w:rFonts w:ascii="宋体" w:eastAsia="宋体" w:hAnsi="宋体" w:cs="宋体"/>
            <w:kern w:val="0"/>
            <w:sz w:val="24"/>
            <w:szCs w:val="24"/>
          </w:rPr>
          <w:delText xml:space="preserve"> 统一管理控制台。</w:delText>
        </w:r>
      </w:del>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8" w:name="UserGuide-zh-用法"/>
      <w:bookmarkEnd w:id="8"/>
      <w:r w:rsidRPr="00B03E20">
        <w:rPr>
          <w:rFonts w:ascii="宋体" w:eastAsia="宋体" w:hAnsi="宋体" w:cs="宋体"/>
          <w:b/>
          <w:bCs/>
          <w:kern w:val="0"/>
          <w:sz w:val="27"/>
          <w:szCs w:val="27"/>
        </w:rPr>
        <w:lastRenderedPageBreak/>
        <w:t>用法</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149" w:anchor="UserGuide-zh-%E7%94%A8%E6%B3%95"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9" w:name="UserGuide-zh-本地服务：(Spring配置)"/>
      <w:bookmarkEnd w:id="9"/>
      <w:r w:rsidRPr="00B03E20">
        <w:rPr>
          <w:rFonts w:ascii="宋体" w:eastAsia="宋体" w:hAnsi="宋体" w:cs="宋体"/>
          <w:b/>
          <w:bCs/>
          <w:kern w:val="0"/>
          <w:sz w:val="24"/>
          <w:szCs w:val="24"/>
        </w:rPr>
        <w:t>本地服务：(Spring配置)</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local.xml</w:t>
      </w:r>
    </w:p>
    <w:tbl>
      <w:tblPr>
        <w:tblW w:w="0" w:type="auto"/>
        <w:tblCellSpacing w:w="0" w:type="dxa"/>
        <w:tblCellMar>
          <w:left w:w="0" w:type="dxa"/>
          <w:right w:w="0" w:type="dxa"/>
        </w:tblCellMar>
        <w:tblLook w:val="04A0"/>
      </w:tblPr>
      <w:tblGrid>
        <w:gridCol w:w="708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w:t>
            </w:r>
            <w:r w:rsidRPr="00B03E20">
              <w:rPr>
                <w:rFonts w:ascii="宋体" w:eastAsia="宋体" w:hAnsi="宋体" w:cs="宋体"/>
                <w:kern w:val="0"/>
                <w:sz w:val="24"/>
                <w:szCs w:val="24"/>
              </w:rPr>
              <w:t xml:space="preserve"> </w:t>
            </w:r>
            <w:r w:rsidRPr="00B03E20">
              <w:rPr>
                <w:rFonts w:ascii="宋体" w:eastAsia="宋体" w:hAnsi="宋体" w:cs="宋体"/>
                <w:kern w:val="0"/>
                <w:sz w:val="24"/>
              </w:rPr>
              <w:t>id=“xxxService” class=“com.xxx.XxxServiceImpl”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w:t>
            </w:r>
            <w:r w:rsidRPr="00B03E20">
              <w:rPr>
                <w:rFonts w:ascii="宋体" w:eastAsia="宋体" w:hAnsi="宋体" w:cs="宋体"/>
                <w:kern w:val="0"/>
                <w:sz w:val="24"/>
                <w:szCs w:val="24"/>
              </w:rPr>
              <w:t xml:space="preserve"> </w:t>
            </w:r>
            <w:r w:rsidRPr="00B03E20">
              <w:rPr>
                <w:rFonts w:ascii="宋体" w:eastAsia="宋体" w:hAnsi="宋体" w:cs="宋体"/>
                <w:kern w:val="0"/>
                <w:sz w:val="24"/>
              </w:rPr>
              <w:t>id=“xxxAction” class=“com.xxx.XxxAction”&gt;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&lt;property</w:t>
            </w:r>
            <w:r w:rsidRPr="00B03E20">
              <w:rPr>
                <w:rFonts w:ascii="宋体" w:eastAsia="宋体" w:hAnsi="宋体" w:cs="宋体"/>
                <w:kern w:val="0"/>
                <w:sz w:val="24"/>
                <w:szCs w:val="24"/>
              </w:rPr>
              <w:t xml:space="preserve"> </w:t>
            </w:r>
            <w:r w:rsidRPr="00B03E20">
              <w:rPr>
                <w:rFonts w:ascii="宋体" w:eastAsia="宋体" w:hAnsi="宋体" w:cs="宋体"/>
                <w:kern w:val="0"/>
                <w:sz w:val="24"/>
              </w:rPr>
              <w:t>name=“xxxService” ref=“xxxService”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&lt;/bean&gt;</w:t>
            </w:r>
          </w:p>
        </w:tc>
      </w:tr>
    </w:tbl>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10" w:name="UserGuide-zh-远程服务：(Spring配置)"/>
      <w:bookmarkEnd w:id="10"/>
      <w:r w:rsidRPr="00B03E20">
        <w:rPr>
          <w:rFonts w:ascii="宋体" w:eastAsia="宋体" w:hAnsi="宋体" w:cs="宋体"/>
          <w:b/>
          <w:bCs/>
          <w:kern w:val="0"/>
          <w:sz w:val="24"/>
          <w:szCs w:val="24"/>
        </w:rPr>
        <w:t>远程服务：(Spring配置)</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在本地服务的基础上，只需做简单配置，即可完成远程化：</w:t>
      </w:r>
    </w:p>
    <w:p w:rsidR="00B03E20" w:rsidRPr="00B03E20" w:rsidRDefault="00B03E20" w:rsidP="00B03E20">
      <w:pPr>
        <w:widowControl/>
        <w:numPr>
          <w:ilvl w:val="0"/>
          <w:numId w:val="1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将上面的local.xml配置拆分成两份，将服务定义部分放在服务提供方remote-provider.xml，将服务引用部分放在服务消费方remote-consumer.xml。</w:t>
      </w:r>
    </w:p>
    <w:p w:rsidR="00B03E20" w:rsidRPr="00B03E20" w:rsidRDefault="00B03E20" w:rsidP="00B03E20">
      <w:pPr>
        <w:widowControl/>
        <w:numPr>
          <w:ilvl w:val="0"/>
          <w:numId w:val="1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并在提供方增加暴露服务配置&lt;dubbo:service&gt;，在消费方增加引用服务配置&lt;dubbo:reference&gt;。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如下：</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remote-provider.xml</w:t>
      </w:r>
    </w:p>
    <w:tbl>
      <w:tblPr>
        <w:tblW w:w="0" w:type="auto"/>
        <w:tblCellSpacing w:w="0" w:type="dxa"/>
        <w:tblCellMar>
          <w:left w:w="0" w:type="dxa"/>
          <w:right w:w="0" w:type="dxa"/>
        </w:tblCellMar>
        <w:tblLook w:val="04A0"/>
      </w:tblPr>
      <w:tblGrid>
        <w:gridCol w:w="1188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w:t>
            </w:r>
            <w:r w:rsidRPr="00B03E20">
              <w:rPr>
                <w:rFonts w:ascii="宋体" w:eastAsia="宋体" w:hAnsi="宋体" w:cs="宋体"/>
                <w:kern w:val="0"/>
                <w:sz w:val="24"/>
                <w:szCs w:val="24"/>
              </w:rPr>
              <w:t xml:space="preserve"> </w:t>
            </w:r>
            <w:r w:rsidRPr="00B03E20">
              <w:rPr>
                <w:rFonts w:ascii="宋体" w:eastAsia="宋体" w:hAnsi="宋体" w:cs="宋体"/>
                <w:kern w:val="0"/>
                <w:sz w:val="24"/>
              </w:rPr>
              <w:t>id=“xxxService” class=“com.xxx.XxxServiceImpl” /&gt; &lt;!-- 和本地服务一样实现远程服务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interface=“com.xxx.XxxService” ref=“xxxService” /&gt; &lt;!-- 增加暴露远程服务配置 --&gt;</w:t>
            </w:r>
          </w:p>
        </w:tc>
      </w:tr>
    </w:tbl>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remote-consumer.xml</w:t>
      </w:r>
    </w:p>
    <w:tbl>
      <w:tblPr>
        <w:tblW w:w="0" w:type="auto"/>
        <w:tblCellSpacing w:w="0" w:type="dxa"/>
        <w:tblCellMar>
          <w:left w:w="0" w:type="dxa"/>
          <w:right w:w="0" w:type="dxa"/>
        </w:tblCellMar>
        <w:tblLook w:val="04A0"/>
      </w:tblPr>
      <w:tblGrid>
        <w:gridCol w:w="1200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id=“xxxService” interface=“com.xxx.XxxService” /&gt; &lt;!-- 增加引用远程服务配置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w:t>
            </w:r>
            <w:r w:rsidRPr="00B03E20">
              <w:rPr>
                <w:rFonts w:ascii="宋体" w:eastAsia="宋体" w:hAnsi="宋体" w:cs="宋体"/>
                <w:kern w:val="0"/>
                <w:sz w:val="24"/>
                <w:szCs w:val="24"/>
              </w:rPr>
              <w:t xml:space="preserve"> </w:t>
            </w:r>
            <w:r w:rsidRPr="00B03E20">
              <w:rPr>
                <w:rFonts w:ascii="宋体" w:eastAsia="宋体" w:hAnsi="宋体" w:cs="宋体"/>
                <w:kern w:val="0"/>
                <w:sz w:val="24"/>
              </w:rPr>
              <w:t>id=“xxxAction” class=“com.xxx.XxxAction”&gt; &lt;!-- 和本地服务一样使用远程服务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&lt;property</w:t>
            </w:r>
            <w:r w:rsidRPr="00B03E20">
              <w:rPr>
                <w:rFonts w:ascii="宋体" w:eastAsia="宋体" w:hAnsi="宋体" w:cs="宋体"/>
                <w:kern w:val="0"/>
                <w:sz w:val="24"/>
                <w:szCs w:val="24"/>
              </w:rPr>
              <w:t xml:space="preserve"> </w:t>
            </w:r>
            <w:r w:rsidRPr="00B03E20">
              <w:rPr>
                <w:rFonts w:ascii="宋体" w:eastAsia="宋体" w:hAnsi="宋体" w:cs="宋体"/>
                <w:kern w:val="0"/>
                <w:sz w:val="24"/>
              </w:rPr>
              <w:t>name=“xxxService” ref=“xxxService”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&lt;/bean&gt;</w:t>
            </w:r>
          </w:p>
        </w:tc>
      </w:tr>
    </w:tbl>
    <w:p w:rsidR="00B03E20" w:rsidRPr="00B03E20" w:rsidRDefault="00B03E20" w:rsidP="00B03E20">
      <w:pPr>
        <w:widowControl/>
        <w:spacing w:before="100" w:beforeAutospacing="1" w:after="100" w:afterAutospacing="1"/>
        <w:jc w:val="left"/>
        <w:outlineLvl w:val="1"/>
        <w:rPr>
          <w:rFonts w:ascii="宋体" w:eastAsia="宋体" w:hAnsi="宋体" w:cs="宋体"/>
          <w:b/>
          <w:bCs/>
          <w:kern w:val="0"/>
          <w:sz w:val="36"/>
          <w:szCs w:val="36"/>
        </w:rPr>
      </w:pPr>
      <w:bookmarkStart w:id="11" w:name="UserGuide-zh-快速启动"/>
      <w:bookmarkEnd w:id="11"/>
      <w:r w:rsidRPr="00B03E20">
        <w:rPr>
          <w:rFonts w:ascii="宋体" w:eastAsia="宋体" w:hAnsi="宋体" w:cs="宋体"/>
          <w:b/>
          <w:bCs/>
          <w:kern w:val="0"/>
          <w:sz w:val="36"/>
          <w:szCs w:val="36"/>
        </w:rPr>
        <w:lastRenderedPageBreak/>
        <w:t>快速启动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150" w:tooltip="Quick Start-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151" w:anchor="UserGuide-zh-%E5%BF%AB%E9%80%9F%E5%90%AF%E5%8A%A8"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5136"/>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5" name="图片 5"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Dubbo采用全Spring配置方式，透明化接入应用，对应用没有任何API侵入，只需用Spring加载Dubbo的配置即可，Dubbo基于Spring的Schema扩展进行加载。</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6" name="图片 6"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如果不想使用Spring配置，而希望通过API的方式进行调用（不推荐），请参见：</w:t>
            </w:r>
            <w:hyperlink r:id="rId153" w:anchor="UserGuide-zh-API%E9%85%8D%E7%BD%AE" w:history="1">
              <w:r w:rsidRPr="00B03E20">
                <w:rPr>
                  <w:rFonts w:ascii="宋体" w:eastAsia="宋体" w:hAnsi="宋体" w:cs="宋体"/>
                  <w:color w:val="0000FF"/>
                  <w:kern w:val="0"/>
                  <w:sz w:val="24"/>
                  <w:szCs w:val="24"/>
                  <w:u w:val="single"/>
                </w:rPr>
                <w:t>API配置</w:t>
              </w:r>
            </w:hyperlink>
            <w:r w:rsidRPr="00B03E20">
              <w:rPr>
                <w:rFonts w:ascii="宋体" w:eastAsia="宋体" w:hAnsi="宋体" w:cs="宋体"/>
                <w:kern w:val="0"/>
                <w:sz w:val="24"/>
                <w:szCs w:val="24"/>
              </w:rPr>
              <w:t xml:space="preserve"> (</w:t>
            </w:r>
            <w:hyperlink r:id="rId154" w:tooltip="API Confi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2" w:name="UserGuide-zh-服务提供者"/>
      <w:bookmarkEnd w:id="12"/>
      <w:r w:rsidRPr="00B03E20">
        <w:rPr>
          <w:rFonts w:ascii="宋体" w:eastAsia="宋体" w:hAnsi="宋体" w:cs="宋体"/>
          <w:b/>
          <w:bCs/>
          <w:kern w:val="0"/>
          <w:sz w:val="27"/>
          <w:szCs w:val="27"/>
        </w:rPr>
        <w:t>服务提供者</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155" w:anchor="UserGuide-zh-%E6%9C%8D%E5%8A%A1%E6%8F%90%E4%BE%9B%E8%80%85"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487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7" name="图片 7"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完整安装步骤，请参见：</w:t>
            </w:r>
            <w:hyperlink r:id="rId156" w:anchor="AdministratorGuide-zh-%E7%A4%BA%E4%BE%8B%E6%8F%90%E4%BE%9B%E8%80%85%E5%AE%89%E8%A3%85" w:history="1">
              <w:r w:rsidRPr="00B03E20">
                <w:rPr>
                  <w:rFonts w:ascii="宋体" w:eastAsia="宋体" w:hAnsi="宋体" w:cs="宋体"/>
                  <w:color w:val="0000FF"/>
                  <w:kern w:val="0"/>
                  <w:sz w:val="24"/>
                  <w:szCs w:val="24"/>
                  <w:u w:val="single"/>
                </w:rPr>
                <w:t>示例提供者安装</w:t>
              </w:r>
            </w:hyperlink>
            <w:r w:rsidRPr="00B03E20">
              <w:rPr>
                <w:rFonts w:ascii="宋体" w:eastAsia="宋体" w:hAnsi="宋体" w:cs="宋体"/>
                <w:kern w:val="0"/>
                <w:sz w:val="24"/>
                <w:szCs w:val="24"/>
              </w:rPr>
              <w:t xml:space="preserve"> (</w:t>
            </w:r>
            <w:hyperlink r:id="rId157" w:tooltip="Demo Provider Installation-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定义服务接口: (该接口需单独打包，在服务提供方和消费方共享)</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DemoService.java</w:t>
      </w:r>
    </w:p>
    <w:tbl>
      <w:tblPr>
        <w:tblW w:w="0" w:type="auto"/>
        <w:tblCellSpacing w:w="0" w:type="dxa"/>
        <w:tblCellMar>
          <w:left w:w="0" w:type="dxa"/>
          <w:right w:w="0" w:type="dxa"/>
        </w:tblCellMar>
        <w:tblLook w:val="04A0"/>
      </w:tblPr>
      <w:tblGrid>
        <w:gridCol w:w="444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package</w:t>
            </w:r>
            <w:r w:rsidRPr="00B03E20">
              <w:rPr>
                <w:rFonts w:ascii="宋体" w:eastAsia="宋体" w:hAnsi="宋体" w:cs="宋体"/>
                <w:kern w:val="0"/>
                <w:sz w:val="24"/>
                <w:szCs w:val="24"/>
              </w:rPr>
              <w:t xml:space="preserve"> </w:t>
            </w:r>
            <w:r w:rsidRPr="00B03E20">
              <w:rPr>
                <w:rFonts w:ascii="宋体" w:eastAsia="宋体" w:hAnsi="宋体" w:cs="宋体"/>
                <w:kern w:val="0"/>
                <w:sz w:val="24"/>
              </w:rPr>
              <w:t>com.alibaba.dubbo.demo;</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w:t>
            </w:r>
            <w:r w:rsidRPr="00B03E20">
              <w:rPr>
                <w:rFonts w:ascii="宋体" w:eastAsia="宋体" w:hAnsi="宋体" w:cs="宋体"/>
                <w:kern w:val="0"/>
                <w:sz w:val="24"/>
                <w:szCs w:val="24"/>
              </w:rPr>
              <w:t xml:space="preserve"> </w:t>
            </w:r>
            <w:r w:rsidRPr="00B03E20">
              <w:rPr>
                <w:rFonts w:ascii="宋体" w:eastAsia="宋体" w:hAnsi="宋体" w:cs="宋体"/>
                <w:kern w:val="0"/>
                <w:sz w:val="24"/>
              </w:rPr>
              <w:t>DemoService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String sayHello(String name);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在服务提供方实现接口：(对服务消费方隐藏实现)</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DemoServiceImpl.java</w:t>
      </w:r>
    </w:p>
    <w:tbl>
      <w:tblPr>
        <w:tblW w:w="0" w:type="auto"/>
        <w:tblCellSpacing w:w="0" w:type="dxa"/>
        <w:tblCellMar>
          <w:left w:w="0" w:type="dxa"/>
          <w:right w:w="0" w:type="dxa"/>
        </w:tblCellMar>
        <w:tblLook w:val="04A0"/>
      </w:tblPr>
      <w:tblGrid>
        <w:gridCol w:w="636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package</w:t>
            </w:r>
            <w:r w:rsidRPr="00B03E20">
              <w:rPr>
                <w:rFonts w:ascii="宋体" w:eastAsia="宋体" w:hAnsi="宋体" w:cs="宋体"/>
                <w:kern w:val="0"/>
                <w:sz w:val="24"/>
                <w:szCs w:val="24"/>
              </w:rPr>
              <w:t xml:space="preserve"> </w:t>
            </w:r>
            <w:r w:rsidRPr="00B03E20">
              <w:rPr>
                <w:rFonts w:ascii="宋体" w:eastAsia="宋体" w:hAnsi="宋体" w:cs="宋体"/>
                <w:kern w:val="0"/>
                <w:sz w:val="24"/>
              </w:rPr>
              <w:t>com.alibaba.dubbo.demo.provider;</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com.alibaba.dubbo.demo.DemoService;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class</w:t>
            </w:r>
            <w:r w:rsidRPr="00B03E20">
              <w:rPr>
                <w:rFonts w:ascii="宋体" w:eastAsia="宋体" w:hAnsi="宋体" w:cs="宋体"/>
                <w:kern w:val="0"/>
                <w:sz w:val="24"/>
                <w:szCs w:val="24"/>
              </w:rPr>
              <w:t xml:space="preserve"> </w:t>
            </w:r>
            <w:r w:rsidRPr="00B03E20">
              <w:rPr>
                <w:rFonts w:ascii="宋体" w:eastAsia="宋体" w:hAnsi="宋体" w:cs="宋体"/>
                <w:kern w:val="0"/>
                <w:sz w:val="24"/>
              </w:rPr>
              <w:t>DemoServiceImpl implements</w:t>
            </w:r>
            <w:r w:rsidRPr="00B03E20">
              <w:rPr>
                <w:rFonts w:ascii="宋体" w:eastAsia="宋体" w:hAnsi="宋体" w:cs="宋体"/>
                <w:kern w:val="0"/>
                <w:sz w:val="24"/>
                <w:szCs w:val="24"/>
              </w:rPr>
              <w:t xml:space="preserve"> </w:t>
            </w:r>
            <w:r w:rsidRPr="00B03E20">
              <w:rPr>
                <w:rFonts w:ascii="宋体" w:eastAsia="宋体" w:hAnsi="宋体" w:cs="宋体"/>
                <w:kern w:val="0"/>
                <w:sz w:val="24"/>
              </w:rPr>
              <w:t>DemoService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String sayHello(String name)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return</w:t>
            </w:r>
            <w:r w:rsidRPr="00B03E20">
              <w:rPr>
                <w:rFonts w:ascii="宋体" w:eastAsia="宋体" w:hAnsi="宋体" w:cs="宋体"/>
                <w:kern w:val="0"/>
                <w:sz w:val="24"/>
                <w:szCs w:val="24"/>
              </w:rPr>
              <w:t xml:space="preserve"> </w:t>
            </w:r>
            <w:r w:rsidRPr="00B03E20">
              <w:rPr>
                <w:rFonts w:ascii="宋体" w:eastAsia="宋体" w:hAnsi="宋体" w:cs="宋体"/>
                <w:kern w:val="0"/>
                <w:sz w:val="24"/>
              </w:rPr>
              <w:t>"Hello "</w:t>
            </w:r>
            <w:r w:rsidRPr="00B03E20">
              <w:rPr>
                <w:rFonts w:ascii="宋体" w:eastAsia="宋体" w:hAnsi="宋体" w:cs="宋体"/>
                <w:kern w:val="0"/>
                <w:sz w:val="24"/>
                <w:szCs w:val="24"/>
              </w:rPr>
              <w:t xml:space="preserve"> </w:t>
            </w:r>
            <w:r w:rsidRPr="00B03E20">
              <w:rPr>
                <w:rFonts w:ascii="宋体" w:eastAsia="宋体" w:hAnsi="宋体" w:cs="宋体"/>
                <w:kern w:val="0"/>
                <w:sz w:val="24"/>
              </w:rPr>
              <w:t>+ name;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用Spring配置声明暴露服务：</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provider.xml</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&lt;?xml</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w:t>
            </w:r>
            <w:r w:rsidRPr="00B03E20">
              <w:rPr>
                <w:rFonts w:ascii="宋体" w:eastAsia="宋体" w:hAnsi="宋体" w:cs="宋体"/>
                <w:kern w:val="0"/>
                <w:sz w:val="24"/>
                <w:szCs w:val="24"/>
              </w:rPr>
              <w:t xml:space="preserve"> </w:t>
            </w:r>
            <w:r w:rsidRPr="00B03E20">
              <w:rPr>
                <w:rFonts w:ascii="宋体" w:eastAsia="宋体" w:hAnsi="宋体" w:cs="宋体"/>
                <w:kern w:val="0"/>
                <w:sz w:val="24"/>
              </w:rPr>
              <w:t>encoding="UTF-8"?&gt;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w:t>
            </w:r>
            <w:r w:rsidRPr="00B03E20">
              <w:rPr>
                <w:rFonts w:ascii="宋体" w:eastAsia="宋体" w:hAnsi="宋体" w:cs="宋体"/>
                <w:kern w:val="0"/>
                <w:sz w:val="24"/>
                <w:szCs w:val="24"/>
              </w:rPr>
              <w:t xml:space="preserve"> </w:t>
            </w:r>
            <w:r w:rsidRPr="00B03E20">
              <w:rPr>
                <w:rFonts w:ascii="宋体" w:eastAsia="宋体" w:hAnsi="宋体" w:cs="宋体"/>
                <w:kern w:val="0"/>
                <w:sz w:val="24"/>
              </w:rPr>
              <w:t>xmlns="</w:t>
            </w:r>
            <w:hyperlink r:id="rId158" w:history="1">
              <w:r w:rsidRPr="00B03E20">
                <w:rPr>
                  <w:rFonts w:ascii="宋体" w:eastAsia="宋体" w:hAnsi="宋体" w:cs="宋体"/>
                  <w:color w:val="0000FF"/>
                  <w:kern w:val="0"/>
                  <w:sz w:val="24"/>
                  <w:szCs w:val="24"/>
                  <w:u w:val="single"/>
                </w:rPr>
                <w:t>http://www.springframework.org/schema/beans"</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xmlns:xsi="</w:t>
            </w:r>
            <w:hyperlink r:id="rId159" w:history="1">
              <w:r w:rsidRPr="00B03E20">
                <w:rPr>
                  <w:rFonts w:ascii="宋体" w:eastAsia="宋体" w:hAnsi="宋体" w:cs="宋体"/>
                  <w:color w:val="0000FF"/>
                  <w:kern w:val="0"/>
                  <w:sz w:val="24"/>
                  <w:szCs w:val="24"/>
                  <w:u w:val="single"/>
                </w:rPr>
                <w:t>http://www.w3.org/2001/XMLSchema-instance"</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xmlns:dubbo="</w:t>
            </w:r>
            <w:hyperlink r:id="rId160" w:history="1">
              <w:r w:rsidRPr="00B03E20">
                <w:rPr>
                  <w:rFonts w:ascii="宋体" w:eastAsia="宋体" w:hAnsi="宋体" w:cs="宋体"/>
                  <w:color w:val="0000FF"/>
                  <w:kern w:val="0"/>
                  <w:sz w:val="24"/>
                  <w:szCs w:val="24"/>
                  <w:u w:val="single"/>
                </w:rPr>
                <w:t>http://code.alibabatech.com/schema/dubbo"</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    xsi:schemaLocation="http://www.springframework.org/schema/beans        http://www.springframework.org/schema/beans/spring-beans.xsd        http://code.alibabatech.com/schema/dubbo        </w:t>
            </w:r>
            <w:hyperlink r:id="rId161" w:history="1">
              <w:r w:rsidRPr="00B03E20">
                <w:rPr>
                  <w:rFonts w:ascii="宋体" w:eastAsia="宋体" w:hAnsi="宋体" w:cs="宋体"/>
                  <w:color w:val="0000FF"/>
                  <w:kern w:val="0"/>
                  <w:sz w:val="24"/>
                  <w:szCs w:val="24"/>
                  <w:u w:val="single"/>
                </w:rPr>
                <w:t>http://code.alibabatech.com/schema/dubbo/dubbo.xsd"</w:t>
              </w:r>
            </w:hyperlink>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提供方应用信息，用于计算依赖关系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&lt;dubbo:application</w:t>
            </w:r>
            <w:r w:rsidRPr="00B03E20">
              <w:rPr>
                <w:rFonts w:ascii="宋体" w:eastAsia="宋体" w:hAnsi="宋体" w:cs="宋体"/>
                <w:kern w:val="0"/>
                <w:sz w:val="24"/>
                <w:szCs w:val="24"/>
              </w:rPr>
              <w:t xml:space="preserve"> </w:t>
            </w:r>
            <w:r w:rsidRPr="00B03E20">
              <w:rPr>
                <w:rFonts w:ascii="宋体" w:eastAsia="宋体" w:hAnsi="宋体" w:cs="宋体"/>
                <w:kern w:val="0"/>
                <w:sz w:val="24"/>
              </w:rPr>
              <w:t>name="hello-world-app"</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使用multicast广播注册中心暴露服务地址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address="multicast://224.5.6.7:1234"</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用dubbo协议在20880端口暴露服务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name="dubbo"</w:t>
            </w:r>
            <w:r w:rsidRPr="00B03E20">
              <w:rPr>
                <w:rFonts w:ascii="宋体" w:eastAsia="宋体" w:hAnsi="宋体" w:cs="宋体"/>
                <w:kern w:val="0"/>
                <w:sz w:val="24"/>
                <w:szCs w:val="24"/>
              </w:rPr>
              <w:t xml:space="preserve"> </w:t>
            </w:r>
            <w:r w:rsidRPr="00B03E20">
              <w:rPr>
                <w:rFonts w:ascii="宋体" w:eastAsia="宋体" w:hAnsi="宋体" w:cs="宋体"/>
                <w:kern w:val="0"/>
                <w:sz w:val="24"/>
              </w:rPr>
              <w:t>port="20880"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声明需要暴露的服务接口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interface="com.alibaba.dubbo.demo.DemoService"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ref="demoService"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和本地bean一样实现服务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    &lt;bean</w:t>
            </w:r>
            <w:r w:rsidRPr="00B03E20">
              <w:rPr>
                <w:rFonts w:ascii="宋体" w:eastAsia="宋体" w:hAnsi="宋体" w:cs="宋体"/>
                <w:kern w:val="0"/>
                <w:sz w:val="24"/>
                <w:szCs w:val="24"/>
              </w:rPr>
              <w:t xml:space="preserve"> </w:t>
            </w:r>
            <w:r w:rsidRPr="00B03E20">
              <w:rPr>
                <w:rFonts w:ascii="宋体" w:eastAsia="宋体" w:hAnsi="宋体" w:cs="宋体"/>
                <w:kern w:val="0"/>
                <w:sz w:val="24"/>
              </w:rPr>
              <w:t>id="demoService"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class="com.alibaba.dubbo.demo.provider.DemoServiceImpl"</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加载Spring配置：</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Provider.java</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org.springframework.context.support.ClassPathXmlApplicationContext;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class</w:t>
            </w:r>
            <w:r w:rsidRPr="00B03E20">
              <w:rPr>
                <w:rFonts w:ascii="宋体" w:eastAsia="宋体" w:hAnsi="宋体" w:cs="宋体"/>
                <w:kern w:val="0"/>
                <w:sz w:val="24"/>
                <w:szCs w:val="24"/>
              </w:rPr>
              <w:t xml:space="preserve"> </w:t>
            </w:r>
            <w:r w:rsidRPr="00B03E20">
              <w:rPr>
                <w:rFonts w:ascii="宋体" w:eastAsia="宋体" w:hAnsi="宋体" w:cs="宋体"/>
                <w:kern w:val="0"/>
                <w:sz w:val="24"/>
              </w:rPr>
              <w:t>Provider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static</w:t>
            </w:r>
            <w:r w:rsidRPr="00B03E20">
              <w:rPr>
                <w:rFonts w:ascii="宋体" w:eastAsia="宋体" w:hAnsi="宋体" w:cs="宋体"/>
                <w:kern w:val="0"/>
                <w:sz w:val="24"/>
                <w:szCs w:val="24"/>
              </w:rPr>
              <w:t xml:space="preserve"> </w:t>
            </w:r>
            <w:r w:rsidRPr="00B03E20">
              <w:rPr>
                <w:rFonts w:ascii="宋体" w:eastAsia="宋体" w:hAnsi="宋体" w:cs="宋体"/>
                <w:kern w:val="0"/>
                <w:sz w:val="24"/>
              </w:rPr>
              <w:t>void</w:t>
            </w:r>
            <w:r w:rsidRPr="00B03E20">
              <w:rPr>
                <w:rFonts w:ascii="宋体" w:eastAsia="宋体" w:hAnsi="宋体" w:cs="宋体"/>
                <w:kern w:val="0"/>
                <w:sz w:val="24"/>
                <w:szCs w:val="24"/>
              </w:rPr>
              <w:t xml:space="preserve"> </w:t>
            </w:r>
            <w:r w:rsidRPr="00B03E20">
              <w:rPr>
                <w:rFonts w:ascii="宋体" w:eastAsia="宋体" w:hAnsi="宋体" w:cs="宋体"/>
                <w:kern w:val="0"/>
                <w:sz w:val="24"/>
              </w:rPr>
              <w:t>main(String[] args) throws</w:t>
            </w:r>
            <w:r w:rsidRPr="00B03E20">
              <w:rPr>
                <w:rFonts w:ascii="宋体" w:eastAsia="宋体" w:hAnsi="宋体" w:cs="宋体"/>
                <w:kern w:val="0"/>
                <w:sz w:val="24"/>
                <w:szCs w:val="24"/>
              </w:rPr>
              <w:t xml:space="preserve"> </w:t>
            </w:r>
            <w:r w:rsidRPr="00B03E20">
              <w:rPr>
                <w:rFonts w:ascii="宋体" w:eastAsia="宋体" w:hAnsi="宋体" w:cs="宋体"/>
                <w:kern w:val="0"/>
                <w:sz w:val="24"/>
              </w:rPr>
              <w:t>Exception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ClassPathXmlApplicationContext context = new</w:t>
            </w:r>
            <w:r w:rsidRPr="00B03E20">
              <w:rPr>
                <w:rFonts w:ascii="宋体" w:eastAsia="宋体" w:hAnsi="宋体" w:cs="宋体"/>
                <w:kern w:val="0"/>
                <w:sz w:val="24"/>
                <w:szCs w:val="24"/>
              </w:rPr>
              <w:t xml:space="preserve"> </w:t>
            </w:r>
            <w:r w:rsidRPr="00B03E20">
              <w:rPr>
                <w:rFonts w:ascii="宋体" w:eastAsia="宋体" w:hAnsi="宋体" w:cs="宋体"/>
                <w:kern w:val="0"/>
                <w:sz w:val="24"/>
              </w:rPr>
              <w:t>ClassPathXmlApplicationContext(new</w:t>
            </w:r>
            <w:r w:rsidRPr="00B03E20">
              <w:rPr>
                <w:rFonts w:ascii="宋体" w:eastAsia="宋体" w:hAnsi="宋体" w:cs="宋体"/>
                <w:kern w:val="0"/>
                <w:sz w:val="24"/>
                <w:szCs w:val="24"/>
              </w:rPr>
              <w:t xml:space="preserve"> </w:t>
            </w:r>
            <w:r w:rsidRPr="00B03E20">
              <w:rPr>
                <w:rFonts w:ascii="宋体" w:eastAsia="宋体" w:hAnsi="宋体" w:cs="宋体"/>
                <w:kern w:val="0"/>
                <w:sz w:val="24"/>
              </w:rPr>
              <w:t>String[] {"</w:t>
            </w:r>
            <w:hyperlink r:id="rId162" w:history="1">
              <w:r w:rsidRPr="00B03E20">
                <w:rPr>
                  <w:rFonts w:ascii="宋体" w:eastAsia="宋体" w:hAnsi="宋体" w:cs="宋体"/>
                  <w:color w:val="0000FF"/>
                  <w:kern w:val="0"/>
                  <w:sz w:val="24"/>
                  <w:szCs w:val="24"/>
                  <w:u w:val="single"/>
                </w:rPr>
                <w:t>http://10.20.160.198/wiki/display/dubbo/provider.xml"</w:t>
              </w:r>
            </w:hyperlink>
            <w:r w:rsidRPr="00B03E20">
              <w:rPr>
                <w:rFonts w:ascii="宋体" w:eastAsia="宋体" w:hAnsi="宋体" w:cs="宋体"/>
                <w:kern w:val="0"/>
                <w:sz w:val="24"/>
              </w:rPr>
              <w: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context.start();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System.in.read(); // 按任意键退出</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3" w:name="UserGuide-zh-服务消费者"/>
      <w:bookmarkEnd w:id="13"/>
      <w:r w:rsidRPr="00B03E20">
        <w:rPr>
          <w:rFonts w:ascii="宋体" w:eastAsia="宋体" w:hAnsi="宋体" w:cs="宋体"/>
          <w:b/>
          <w:bCs/>
          <w:kern w:val="0"/>
          <w:sz w:val="27"/>
          <w:szCs w:val="27"/>
        </w:rPr>
        <w:t>服务消费者</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163" w:anchor="UserGuide-zh-%E6%9C%8D%E5%8A%A1%E6%B6%88%E8%B4%B9%E8%80%85"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487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8" name="图片 8"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完整安装步骤，请参见：</w:t>
            </w:r>
            <w:hyperlink r:id="rId164" w:anchor="AdministratorGuide-zh-%E7%A4%BA%E4%BE%8B%E6%B6%88%E8%B4%B9%E8%80%85%E5%AE%89%E8%A3%85" w:history="1">
              <w:r w:rsidRPr="00B03E20">
                <w:rPr>
                  <w:rFonts w:ascii="宋体" w:eastAsia="宋体" w:hAnsi="宋体" w:cs="宋体"/>
                  <w:color w:val="0000FF"/>
                  <w:kern w:val="0"/>
                  <w:sz w:val="24"/>
                  <w:szCs w:val="24"/>
                  <w:u w:val="single"/>
                </w:rPr>
                <w:t>示例消费者安装</w:t>
              </w:r>
            </w:hyperlink>
            <w:r w:rsidRPr="00B03E20">
              <w:rPr>
                <w:rFonts w:ascii="宋体" w:eastAsia="宋体" w:hAnsi="宋体" w:cs="宋体"/>
                <w:kern w:val="0"/>
                <w:sz w:val="24"/>
                <w:szCs w:val="24"/>
              </w:rPr>
              <w:t xml:space="preserve"> (</w:t>
            </w:r>
            <w:hyperlink r:id="rId165" w:tooltip="Demo Consumer Installation-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通过Spring配置引用远程服务：</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consumer.xml</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&lt;?xml</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w:t>
            </w:r>
            <w:r w:rsidRPr="00B03E20">
              <w:rPr>
                <w:rFonts w:ascii="宋体" w:eastAsia="宋体" w:hAnsi="宋体" w:cs="宋体"/>
                <w:kern w:val="0"/>
                <w:sz w:val="24"/>
                <w:szCs w:val="24"/>
              </w:rPr>
              <w:t xml:space="preserve"> </w:t>
            </w:r>
            <w:r w:rsidRPr="00B03E20">
              <w:rPr>
                <w:rFonts w:ascii="宋体" w:eastAsia="宋体" w:hAnsi="宋体" w:cs="宋体"/>
                <w:kern w:val="0"/>
                <w:sz w:val="24"/>
              </w:rPr>
              <w:t>encoding="UTF-8"?&gt;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w:t>
            </w:r>
            <w:r w:rsidRPr="00B03E20">
              <w:rPr>
                <w:rFonts w:ascii="宋体" w:eastAsia="宋体" w:hAnsi="宋体" w:cs="宋体"/>
                <w:kern w:val="0"/>
                <w:sz w:val="24"/>
                <w:szCs w:val="24"/>
              </w:rPr>
              <w:t xml:space="preserve"> </w:t>
            </w:r>
            <w:r w:rsidRPr="00B03E20">
              <w:rPr>
                <w:rFonts w:ascii="宋体" w:eastAsia="宋体" w:hAnsi="宋体" w:cs="宋体"/>
                <w:kern w:val="0"/>
                <w:sz w:val="24"/>
              </w:rPr>
              <w:t>xmlns="</w:t>
            </w:r>
            <w:hyperlink r:id="rId166" w:history="1">
              <w:r w:rsidRPr="00B03E20">
                <w:rPr>
                  <w:rFonts w:ascii="宋体" w:eastAsia="宋体" w:hAnsi="宋体" w:cs="宋体"/>
                  <w:color w:val="0000FF"/>
                  <w:kern w:val="0"/>
                  <w:sz w:val="24"/>
                  <w:szCs w:val="24"/>
                  <w:u w:val="single"/>
                </w:rPr>
                <w:t>http://www.springframework.org/schema/beans"</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    xmlns:xsi="</w:t>
            </w:r>
            <w:hyperlink r:id="rId167" w:history="1">
              <w:r w:rsidRPr="00B03E20">
                <w:rPr>
                  <w:rFonts w:ascii="宋体" w:eastAsia="宋体" w:hAnsi="宋体" w:cs="宋体"/>
                  <w:color w:val="0000FF"/>
                  <w:kern w:val="0"/>
                  <w:sz w:val="24"/>
                  <w:szCs w:val="24"/>
                  <w:u w:val="single"/>
                </w:rPr>
                <w:t>http://www.w3.org/2001/XMLSchema-instance"</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xmlns:dubbo="</w:t>
            </w:r>
            <w:hyperlink r:id="rId168" w:history="1">
              <w:r w:rsidRPr="00B03E20">
                <w:rPr>
                  <w:rFonts w:ascii="宋体" w:eastAsia="宋体" w:hAnsi="宋体" w:cs="宋体"/>
                  <w:color w:val="0000FF"/>
                  <w:kern w:val="0"/>
                  <w:sz w:val="24"/>
                  <w:szCs w:val="24"/>
                  <w:u w:val="single"/>
                </w:rPr>
                <w:t>http://code.alibabatech.com/schema/dubbo"</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    xsi:schemaLocation="http://www.springframework.org/schema/beans        http://www.springframework.org/schema/beans/spring-beans.xsd        http://code.alibabatech.com/schema/dubbo        </w:t>
            </w:r>
            <w:hyperlink r:id="rId169" w:history="1">
              <w:r w:rsidRPr="00B03E20">
                <w:rPr>
                  <w:rFonts w:ascii="宋体" w:eastAsia="宋体" w:hAnsi="宋体" w:cs="宋体"/>
                  <w:color w:val="0000FF"/>
                  <w:kern w:val="0"/>
                  <w:sz w:val="24"/>
                  <w:szCs w:val="24"/>
                  <w:u w:val="single"/>
                </w:rPr>
                <w:t>http://code.alibabatech.com/schema/dubbo/dubbo.xsd"</w:t>
              </w:r>
            </w:hyperlink>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消费方应用名，用于计算依赖关系，不是匹配条件，不要与提供方一样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&lt;dubbo:application</w:t>
            </w:r>
            <w:r w:rsidRPr="00B03E20">
              <w:rPr>
                <w:rFonts w:ascii="宋体" w:eastAsia="宋体" w:hAnsi="宋体" w:cs="宋体"/>
                <w:kern w:val="0"/>
                <w:sz w:val="24"/>
                <w:szCs w:val="24"/>
              </w:rPr>
              <w:t xml:space="preserve"> </w:t>
            </w:r>
            <w:r w:rsidRPr="00B03E20">
              <w:rPr>
                <w:rFonts w:ascii="宋体" w:eastAsia="宋体" w:hAnsi="宋体" w:cs="宋体"/>
                <w:kern w:val="0"/>
                <w:sz w:val="24"/>
              </w:rPr>
              <w:t>name="consumer-of-helloworld-app"</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使用multicast广播注册中心暴露发现服务地址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address="multicast://224.5.6.7:1234"</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生成远程服务代理，可以和本地bean一样使用demoService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id="demoService"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interface="com.alibaba.dubbo.demo.DemoService"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加载Spring配置，并调用远程服务：(也可以使用IoC注入)</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Consumer.java</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org.springframework.context.support.ClassPathXmlApplicationContext;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com.alibaba.dubbo.demo.DemoService;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class</w:t>
            </w:r>
            <w:r w:rsidRPr="00B03E20">
              <w:rPr>
                <w:rFonts w:ascii="宋体" w:eastAsia="宋体" w:hAnsi="宋体" w:cs="宋体"/>
                <w:kern w:val="0"/>
                <w:sz w:val="24"/>
                <w:szCs w:val="24"/>
              </w:rPr>
              <w:t xml:space="preserve"> </w:t>
            </w:r>
            <w:r w:rsidRPr="00B03E20">
              <w:rPr>
                <w:rFonts w:ascii="宋体" w:eastAsia="宋体" w:hAnsi="宋体" w:cs="宋体"/>
                <w:kern w:val="0"/>
                <w:sz w:val="24"/>
              </w:rPr>
              <w:t>Consumer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static</w:t>
            </w:r>
            <w:r w:rsidRPr="00B03E20">
              <w:rPr>
                <w:rFonts w:ascii="宋体" w:eastAsia="宋体" w:hAnsi="宋体" w:cs="宋体"/>
                <w:kern w:val="0"/>
                <w:sz w:val="24"/>
                <w:szCs w:val="24"/>
              </w:rPr>
              <w:t xml:space="preserve"> </w:t>
            </w:r>
            <w:r w:rsidRPr="00B03E20">
              <w:rPr>
                <w:rFonts w:ascii="宋体" w:eastAsia="宋体" w:hAnsi="宋体" w:cs="宋体"/>
                <w:kern w:val="0"/>
                <w:sz w:val="24"/>
              </w:rPr>
              <w:t>void</w:t>
            </w:r>
            <w:r w:rsidRPr="00B03E20">
              <w:rPr>
                <w:rFonts w:ascii="宋体" w:eastAsia="宋体" w:hAnsi="宋体" w:cs="宋体"/>
                <w:kern w:val="0"/>
                <w:sz w:val="24"/>
                <w:szCs w:val="24"/>
              </w:rPr>
              <w:t xml:space="preserve"> </w:t>
            </w:r>
            <w:r w:rsidRPr="00B03E20">
              <w:rPr>
                <w:rFonts w:ascii="宋体" w:eastAsia="宋体" w:hAnsi="宋体" w:cs="宋体"/>
                <w:kern w:val="0"/>
                <w:sz w:val="24"/>
              </w:rPr>
              <w:t>main(String[] args) throws</w:t>
            </w:r>
            <w:r w:rsidRPr="00B03E20">
              <w:rPr>
                <w:rFonts w:ascii="宋体" w:eastAsia="宋体" w:hAnsi="宋体" w:cs="宋体"/>
                <w:kern w:val="0"/>
                <w:sz w:val="24"/>
                <w:szCs w:val="24"/>
              </w:rPr>
              <w:t xml:space="preserve"> </w:t>
            </w:r>
            <w:r w:rsidRPr="00B03E20">
              <w:rPr>
                <w:rFonts w:ascii="宋体" w:eastAsia="宋体" w:hAnsi="宋体" w:cs="宋体"/>
                <w:kern w:val="0"/>
                <w:sz w:val="24"/>
              </w:rPr>
              <w:t>Exception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ClassPathXmlApplicationContext context = new</w:t>
            </w:r>
            <w:r w:rsidRPr="00B03E20">
              <w:rPr>
                <w:rFonts w:ascii="宋体" w:eastAsia="宋体" w:hAnsi="宋体" w:cs="宋体"/>
                <w:kern w:val="0"/>
                <w:sz w:val="24"/>
                <w:szCs w:val="24"/>
              </w:rPr>
              <w:t xml:space="preserve"> </w:t>
            </w:r>
            <w:r w:rsidRPr="00B03E20">
              <w:rPr>
                <w:rFonts w:ascii="宋体" w:eastAsia="宋体" w:hAnsi="宋体" w:cs="宋体"/>
                <w:kern w:val="0"/>
                <w:sz w:val="24"/>
              </w:rPr>
              <w:t>ClassPathXmlApplicationContext(new</w:t>
            </w:r>
            <w:r w:rsidRPr="00B03E20">
              <w:rPr>
                <w:rFonts w:ascii="宋体" w:eastAsia="宋体" w:hAnsi="宋体" w:cs="宋体"/>
                <w:kern w:val="0"/>
                <w:sz w:val="24"/>
                <w:szCs w:val="24"/>
              </w:rPr>
              <w:t xml:space="preserve"> </w:t>
            </w:r>
            <w:r w:rsidRPr="00B03E20">
              <w:rPr>
                <w:rFonts w:ascii="宋体" w:eastAsia="宋体" w:hAnsi="宋体" w:cs="宋体"/>
                <w:kern w:val="0"/>
                <w:sz w:val="24"/>
              </w:rPr>
              <w:t>String[] {"</w:t>
            </w:r>
            <w:hyperlink r:id="rId170" w:history="1">
              <w:r w:rsidRPr="00B03E20">
                <w:rPr>
                  <w:rFonts w:ascii="宋体" w:eastAsia="宋体" w:hAnsi="宋体" w:cs="宋体"/>
                  <w:color w:val="0000FF"/>
                  <w:kern w:val="0"/>
                  <w:sz w:val="24"/>
                  <w:szCs w:val="24"/>
                  <w:u w:val="single"/>
                </w:rPr>
                <w:t>http://10.20.160.198/wiki/display/dubbo/consumer.xml"</w:t>
              </w:r>
            </w:hyperlink>
            <w:r w:rsidRPr="00B03E20">
              <w:rPr>
                <w:rFonts w:ascii="宋体" w:eastAsia="宋体" w:hAnsi="宋体" w:cs="宋体"/>
                <w:kern w:val="0"/>
                <w:sz w:val="24"/>
              </w:rPr>
              <w: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context.start();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DemoService demoService = (DemoService)context.getBean("demoService"); // 获取远程服务代理</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String hello = demoService.sayHello("world"); // 执行远程方法</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        System.out.println( hello ); // 显示调用结果</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outlineLvl w:val="1"/>
        <w:rPr>
          <w:rFonts w:ascii="宋体" w:eastAsia="宋体" w:hAnsi="宋体" w:cs="宋体"/>
          <w:b/>
          <w:bCs/>
          <w:kern w:val="0"/>
          <w:sz w:val="36"/>
          <w:szCs w:val="36"/>
        </w:rPr>
      </w:pPr>
      <w:bookmarkStart w:id="14" w:name="UserGuide-zh-依赖"/>
      <w:bookmarkEnd w:id="14"/>
      <w:r w:rsidRPr="00B03E20">
        <w:rPr>
          <w:rFonts w:ascii="宋体" w:eastAsia="宋体" w:hAnsi="宋体" w:cs="宋体"/>
          <w:b/>
          <w:bCs/>
          <w:kern w:val="0"/>
          <w:sz w:val="36"/>
          <w:szCs w:val="36"/>
        </w:rPr>
        <w:lastRenderedPageBreak/>
        <w:t>依赖</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171" w:tooltip="Dependencies-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172" w:anchor="UserGuide-zh-%E4%BE%9D%E8%B5%96"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5" w:name="UserGuide-zh-必需依赖"/>
      <w:bookmarkEnd w:id="15"/>
      <w:r w:rsidRPr="00B03E20">
        <w:rPr>
          <w:rFonts w:ascii="宋体" w:eastAsia="宋体" w:hAnsi="宋体" w:cs="宋体"/>
          <w:b/>
          <w:bCs/>
          <w:kern w:val="0"/>
          <w:sz w:val="27"/>
          <w:szCs w:val="27"/>
        </w:rPr>
        <w:t>必需依赖</w:t>
      </w:r>
    </w:p>
    <w:p w:rsidR="00B03E20" w:rsidRPr="00B03E20" w:rsidRDefault="00B03E20" w:rsidP="00B03E20">
      <w:pPr>
        <w:widowControl/>
        <w:numPr>
          <w:ilvl w:val="0"/>
          <w:numId w:val="1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JDK1.5+</w:t>
      </w:r>
    </w:p>
    <w:tbl>
      <w:tblPr>
        <w:tblW w:w="0" w:type="auto"/>
        <w:tblCellSpacing w:w="15" w:type="dxa"/>
        <w:tblCellMar>
          <w:top w:w="15" w:type="dxa"/>
          <w:left w:w="15" w:type="dxa"/>
          <w:bottom w:w="15" w:type="dxa"/>
          <w:right w:w="15" w:type="dxa"/>
        </w:tblCellMar>
        <w:tblLook w:val="04A0"/>
      </w:tblPr>
      <w:tblGrid>
        <w:gridCol w:w="352"/>
        <w:gridCol w:w="985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9" name="图片 9"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理论上Dubbo可以只依赖JDK，不依赖于任何三方库运行，只需配置使用JDK相关实现策略。</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6" w:name="UserGuide-zh-缺省依赖"/>
      <w:bookmarkEnd w:id="16"/>
      <w:r w:rsidRPr="00B03E20">
        <w:rPr>
          <w:rFonts w:ascii="宋体" w:eastAsia="宋体" w:hAnsi="宋体" w:cs="宋体"/>
          <w:b/>
          <w:bCs/>
          <w:kern w:val="0"/>
          <w:sz w:val="27"/>
          <w:szCs w:val="27"/>
        </w:rPr>
        <w:t>缺省依赖</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通过mvn dependency:tree &gt; dep.log命令分析，Dubbo缺省依赖以下三方库：</w:t>
      </w:r>
    </w:p>
    <w:tbl>
      <w:tblPr>
        <w:tblW w:w="0" w:type="auto"/>
        <w:tblCellSpacing w:w="0" w:type="dxa"/>
        <w:tblCellMar>
          <w:left w:w="0" w:type="dxa"/>
          <w:right w:w="0" w:type="dxa"/>
        </w:tblCellMar>
        <w:tblLook w:val="04A0"/>
      </w:tblPr>
      <w:tblGrid>
        <w:gridCol w:w="768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[INFO] +- com.alibaba:dubbo:jar:2.1.2:compile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[INFO] |  +- log4j:log4j:jar:1.2.16:compile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[INFO] |  +- org.javassist:javassist:jar:3.15.0-GA:compile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[INFO] |  +- org.springframework:spring:jar:2.5.6.SEC03:compile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[INFO] |  +- commons-logging:commons-logging:jar:1.1.1:compile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[INFO] |  \- org.jboss.netty:netty:jar:3.2.5.Final:compile</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这里所有依赖都是换照Dubbo缺省配置选的，这些缺省值是基于稳定性和性能考虑的。</w:t>
      </w:r>
    </w:p>
    <w:p w:rsidR="00B03E20" w:rsidRPr="00B03E20" w:rsidRDefault="00B03E20" w:rsidP="00B03E20">
      <w:pPr>
        <w:widowControl/>
        <w:numPr>
          <w:ilvl w:val="0"/>
          <w:numId w:val="1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log4j.jar和commons-logging.jar日志输出包。 </w:t>
      </w:r>
    </w:p>
    <w:p w:rsidR="00B03E20" w:rsidRPr="00B03E20" w:rsidRDefault="00B03E20" w:rsidP="00B03E20">
      <w:pPr>
        <w:widowControl/>
        <w:numPr>
          <w:ilvl w:val="1"/>
          <w:numId w:val="1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可以直接去掉，dubbo本身的日志会自动切换为JDK的java.util.logging输出。</w:t>
      </w:r>
    </w:p>
    <w:p w:rsidR="00B03E20" w:rsidRPr="00B03E20" w:rsidRDefault="00B03E20" w:rsidP="00B03E20">
      <w:pPr>
        <w:widowControl/>
        <w:numPr>
          <w:ilvl w:val="1"/>
          <w:numId w:val="1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但如果其它三方库比如spring.jar间接依赖commons-logging，则不能去掉。</w:t>
      </w:r>
    </w:p>
    <w:p w:rsidR="00B03E20" w:rsidRPr="00B03E20" w:rsidRDefault="00B03E20" w:rsidP="00B03E20">
      <w:pPr>
        <w:widowControl/>
        <w:numPr>
          <w:ilvl w:val="0"/>
          <w:numId w:val="1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javassist.jar 字节码生成。 </w:t>
      </w:r>
    </w:p>
    <w:p w:rsidR="00B03E20" w:rsidRPr="00B03E20" w:rsidRDefault="00B03E20" w:rsidP="00B03E20">
      <w:pPr>
        <w:widowControl/>
        <w:numPr>
          <w:ilvl w:val="1"/>
          <w:numId w:val="1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如果&lt;dubbo:provider proxy="jdk" /&gt;或&lt;dubbo:consumer proxy="jdk" /&gt;，以及&lt;dubbo:application compiler="jdk" /&gt;，则不需要。</w:t>
      </w:r>
    </w:p>
    <w:p w:rsidR="00B03E20" w:rsidRPr="00B03E20" w:rsidRDefault="00B03E20" w:rsidP="00B03E20">
      <w:pPr>
        <w:widowControl/>
        <w:numPr>
          <w:ilvl w:val="0"/>
          <w:numId w:val="1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spring.jar 配置解析。 </w:t>
      </w:r>
    </w:p>
    <w:p w:rsidR="00B03E20" w:rsidRPr="00B03E20" w:rsidRDefault="00B03E20" w:rsidP="00B03E20">
      <w:pPr>
        <w:widowControl/>
        <w:numPr>
          <w:ilvl w:val="1"/>
          <w:numId w:val="1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如果用ServiceConfig和ReferenceConfig的API调用，则不需要。</w:t>
      </w:r>
    </w:p>
    <w:p w:rsidR="00B03E20" w:rsidRPr="00B03E20" w:rsidRDefault="00B03E20" w:rsidP="00B03E20">
      <w:pPr>
        <w:widowControl/>
        <w:numPr>
          <w:ilvl w:val="0"/>
          <w:numId w:val="1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netty.jar 网络传输。 </w:t>
      </w:r>
    </w:p>
    <w:p w:rsidR="00B03E20" w:rsidRPr="00B03E20" w:rsidRDefault="00B03E20" w:rsidP="00B03E20">
      <w:pPr>
        <w:widowControl/>
        <w:numPr>
          <w:ilvl w:val="1"/>
          <w:numId w:val="1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如果&lt;dubbo:protocol server="mina"/&gt;或&lt;dubbo:protocol server="grizzly"/&gt;，则换成mina.jar或grizzly.jar。</w:t>
      </w:r>
    </w:p>
    <w:p w:rsidR="00B03E20" w:rsidRPr="00B03E20" w:rsidRDefault="00B03E20" w:rsidP="00B03E20">
      <w:pPr>
        <w:widowControl/>
        <w:numPr>
          <w:ilvl w:val="1"/>
          <w:numId w:val="1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如果&lt;protocol name="rmi"/&gt;，则不需要。</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7" w:name="UserGuide-zh-可选依赖"/>
      <w:bookmarkEnd w:id="17"/>
      <w:r w:rsidRPr="00B03E20">
        <w:rPr>
          <w:rFonts w:ascii="宋体" w:eastAsia="宋体" w:hAnsi="宋体" w:cs="宋体"/>
          <w:b/>
          <w:bCs/>
          <w:kern w:val="0"/>
          <w:sz w:val="27"/>
          <w:szCs w:val="27"/>
        </w:rPr>
        <w:t>可选依赖</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以下依赖，在主动配置使用相应实现策略时用到，需自行加入依赖。</w:t>
      </w:r>
    </w:p>
    <w:p w:rsidR="00B03E20" w:rsidRPr="00B03E20" w:rsidRDefault="00B03E20" w:rsidP="00B03E20">
      <w:pPr>
        <w:widowControl/>
        <w:numPr>
          <w:ilvl w:val="0"/>
          <w:numId w:val="1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mina: 1.1.7</w:t>
      </w:r>
    </w:p>
    <w:p w:rsidR="00B03E20" w:rsidRPr="00B03E20" w:rsidRDefault="00B03E20" w:rsidP="00B03E20">
      <w:pPr>
        <w:widowControl/>
        <w:numPr>
          <w:ilvl w:val="0"/>
          <w:numId w:val="1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grizzly: 2.1.4</w:t>
      </w:r>
    </w:p>
    <w:p w:rsidR="00B03E20" w:rsidRPr="00B03E20" w:rsidRDefault="00B03E20" w:rsidP="00B03E20">
      <w:pPr>
        <w:widowControl/>
        <w:numPr>
          <w:ilvl w:val="0"/>
          <w:numId w:val="1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httpclient: 4.1.2</w:t>
      </w:r>
    </w:p>
    <w:p w:rsidR="00B03E20" w:rsidRPr="00B03E20" w:rsidRDefault="00B03E20" w:rsidP="00B03E20">
      <w:pPr>
        <w:widowControl/>
        <w:numPr>
          <w:ilvl w:val="0"/>
          <w:numId w:val="1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hessian_lite: 3.2.1-fixed</w:t>
      </w:r>
    </w:p>
    <w:p w:rsidR="00B03E20" w:rsidRPr="00B03E20" w:rsidRDefault="00B03E20" w:rsidP="00B03E20">
      <w:pPr>
        <w:widowControl/>
        <w:numPr>
          <w:ilvl w:val="0"/>
          <w:numId w:val="1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xstream: 1.4.1</w:t>
      </w:r>
    </w:p>
    <w:p w:rsidR="00B03E20" w:rsidRPr="00B03E20" w:rsidRDefault="00B03E20" w:rsidP="00B03E20">
      <w:pPr>
        <w:widowControl/>
        <w:numPr>
          <w:ilvl w:val="0"/>
          <w:numId w:val="1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fastjson: 1.1.8</w:t>
      </w:r>
    </w:p>
    <w:p w:rsidR="00B03E20" w:rsidRPr="00B03E20" w:rsidRDefault="00B03E20" w:rsidP="00B03E20">
      <w:pPr>
        <w:widowControl/>
        <w:numPr>
          <w:ilvl w:val="0"/>
          <w:numId w:val="1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zookeeper: 3.3.3</w:t>
      </w:r>
    </w:p>
    <w:p w:rsidR="00B03E20" w:rsidRPr="00B03E20" w:rsidRDefault="00B03E20" w:rsidP="00B03E20">
      <w:pPr>
        <w:widowControl/>
        <w:numPr>
          <w:ilvl w:val="0"/>
          <w:numId w:val="1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jedis: 2.0.0</w:t>
      </w:r>
    </w:p>
    <w:p w:rsidR="00B03E20" w:rsidRPr="00B03E20" w:rsidRDefault="00B03E20" w:rsidP="00B03E20">
      <w:pPr>
        <w:widowControl/>
        <w:numPr>
          <w:ilvl w:val="0"/>
          <w:numId w:val="1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xmemcached: 1.3.6</w:t>
      </w:r>
    </w:p>
    <w:p w:rsidR="00B03E20" w:rsidRPr="00B03E20" w:rsidRDefault="00B03E20" w:rsidP="00B03E20">
      <w:pPr>
        <w:widowControl/>
        <w:numPr>
          <w:ilvl w:val="0"/>
          <w:numId w:val="1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jfreechart: 1.0.13</w:t>
      </w:r>
    </w:p>
    <w:p w:rsidR="00B03E20" w:rsidRPr="00B03E20" w:rsidRDefault="00B03E20" w:rsidP="00B03E20">
      <w:pPr>
        <w:widowControl/>
        <w:numPr>
          <w:ilvl w:val="0"/>
          <w:numId w:val="1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hessian: 4.0.7</w:t>
      </w:r>
    </w:p>
    <w:p w:rsidR="00B03E20" w:rsidRPr="00B03E20" w:rsidRDefault="00B03E20" w:rsidP="00B03E20">
      <w:pPr>
        <w:widowControl/>
        <w:numPr>
          <w:ilvl w:val="0"/>
          <w:numId w:val="1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jetty: 6.1.26</w:t>
      </w:r>
    </w:p>
    <w:p w:rsidR="00B03E20" w:rsidRPr="00B03E20" w:rsidRDefault="00B03E20" w:rsidP="00B03E20">
      <w:pPr>
        <w:widowControl/>
        <w:numPr>
          <w:ilvl w:val="0"/>
          <w:numId w:val="1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hibernate-validator: 4.2.0.Final</w:t>
      </w:r>
    </w:p>
    <w:p w:rsidR="00B03E20" w:rsidRPr="00B03E20" w:rsidRDefault="00B03E20" w:rsidP="00B03E20">
      <w:pPr>
        <w:widowControl/>
        <w:numPr>
          <w:ilvl w:val="0"/>
          <w:numId w:val="1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zkclient: 0.1</w:t>
      </w:r>
    </w:p>
    <w:p w:rsidR="00B03E20" w:rsidRPr="00B03E20" w:rsidRDefault="00B03E20" w:rsidP="00B03E20">
      <w:pPr>
        <w:widowControl/>
        <w:numPr>
          <w:ilvl w:val="0"/>
          <w:numId w:val="1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curator: 1.1.10</w:t>
      </w:r>
    </w:p>
    <w:p w:rsidR="00B03E20" w:rsidRPr="00B03E20" w:rsidRDefault="00B03E20" w:rsidP="00B03E20">
      <w:pPr>
        <w:widowControl/>
        <w:numPr>
          <w:ilvl w:val="0"/>
          <w:numId w:val="1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cxf: 2.6.1</w:t>
      </w:r>
    </w:p>
    <w:p w:rsidR="00B03E20" w:rsidRPr="00B03E20" w:rsidRDefault="00B03E20" w:rsidP="00B03E20">
      <w:pPr>
        <w:widowControl/>
        <w:numPr>
          <w:ilvl w:val="0"/>
          <w:numId w:val="1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thrift: 0.8.0</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JEE:</w:t>
      </w:r>
    </w:p>
    <w:p w:rsidR="00B03E20" w:rsidRPr="00B03E20" w:rsidRDefault="00B03E20" w:rsidP="00B03E20">
      <w:pPr>
        <w:widowControl/>
        <w:numPr>
          <w:ilvl w:val="0"/>
          <w:numId w:val="1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servlet: 2.5</w:t>
      </w:r>
    </w:p>
    <w:p w:rsidR="00B03E20" w:rsidRPr="00B03E20" w:rsidRDefault="00B03E20" w:rsidP="00B03E20">
      <w:pPr>
        <w:widowControl/>
        <w:numPr>
          <w:ilvl w:val="0"/>
          <w:numId w:val="1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bsf: 3.1</w:t>
      </w:r>
    </w:p>
    <w:p w:rsidR="00B03E20" w:rsidRPr="00B03E20" w:rsidRDefault="00B03E20" w:rsidP="00B03E20">
      <w:pPr>
        <w:widowControl/>
        <w:numPr>
          <w:ilvl w:val="0"/>
          <w:numId w:val="1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validation-api: 1.0.0.GA</w:t>
      </w:r>
    </w:p>
    <w:p w:rsidR="00B03E20" w:rsidRPr="00B03E20" w:rsidRDefault="00B03E20" w:rsidP="00B03E20">
      <w:pPr>
        <w:widowControl/>
        <w:numPr>
          <w:ilvl w:val="0"/>
          <w:numId w:val="1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jcache: 0.4</w:t>
      </w:r>
    </w:p>
    <w:p w:rsidR="00B03E20" w:rsidRPr="00B03E20" w:rsidRDefault="00B03E20" w:rsidP="00B03E20">
      <w:pPr>
        <w:widowControl/>
        <w:spacing w:before="100" w:beforeAutospacing="1" w:after="100" w:afterAutospacing="1"/>
        <w:jc w:val="left"/>
        <w:outlineLvl w:val="1"/>
        <w:rPr>
          <w:rFonts w:ascii="宋体" w:eastAsia="宋体" w:hAnsi="宋体" w:cs="宋体"/>
          <w:b/>
          <w:bCs/>
          <w:kern w:val="0"/>
          <w:sz w:val="36"/>
          <w:szCs w:val="36"/>
        </w:rPr>
      </w:pPr>
      <w:bookmarkStart w:id="18" w:name="UserGuide-zh-成熟度"/>
      <w:bookmarkEnd w:id="18"/>
      <w:r w:rsidRPr="00B03E20">
        <w:rPr>
          <w:rFonts w:ascii="宋体" w:eastAsia="宋体" w:hAnsi="宋体" w:cs="宋体"/>
          <w:b/>
          <w:bCs/>
          <w:kern w:val="0"/>
          <w:sz w:val="36"/>
          <w:szCs w:val="36"/>
        </w:rPr>
        <w:t>成熟度</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173" w:tooltip="Maturity-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174" w:anchor="UserGuide-zh-%E6%88%90%E7%86%9F%E5%BA%A6"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9" w:name="UserGuide-zh-功能成熟度"/>
      <w:bookmarkEnd w:id="19"/>
      <w:r w:rsidRPr="00B03E20">
        <w:rPr>
          <w:rFonts w:ascii="宋体" w:eastAsia="宋体" w:hAnsi="宋体" w:cs="宋体"/>
          <w:b/>
          <w:bCs/>
          <w:kern w:val="0"/>
          <w:sz w:val="27"/>
          <w:szCs w:val="27"/>
        </w:rPr>
        <w:t>功能成熟度</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175" w:anchor="UserGuide-zh-%E5%8A%9F%E8%83%BD%E6%88%90%E7%86%9F%E5%BA%A6"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1211"/>
        <w:gridCol w:w="1028"/>
        <w:gridCol w:w="7100"/>
        <w:gridCol w:w="3549"/>
        <w:gridCol w:w="1565"/>
        <w:gridCol w:w="1035"/>
      </w:tblGrid>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Feature</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Maturity</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Strength</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Problem</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Advise</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User</w:t>
            </w:r>
            <w:r w:rsidRPr="00B03E20">
              <w:rPr>
                <w:rFonts w:ascii="宋体" w:eastAsia="宋体" w:hAnsi="宋体" w:cs="宋体"/>
                <w:b/>
                <w:bCs/>
                <w:kern w:val="0"/>
                <w:sz w:val="24"/>
                <w:szCs w:val="24"/>
              </w:rPr>
              <w:t xml:space="preserve">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76" w:anchor="UserGuide-zh-%E5%B9%B6%E5%8F%91%E6%8E%A7%E5%88%B6" w:history="1">
              <w:r w:rsidRPr="00B03E20">
                <w:rPr>
                  <w:rFonts w:ascii="宋体" w:eastAsia="宋体" w:hAnsi="宋体" w:cs="宋体"/>
                  <w:color w:val="0000FF"/>
                  <w:kern w:val="0"/>
                  <w:sz w:val="24"/>
                  <w:szCs w:val="24"/>
                  <w:u w:val="single"/>
                </w:rPr>
                <w:t>并发控制</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并发控制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试用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77" w:anchor="UserGuide-zh-%E8%BF%9E%E6%8E%A5%E6%8E%A7%E5%88%B6" w:history="1">
              <w:r w:rsidRPr="00B03E20">
                <w:rPr>
                  <w:rFonts w:ascii="宋体" w:eastAsia="宋体" w:hAnsi="宋体" w:cs="宋体"/>
                  <w:color w:val="0000FF"/>
                  <w:kern w:val="0"/>
                  <w:sz w:val="24"/>
                  <w:szCs w:val="24"/>
                  <w:u w:val="single"/>
                </w:rPr>
                <w:t>连接控制</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连接数控制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试用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78" w:anchor="UserGuide-zh-%E7%9B%B4%E8%BF%9E%E6%8F%90%E4%BE%9B%E8%80%85" w:history="1">
              <w:r w:rsidRPr="00B03E20">
                <w:rPr>
                  <w:rFonts w:ascii="宋体" w:eastAsia="宋体" w:hAnsi="宋体" w:cs="宋体"/>
                  <w:color w:val="0000FF"/>
                  <w:kern w:val="0"/>
                  <w:sz w:val="24"/>
                  <w:szCs w:val="24"/>
                  <w:u w:val="single"/>
                </w:rPr>
                <w:t>直连提供者</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点对点直连服务提供方，用于测试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测试环境使用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Alibaba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79" w:anchor="UserGuide-zh-%E5%88%86%E7%BB%84%E8%81%9A%E5%90%88" w:history="1">
              <w:r w:rsidRPr="00B03E20">
                <w:rPr>
                  <w:rFonts w:ascii="宋体" w:eastAsia="宋体" w:hAnsi="宋体" w:cs="宋体"/>
                  <w:color w:val="0000FF"/>
                  <w:kern w:val="0"/>
                  <w:sz w:val="24"/>
                  <w:szCs w:val="24"/>
                  <w:u w:val="single"/>
                </w:rPr>
                <w:t>分组聚合</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分组聚合返回值，用于菜单聚合等服务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特殊场景使用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80" w:anchor="UserGuide-zh-%E5%8F%82%E6%95%B0%E9%AA%8C%E8%AF%81" w:history="1">
              <w:r w:rsidRPr="00B03E20">
                <w:rPr>
                  <w:rFonts w:ascii="宋体" w:eastAsia="宋体" w:hAnsi="宋体" w:cs="宋体"/>
                  <w:color w:val="0000FF"/>
                  <w:kern w:val="0"/>
                  <w:sz w:val="24"/>
                  <w:szCs w:val="24"/>
                  <w:u w:val="single"/>
                </w:rPr>
                <w:t>参数验证</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参数验证，JSR303验证框架集成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对性能有影响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试用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LaiWang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81" w:anchor="UserGuide-zh-%E7%BB%93%E6%9E%9C%E7%BC%93%E5%AD%98" w:history="1">
              <w:r w:rsidRPr="00B03E20">
                <w:rPr>
                  <w:rFonts w:ascii="宋体" w:eastAsia="宋体" w:hAnsi="宋体" w:cs="宋体"/>
                  <w:color w:val="0000FF"/>
                  <w:kern w:val="0"/>
                  <w:sz w:val="24"/>
                  <w:szCs w:val="24"/>
                  <w:u w:val="single"/>
                </w:rPr>
                <w:t>结果缓存</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结果缓存，用于加速请求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试用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82" w:anchor="UserGuide-zh-%E6%B3%9B%E5%8C%96%E5%BC%95%E7%94%A8" w:history="1">
              <w:r w:rsidRPr="00B03E20">
                <w:rPr>
                  <w:rFonts w:ascii="宋体" w:eastAsia="宋体" w:hAnsi="宋体" w:cs="宋体"/>
                  <w:color w:val="0000FF"/>
                  <w:kern w:val="0"/>
                  <w:sz w:val="24"/>
                  <w:szCs w:val="24"/>
                  <w:u w:val="single"/>
                </w:rPr>
                <w:t>泛化引用</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泛化调用，无需业务接口类进行远程调用，用于测试平台，开放网关桥接等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Alibaba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83" w:anchor="UserGuide-zh-%E6%B3%9B%E5%8C%96%E5%AE%9E%E7%8E%B0" w:history="1">
              <w:r w:rsidRPr="00B03E20">
                <w:rPr>
                  <w:rFonts w:ascii="宋体" w:eastAsia="宋体" w:hAnsi="宋体" w:cs="宋体"/>
                  <w:color w:val="0000FF"/>
                  <w:kern w:val="0"/>
                  <w:sz w:val="24"/>
                  <w:szCs w:val="24"/>
                  <w:u w:val="single"/>
                </w:rPr>
                <w:t>泛化实现</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泛化实现，无需业务接口类实现任意接口，用于Mock平台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Alibaba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84" w:anchor="UserGuide-zh-%E5%9B%9E%E5%A3%B0%E6%B5%8B%E8%AF%95" w:history="1">
              <w:r w:rsidRPr="00B03E20">
                <w:rPr>
                  <w:rFonts w:ascii="宋体" w:eastAsia="宋体" w:hAnsi="宋体" w:cs="宋体"/>
                  <w:color w:val="0000FF"/>
                  <w:kern w:val="0"/>
                  <w:sz w:val="24"/>
                  <w:szCs w:val="24"/>
                  <w:u w:val="single"/>
                </w:rPr>
                <w:t>回声测试</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回声测试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试用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85" w:anchor="UserGuide-zh-%E9%9A%90%E5%BC%8F%E4%BC%A0%E5%8F%82" w:history="1">
              <w:r w:rsidRPr="00B03E20">
                <w:rPr>
                  <w:rFonts w:ascii="宋体" w:eastAsia="宋体" w:hAnsi="宋体" w:cs="宋体"/>
                  <w:color w:val="0000FF"/>
                  <w:kern w:val="0"/>
                  <w:sz w:val="24"/>
                  <w:szCs w:val="24"/>
                  <w:u w:val="single"/>
                </w:rPr>
                <w:t>隐式传参</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附加参数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86" w:anchor="UserGuide-zh-%E5%BC%82%E6%AD%A5%E8%B0%83%E7%94%A8" w:history="1">
              <w:r w:rsidRPr="00B03E20">
                <w:rPr>
                  <w:rFonts w:ascii="宋体" w:eastAsia="宋体" w:hAnsi="宋体" w:cs="宋体"/>
                  <w:color w:val="0000FF"/>
                  <w:kern w:val="0"/>
                  <w:sz w:val="24"/>
                  <w:szCs w:val="24"/>
                  <w:u w:val="single"/>
                </w:rPr>
                <w:t>异步调用</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不可靠异步调用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试用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87" w:anchor="UserGuide-zh-%E6%9C%AC%E5%9C%B0%E8%B0%83%E7%94%A8" w:history="1">
              <w:r w:rsidRPr="00B03E20">
                <w:rPr>
                  <w:rFonts w:ascii="宋体" w:eastAsia="宋体" w:hAnsi="宋体" w:cs="宋体"/>
                  <w:color w:val="0000FF"/>
                  <w:kern w:val="0"/>
                  <w:sz w:val="24"/>
                  <w:szCs w:val="24"/>
                  <w:u w:val="single"/>
                </w:rPr>
                <w:t>本地调用</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本地调用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试用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88" w:anchor="UserGuide-zh-%E5%8F%82%E6%95%B0%E5%9B%9E%E8%B0%83" w:history="1">
              <w:r w:rsidRPr="00B03E20">
                <w:rPr>
                  <w:rFonts w:ascii="宋体" w:eastAsia="宋体" w:hAnsi="宋体" w:cs="宋体"/>
                  <w:color w:val="0000FF"/>
                  <w:kern w:val="0"/>
                  <w:sz w:val="24"/>
                  <w:szCs w:val="24"/>
                  <w:u w:val="single"/>
                </w:rPr>
                <w:t>参数回调</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参数回调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特殊场景使用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试用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Registry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89" w:anchor="UserGuide-zh-%E4%BA%8B%E4%BB%B6%E9%80%9A%E7%9F%A5" w:history="1">
              <w:r w:rsidRPr="00B03E20">
                <w:rPr>
                  <w:rFonts w:ascii="宋体" w:eastAsia="宋体" w:hAnsi="宋体" w:cs="宋体"/>
                  <w:color w:val="0000FF"/>
                  <w:kern w:val="0"/>
                  <w:sz w:val="24"/>
                  <w:szCs w:val="24"/>
                  <w:u w:val="single"/>
                </w:rPr>
                <w:t>事件通知</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事件通知，在远程调用执行前后触发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试用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90" w:anchor="UserGuide-zh-%E6%9C%AC%E5%9C%B0%E5%AD%98%E6%A0%B9" w:history="1">
              <w:r w:rsidRPr="00B03E20">
                <w:rPr>
                  <w:rFonts w:ascii="宋体" w:eastAsia="宋体" w:hAnsi="宋体" w:cs="宋体"/>
                  <w:color w:val="0000FF"/>
                  <w:kern w:val="0"/>
                  <w:sz w:val="24"/>
                  <w:szCs w:val="24"/>
                  <w:u w:val="single"/>
                </w:rPr>
                <w:t>本地存根</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在客户端执行部分逻辑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Alibaba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91" w:anchor="UserGuide-zh-%E6%9C%AC%E5%9C%B0%E4%BC%AA%E8%A3%85" w:history="1">
              <w:r w:rsidRPr="00B03E20">
                <w:rPr>
                  <w:rFonts w:ascii="宋体" w:eastAsia="宋体" w:hAnsi="宋体" w:cs="宋体"/>
                  <w:color w:val="0000FF"/>
                  <w:kern w:val="0"/>
                  <w:sz w:val="24"/>
                  <w:szCs w:val="24"/>
                  <w:u w:val="single"/>
                </w:rPr>
                <w:t>本地伪装</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伪造返回结果，可在失败时执行，或直接执行，用于服务降级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需注册中心支持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Alibaba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92" w:anchor="UserGuide-zh-%E5%BB%B6%E8%BF%9F%E6%9A%B4%E9%9C%B2" w:history="1">
              <w:r w:rsidRPr="00B03E20">
                <w:rPr>
                  <w:rFonts w:ascii="宋体" w:eastAsia="宋体" w:hAnsi="宋体" w:cs="宋体"/>
                  <w:color w:val="0000FF"/>
                  <w:kern w:val="0"/>
                  <w:sz w:val="24"/>
                  <w:szCs w:val="24"/>
                  <w:u w:val="single"/>
                </w:rPr>
                <w:t>延迟暴露</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延迟暴露服务，用于等待应用加载warmup数据，或等待spring加载完成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Alibaba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93" w:anchor="UserGuide-zh-%E5%BB%B6%E8%BF%9F%E8%BF%9E%E6%8E%A5" w:history="1">
              <w:r w:rsidRPr="00B03E20">
                <w:rPr>
                  <w:rFonts w:ascii="宋体" w:eastAsia="宋体" w:hAnsi="宋体" w:cs="宋体"/>
                  <w:color w:val="0000FF"/>
                  <w:kern w:val="0"/>
                  <w:sz w:val="24"/>
                  <w:szCs w:val="24"/>
                  <w:u w:val="single"/>
                </w:rPr>
                <w:t>延迟连接</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延迟建立连接，调用时建立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试用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Registry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94" w:anchor="UserGuide-zh-%E7%B2%98%E6%BB%9E%E8%BF%9E%E6%8E%A5" w:history="1">
              <w:r w:rsidRPr="00B03E20">
                <w:rPr>
                  <w:rFonts w:ascii="宋体" w:eastAsia="宋体" w:hAnsi="宋体" w:cs="宋体"/>
                  <w:color w:val="0000FF"/>
                  <w:kern w:val="0"/>
                  <w:sz w:val="24"/>
                  <w:szCs w:val="24"/>
                  <w:u w:val="single"/>
                </w:rPr>
                <w:t>粘滞连接</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粘滞连接，总是向同一个提供方发起请求，除非此提供方挂掉，再切换到另一台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试用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Registry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95" w:anchor="UserGuide-zh-%E4%BB%A4%E7%89%8C%E9%AA%8C%E8%AF%81" w:history="1">
              <w:r w:rsidRPr="00B03E20">
                <w:rPr>
                  <w:rFonts w:ascii="宋体" w:eastAsia="宋体" w:hAnsi="宋体" w:cs="宋体"/>
                  <w:color w:val="0000FF"/>
                  <w:kern w:val="0"/>
                  <w:sz w:val="24"/>
                  <w:szCs w:val="24"/>
                  <w:u w:val="single"/>
                </w:rPr>
                <w:t>令牌验证</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令牌验证，用于服务授权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需注册中心支持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试用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96" w:anchor="UserGuide-zh-%E8%B7%AF%E7%94%B1%E8%A7%84%E5%88%99" w:history="1">
              <w:r w:rsidRPr="00B03E20">
                <w:rPr>
                  <w:rFonts w:ascii="宋体" w:eastAsia="宋体" w:hAnsi="宋体" w:cs="宋体"/>
                  <w:color w:val="0000FF"/>
                  <w:kern w:val="0"/>
                  <w:sz w:val="24"/>
                  <w:szCs w:val="24"/>
                  <w:u w:val="single"/>
                </w:rPr>
                <w:t>路由规则</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动态决定调用关系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需注册中心支持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试用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97" w:anchor="UserGuide-zh-%E9%85%8D%E7%BD%AE%E8%A7%84%E5%88%99" w:history="1">
              <w:r w:rsidRPr="00B03E20">
                <w:rPr>
                  <w:rFonts w:ascii="宋体" w:eastAsia="宋体" w:hAnsi="宋体" w:cs="宋体"/>
                  <w:color w:val="0000FF"/>
                  <w:kern w:val="0"/>
                  <w:sz w:val="24"/>
                  <w:szCs w:val="24"/>
                  <w:u w:val="single"/>
                </w:rPr>
                <w:t>配置规则</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动态下发配置，实现功能的开关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需注册中心支持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试用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98" w:anchor="UserGuide-zh-%E8%AE%BF%E9%97%AE%E6%97%A5%E5%BF%97" w:history="1">
              <w:r w:rsidRPr="00B03E20">
                <w:rPr>
                  <w:rFonts w:ascii="宋体" w:eastAsia="宋体" w:hAnsi="宋体" w:cs="宋体"/>
                  <w:color w:val="0000FF"/>
                  <w:kern w:val="0"/>
                  <w:sz w:val="24"/>
                  <w:szCs w:val="24"/>
                  <w:u w:val="single"/>
                </w:rPr>
                <w:t>访问日志</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访问日志，用于记录调用信息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本地存储，影响性能，受磁盘大小限制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试用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199" w:anchor="UserGuide-zh-%E5%88%86%E5%B8%83%E5%BC%8F%E4%BA%8B%E5%8A%A1" w:history="1">
              <w:r w:rsidRPr="00B03E20">
                <w:rPr>
                  <w:rFonts w:ascii="宋体" w:eastAsia="宋体" w:hAnsi="宋体" w:cs="宋体"/>
                  <w:color w:val="0000FF"/>
                  <w:kern w:val="0"/>
                  <w:sz w:val="24"/>
                  <w:szCs w:val="24"/>
                  <w:u w:val="single"/>
                </w:rPr>
                <w:t>分布式事务</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Research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JTA/XA三阶段提交事务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不稳定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不可用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20" w:name="UserGuide-zh-策略成熟度"/>
      <w:bookmarkEnd w:id="20"/>
      <w:r w:rsidRPr="00B03E20">
        <w:rPr>
          <w:rFonts w:ascii="宋体" w:eastAsia="宋体" w:hAnsi="宋体" w:cs="宋体"/>
          <w:b/>
          <w:bCs/>
          <w:kern w:val="0"/>
          <w:sz w:val="27"/>
          <w:szCs w:val="27"/>
        </w:rPr>
        <w:t>策略成熟度</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200" w:anchor="UserGuide-zh-%E7%AD%96%E7%95%A5%E6%88%90%E7%86%9F%E5%BA%A6"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2095"/>
        <w:gridCol w:w="1028"/>
        <w:gridCol w:w="5359"/>
        <w:gridCol w:w="4676"/>
        <w:gridCol w:w="1295"/>
        <w:gridCol w:w="1035"/>
      </w:tblGrid>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Feature</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Maturity</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Strength</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Problem</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Advise</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User</w:t>
            </w:r>
            <w:r w:rsidRPr="00B03E20">
              <w:rPr>
                <w:rFonts w:ascii="宋体" w:eastAsia="宋体" w:hAnsi="宋体" w:cs="宋体"/>
                <w:b/>
                <w:bCs/>
                <w:kern w:val="0"/>
                <w:sz w:val="24"/>
                <w:szCs w:val="24"/>
              </w:rPr>
              <w:t xml:space="preserve">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01" w:anchor="UserGuide-zh-Zookeeper%E6%B3%A8%E5%86%8C%E4%B8%AD%E5%BF%83" w:history="1">
              <w:r w:rsidRPr="00B03E20">
                <w:rPr>
                  <w:rFonts w:ascii="宋体" w:eastAsia="宋体" w:hAnsi="宋体" w:cs="宋体"/>
                  <w:color w:val="0000FF"/>
                  <w:kern w:val="0"/>
                  <w:sz w:val="24"/>
                  <w:szCs w:val="24"/>
                  <w:u w:val="single"/>
                </w:rPr>
                <w:t>Zookeeper注册中心</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支持基于网络的集群方式，有广泛周边开源产品，建议使用dubbo-2.3.3以上版本（推荐使用）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依赖于Zookeeper的稳定性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02" w:anchor="UserGuide-zh-Redis%E6%B3%A8%E5%86%8C%E4%B8%AD%E5%BF%83" w:history="1">
              <w:r w:rsidRPr="00B03E20">
                <w:rPr>
                  <w:rFonts w:ascii="宋体" w:eastAsia="宋体" w:hAnsi="宋体" w:cs="宋体"/>
                  <w:color w:val="0000FF"/>
                  <w:kern w:val="0"/>
                  <w:sz w:val="24"/>
                  <w:szCs w:val="24"/>
                  <w:u w:val="single"/>
                </w:rPr>
                <w:t>Redis注册中心</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支持基于客户端双写的集群方式，性能高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要求服务器时间同步，用于检查心跳过期脏</w:t>
            </w:r>
            <w:r w:rsidRPr="00B03E20">
              <w:rPr>
                <w:rFonts w:ascii="宋体" w:eastAsia="宋体" w:hAnsi="宋体" w:cs="宋体"/>
                <w:kern w:val="0"/>
                <w:sz w:val="24"/>
                <w:szCs w:val="24"/>
              </w:rPr>
              <w:lastRenderedPageBreak/>
              <w:t xml:space="preserve">数据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可用于生产</w:t>
            </w:r>
            <w:r w:rsidRPr="00B03E20">
              <w:rPr>
                <w:rFonts w:ascii="宋体" w:eastAsia="宋体" w:hAnsi="宋体" w:cs="宋体"/>
                <w:kern w:val="0"/>
                <w:sz w:val="24"/>
                <w:szCs w:val="24"/>
              </w:rPr>
              <w:lastRenderedPageBreak/>
              <w:t xml:space="preserve">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03" w:anchor="UserGuide-zh-Multicast%E6%B3%A8%E5%86%8C%E4%B8%AD%E5%BF%83" w:history="1">
              <w:r w:rsidRPr="00B03E20">
                <w:rPr>
                  <w:rFonts w:ascii="宋体" w:eastAsia="宋体" w:hAnsi="宋体" w:cs="宋体"/>
                  <w:color w:val="0000FF"/>
                  <w:kern w:val="0"/>
                  <w:sz w:val="24"/>
                  <w:szCs w:val="24"/>
                  <w:u w:val="single"/>
                </w:rPr>
                <w:t>Multicast注册中心</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去中心化，不需要安装注册中心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依赖于网络拓普和路由，跨机房有风险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小规模应用或开发测试环境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04" w:anchor="UserGuide-zh-Simple%E6%B3%A8%E5%86%8C%E4%B8%AD%E5%BF%83" w:history="1">
              <w:r w:rsidRPr="00B03E20">
                <w:rPr>
                  <w:rFonts w:ascii="宋体" w:eastAsia="宋体" w:hAnsi="宋体" w:cs="宋体"/>
                  <w:color w:val="0000FF"/>
                  <w:kern w:val="0"/>
                  <w:sz w:val="24"/>
                  <w:szCs w:val="24"/>
                  <w:u w:val="single"/>
                </w:rPr>
                <w:t>Simple注册中心</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Dogfooding，注册中心本身也是一个标准的RPC服务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没有集群支持，可能单点故障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试用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Feature</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Maturity</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Strength</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Problem</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Advise</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User</w:t>
            </w:r>
            <w:r w:rsidRPr="00B03E20">
              <w:rPr>
                <w:rFonts w:ascii="宋体" w:eastAsia="宋体" w:hAnsi="宋体" w:cs="宋体"/>
                <w:b/>
                <w:bCs/>
                <w:kern w:val="0"/>
                <w:sz w:val="24"/>
                <w:szCs w:val="24"/>
              </w:rPr>
              <w:t xml:space="preserve">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05" w:anchor="UserGuide-zh-Simple%E7%9B%91%E6%8E%A7%E4%B8%AD%E5%BF%83" w:history="1">
              <w:r w:rsidRPr="00B03E20">
                <w:rPr>
                  <w:rFonts w:ascii="宋体" w:eastAsia="宋体" w:hAnsi="宋体" w:cs="宋体"/>
                  <w:color w:val="0000FF"/>
                  <w:kern w:val="0"/>
                  <w:sz w:val="24"/>
                  <w:szCs w:val="24"/>
                  <w:u w:val="single"/>
                </w:rPr>
                <w:t>Simple监控中心</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支持JFreeChart统计报表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没有集群支持，可能单点故障，但故障后不影响RPC运行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Feature</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Maturity</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Strength</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Problem</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Advise</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User</w:t>
            </w:r>
            <w:r w:rsidRPr="00B03E20">
              <w:rPr>
                <w:rFonts w:ascii="宋体" w:eastAsia="宋体" w:hAnsi="宋体" w:cs="宋体"/>
                <w:b/>
                <w:bCs/>
                <w:kern w:val="0"/>
                <w:sz w:val="24"/>
                <w:szCs w:val="24"/>
              </w:rPr>
              <w:t xml:space="preserve">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06" w:anchor="UserGuide-zh-dubbo%253A%252F%252F" w:history="1">
              <w:r w:rsidRPr="00B03E20">
                <w:rPr>
                  <w:rFonts w:ascii="宋体" w:eastAsia="宋体" w:hAnsi="宋体" w:cs="宋体"/>
                  <w:color w:val="0000FF"/>
                  <w:kern w:val="0"/>
                  <w:sz w:val="24"/>
                  <w:szCs w:val="24"/>
                  <w:u w:val="single"/>
                </w:rPr>
                <w:t>Dubbo协议</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采用NIO复用单一长连接，并使用线程池并发处理请求，减少握手和加大并发效率，性能较好（推荐使用）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在大文件传输时，单一连接会成为瓶颈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Alibaba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07" w:anchor="UserGuide-zh-rmi%253A%252F%252F" w:history="1">
              <w:r w:rsidRPr="00B03E20">
                <w:rPr>
                  <w:rFonts w:ascii="宋体" w:eastAsia="宋体" w:hAnsi="宋体" w:cs="宋体"/>
                  <w:color w:val="0000FF"/>
                  <w:kern w:val="0"/>
                  <w:sz w:val="24"/>
                  <w:szCs w:val="24"/>
                  <w:u w:val="single"/>
                </w:rPr>
                <w:t>Rmi协议</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可与原生RMI互操作，基于TCP协议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偶尔会连接失败，需重建Stub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Alibaba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08" w:anchor="UserGuide-zh-hessian%253A%252F%252F" w:history="1">
              <w:r w:rsidRPr="00B03E20">
                <w:rPr>
                  <w:rFonts w:ascii="宋体" w:eastAsia="宋体" w:hAnsi="宋体" w:cs="宋体"/>
                  <w:color w:val="0000FF"/>
                  <w:kern w:val="0"/>
                  <w:sz w:val="24"/>
                  <w:szCs w:val="24"/>
                  <w:u w:val="single"/>
                </w:rPr>
                <w:t>Hessian协议</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可与原生Hessian互操作，基于HTTP协议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需hessian.jar支持，http短连接的开销大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Feature</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Maturity</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Strength</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Problem</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Advise</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User</w:t>
            </w:r>
            <w:r w:rsidRPr="00B03E20">
              <w:rPr>
                <w:rFonts w:ascii="宋体" w:eastAsia="宋体" w:hAnsi="宋体" w:cs="宋体"/>
                <w:b/>
                <w:bCs/>
                <w:kern w:val="0"/>
                <w:sz w:val="24"/>
                <w:szCs w:val="24"/>
              </w:rPr>
              <w:t xml:space="preserve">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Netty Transporter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JBoss的NIO框架，性能较好（推荐使用）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一次请求派发两种事件，需屏蔽无用事件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Alibaba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Mina Transporter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老牌NIO框架，稳定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待发送消息队列派发不及时，大压力下，会出现FullGC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Alibaba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Grizzly Transporter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Sun的NIO框架，应用于GlassFish服务器中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线程池不可扩展，Filter不能拦截下一Filter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试用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Feature</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Maturity</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Strength</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Problem</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Advise</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User</w:t>
            </w:r>
            <w:r w:rsidRPr="00B03E20">
              <w:rPr>
                <w:rFonts w:ascii="宋体" w:eastAsia="宋体" w:hAnsi="宋体" w:cs="宋体"/>
                <w:b/>
                <w:bCs/>
                <w:kern w:val="0"/>
                <w:sz w:val="24"/>
                <w:szCs w:val="24"/>
              </w:rPr>
              <w:t xml:space="preserve">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Hessian Serialization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性能较好，多语言支持（推荐使用）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Hessian的各版本兼容性不好，可能和应用使用的Hessian冲突，Dubbo内嵌了hessian3.2.1的源码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Alibaba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 Serialization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通过不传送POJO的类元信息，在大量POJO传输时，性能较好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当参数对象增加字段时，需外部文件声明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试用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Json Serialization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纯文本，可跨语言解析，缺省采用FastJson解析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性能较差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试用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Java Serialization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Java原生支持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性能较差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Feature</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Maturity</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Strength</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Problem</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Advise</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User</w:t>
            </w:r>
            <w:r w:rsidRPr="00B03E20">
              <w:rPr>
                <w:rFonts w:ascii="宋体" w:eastAsia="宋体" w:hAnsi="宋体" w:cs="宋体"/>
                <w:b/>
                <w:bCs/>
                <w:kern w:val="0"/>
                <w:sz w:val="24"/>
                <w:szCs w:val="24"/>
              </w:rPr>
              <w:t xml:space="preserve">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Javassist ProxyFactory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通过字节码生成代替反射，性能比较好（推荐使用）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依赖于javassist.jar包，占用JVM的Perm内存，Perm可能要设大一些：java -XX:PermSize=128m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Alibaba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Jdk ProxyFactory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JDK原生支持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性能较差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Feature</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Maturity</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Strength</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Problem</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Advise</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User</w:t>
            </w:r>
            <w:r w:rsidRPr="00B03E20">
              <w:rPr>
                <w:rFonts w:ascii="宋体" w:eastAsia="宋体" w:hAnsi="宋体" w:cs="宋体"/>
                <w:b/>
                <w:bCs/>
                <w:kern w:val="0"/>
                <w:sz w:val="24"/>
                <w:szCs w:val="24"/>
              </w:rPr>
              <w:t xml:space="preserve">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09" w:anchor="UserGuide-zh-FailoverCluster" w:history="1">
              <w:r w:rsidRPr="00B03E20">
                <w:rPr>
                  <w:rFonts w:ascii="宋体" w:eastAsia="宋体" w:hAnsi="宋体" w:cs="宋体"/>
                  <w:color w:val="0000FF"/>
                  <w:kern w:val="0"/>
                  <w:sz w:val="24"/>
                  <w:szCs w:val="24"/>
                  <w:u w:val="single"/>
                </w:rPr>
                <w:t>Failover Cluster</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失败自动切换，当出现失败，重试其它服务器，通常用于读操作（推荐使用）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重试会带来更长延迟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Alibaba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10" w:anchor="UserGuide-zh-FailfastCluster" w:history="1">
              <w:r w:rsidRPr="00B03E20">
                <w:rPr>
                  <w:rFonts w:ascii="宋体" w:eastAsia="宋体" w:hAnsi="宋体" w:cs="宋体"/>
                  <w:color w:val="0000FF"/>
                  <w:kern w:val="0"/>
                  <w:sz w:val="24"/>
                  <w:szCs w:val="24"/>
                  <w:u w:val="single"/>
                </w:rPr>
                <w:t>Failfast Cluster</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快速失败，只发起一次调用，失败立即报错,通常用于非幂等性的写操作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如果有机器正在重启，可能会出现调用失败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Alibaba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11" w:anchor="UserGuide-zh-FailsafeCluster" w:history="1">
              <w:r w:rsidRPr="00B03E20">
                <w:rPr>
                  <w:rFonts w:ascii="宋体" w:eastAsia="宋体" w:hAnsi="宋体" w:cs="宋体"/>
                  <w:color w:val="0000FF"/>
                  <w:kern w:val="0"/>
                  <w:sz w:val="24"/>
                  <w:szCs w:val="24"/>
                  <w:u w:val="single"/>
                </w:rPr>
                <w:t>Failsafe Cluster</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失败安全，出现异常时，直接忽略，通常用于写入审计日志等操作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调用信息丢失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Monitor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12" w:anchor="UserGuide-zh-FailbackCluster" w:history="1">
              <w:r w:rsidRPr="00B03E20">
                <w:rPr>
                  <w:rFonts w:ascii="宋体" w:eastAsia="宋体" w:hAnsi="宋体" w:cs="宋体"/>
                  <w:color w:val="0000FF"/>
                  <w:kern w:val="0"/>
                  <w:sz w:val="24"/>
                  <w:szCs w:val="24"/>
                  <w:u w:val="single"/>
                </w:rPr>
                <w:t>Failback Cluster</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失败自动恢复，后台记录失败请求，定时重发，通常用于消息通知操作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不可靠，重启丢失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Registry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13" w:anchor="UserGuide-zh-ForkingCluster" w:history="1">
              <w:r w:rsidRPr="00B03E20">
                <w:rPr>
                  <w:rFonts w:ascii="宋体" w:eastAsia="宋体" w:hAnsi="宋体" w:cs="宋体"/>
                  <w:color w:val="0000FF"/>
                  <w:kern w:val="0"/>
                  <w:sz w:val="24"/>
                  <w:szCs w:val="24"/>
                  <w:u w:val="single"/>
                </w:rPr>
                <w:t>Forking Cluster</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并行调用多个服务器，只要一个成功即返回，通常用于实时性要求较高的读操作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需要浪费更多服务资源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14" w:anchor="UserGuide-zh-BroadcastCluster" w:history="1">
              <w:r w:rsidRPr="00B03E20">
                <w:rPr>
                  <w:rFonts w:ascii="宋体" w:eastAsia="宋体" w:hAnsi="宋体" w:cs="宋体"/>
                  <w:color w:val="0000FF"/>
                  <w:kern w:val="0"/>
                  <w:sz w:val="24"/>
                  <w:szCs w:val="24"/>
                  <w:u w:val="single"/>
                </w:rPr>
                <w:t>Broadcast Cluster</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广播调用所有提供者，逐个调用，任意一台报错则报错，通常用于更新提供方本地状态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速度慢，任意一台报错则报错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Feature</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Maturity</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Strength</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Problem</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Advise</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User</w:t>
            </w:r>
            <w:r w:rsidRPr="00B03E20">
              <w:rPr>
                <w:rFonts w:ascii="宋体" w:eastAsia="宋体" w:hAnsi="宋体" w:cs="宋体"/>
                <w:b/>
                <w:bCs/>
                <w:kern w:val="0"/>
                <w:sz w:val="24"/>
                <w:szCs w:val="24"/>
              </w:rPr>
              <w:t xml:space="preserve">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15" w:anchor="UserGuide-zh-RandomLoadBalance" w:history="1">
              <w:r w:rsidRPr="00B03E20">
                <w:rPr>
                  <w:rFonts w:ascii="宋体" w:eastAsia="宋体" w:hAnsi="宋体" w:cs="宋体"/>
                  <w:color w:val="0000FF"/>
                  <w:kern w:val="0"/>
                  <w:sz w:val="24"/>
                  <w:szCs w:val="24"/>
                  <w:u w:val="single"/>
                </w:rPr>
                <w:t>Random LoadBalance</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随机，按权重设置随机概率（推荐使用）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在一个截面上碰撞的概率高，重试时，可能出现瞬间压力不均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Alibaba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16" w:anchor="UserGuide-zh-RoundRobinLoadBalance" w:history="1">
              <w:r w:rsidRPr="00B03E20">
                <w:rPr>
                  <w:rFonts w:ascii="宋体" w:eastAsia="宋体" w:hAnsi="宋体" w:cs="宋体"/>
                  <w:color w:val="0000FF"/>
                  <w:kern w:val="0"/>
                  <w:sz w:val="24"/>
                  <w:szCs w:val="24"/>
                  <w:u w:val="single"/>
                </w:rPr>
                <w:t>RoundRobin LoadBalance</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轮循，按公约后的权重设置轮循比率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存在慢的机器累积请求问题，极端情况可能产生雪崩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17" w:anchor="UserGuide-zh-LeastActiveLoadBalance" w:history="1">
              <w:r w:rsidRPr="00B03E20">
                <w:rPr>
                  <w:rFonts w:ascii="宋体" w:eastAsia="宋体" w:hAnsi="宋体" w:cs="宋体"/>
                  <w:color w:val="0000FF"/>
                  <w:kern w:val="0"/>
                  <w:sz w:val="24"/>
                  <w:szCs w:val="24"/>
                  <w:u w:val="single"/>
                </w:rPr>
                <w:t>LeastActive LoadBalance</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最少活跃调用数，相同活跃数的随机，活跃数指调用前后计数差，使慢的机器收到更少请求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不支持权重，在容量规划时，不能通过权重把压力导向一台机器压测容量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18" w:anchor="UserGuide-zh-ConsistentHashLoadBalance" w:history="1">
              <w:r w:rsidRPr="00B03E20">
                <w:rPr>
                  <w:rFonts w:ascii="宋体" w:eastAsia="宋体" w:hAnsi="宋体" w:cs="宋体"/>
                  <w:color w:val="0000FF"/>
                  <w:kern w:val="0"/>
                  <w:sz w:val="24"/>
                  <w:szCs w:val="24"/>
                  <w:u w:val="single"/>
                </w:rPr>
                <w:t>ConsistentHash LoadBalance</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一致性Hash，相同参数的请求总是发到同一提供者，当某一台提供者挂时，原本发往该提供者的请求，基于虚拟节点，平摊到其它提供者，不会引起剧烈变动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压力分摊不均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Feature</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Maturity</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Strength</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Problem</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Advise</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User</w:t>
            </w:r>
            <w:r w:rsidRPr="00B03E20">
              <w:rPr>
                <w:rFonts w:ascii="宋体" w:eastAsia="宋体" w:hAnsi="宋体" w:cs="宋体"/>
                <w:b/>
                <w:bCs/>
                <w:kern w:val="0"/>
                <w:sz w:val="24"/>
                <w:szCs w:val="24"/>
              </w:rPr>
              <w:t xml:space="preserve">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19" w:anchor="UserGuide-zh-%E6%9D%A1%E4%BB%B6%E8%B7%AF%E7%94%B1%E8%A7%84%E5%88%99" w:history="1">
              <w:r w:rsidRPr="00B03E20">
                <w:rPr>
                  <w:rFonts w:ascii="宋体" w:eastAsia="宋体" w:hAnsi="宋体" w:cs="宋体"/>
                  <w:color w:val="0000FF"/>
                  <w:kern w:val="0"/>
                  <w:sz w:val="24"/>
                  <w:szCs w:val="24"/>
                  <w:u w:val="single"/>
                </w:rPr>
                <w:t>条件路由规则</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基于条件表达式的路由规则，功能简单易用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有些复杂多分支条件情况，规则很难描述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Alibaba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20" w:anchor="UserGuide-zh-%E8%84%9A%E6%9C%AC%E8%B7%AF%E7%94%B1%E8%A7%84%E5%88%99" w:history="1">
              <w:r w:rsidRPr="00B03E20">
                <w:rPr>
                  <w:rFonts w:ascii="宋体" w:eastAsia="宋体" w:hAnsi="宋体" w:cs="宋体"/>
                  <w:color w:val="0000FF"/>
                  <w:kern w:val="0"/>
                  <w:sz w:val="24"/>
                  <w:szCs w:val="24"/>
                  <w:u w:val="single"/>
                </w:rPr>
                <w:t>脚本路由规则</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Tested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基于脚本引擎的路由规则，功能强大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没有运行沙箱，脚本能力过于强大，可能成为后门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试用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Feature</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Maturity</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Strength</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Problem</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Advise</w:t>
            </w:r>
            <w:r w:rsidRPr="00B03E20">
              <w:rPr>
                <w:rFonts w:ascii="宋体" w:eastAsia="宋体" w:hAnsi="宋体" w:cs="宋体"/>
                <w:b/>
                <w:bCs/>
                <w:kern w:val="0"/>
                <w:sz w:val="24"/>
                <w:szCs w:val="24"/>
              </w:rPr>
              <w:t xml:space="preserve">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color w:val="000000"/>
                <w:kern w:val="0"/>
                <w:sz w:val="24"/>
                <w:szCs w:val="24"/>
              </w:rPr>
              <w:t>User</w:t>
            </w:r>
            <w:r w:rsidRPr="00B03E20">
              <w:rPr>
                <w:rFonts w:ascii="宋体" w:eastAsia="宋体" w:hAnsi="宋体" w:cs="宋体"/>
                <w:b/>
                <w:bCs/>
                <w:kern w:val="0"/>
                <w:sz w:val="24"/>
                <w:szCs w:val="24"/>
              </w:rPr>
              <w:t xml:space="preserve">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21" w:anchor="UserGuide-zh-SpringContainer" w:history="1">
              <w:r w:rsidRPr="00B03E20">
                <w:rPr>
                  <w:rFonts w:ascii="宋体" w:eastAsia="宋体" w:hAnsi="宋体" w:cs="宋体"/>
                  <w:color w:val="0000FF"/>
                  <w:kern w:val="0"/>
                  <w:sz w:val="24"/>
                  <w:szCs w:val="24"/>
                  <w:u w:val="single"/>
                </w:rPr>
                <w:t>Spring Container</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自动加载META-INF/spring目录下的所有Spring配置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Alibaba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22" w:anchor="UserGuide-zh-JettyContainer" w:history="1">
              <w:r w:rsidRPr="00B03E20">
                <w:rPr>
                  <w:rFonts w:ascii="宋体" w:eastAsia="宋体" w:hAnsi="宋体" w:cs="宋体"/>
                  <w:color w:val="0000FF"/>
                  <w:kern w:val="0"/>
                  <w:sz w:val="24"/>
                  <w:szCs w:val="24"/>
                  <w:u w:val="single"/>
                </w:rPr>
                <w:t>Jetty Container</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启动一个内嵌Jetty，用于汇报状态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大量访问页面时，会影响服务器的线程和内存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Alibaba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223" w:anchor="UserGuide-zh-Log4jContainer" w:history="1">
              <w:r w:rsidRPr="00B03E20">
                <w:rPr>
                  <w:rFonts w:ascii="宋体" w:eastAsia="宋体" w:hAnsi="宋体" w:cs="宋体"/>
                  <w:color w:val="0000FF"/>
                  <w:kern w:val="0"/>
                  <w:sz w:val="24"/>
                  <w:szCs w:val="24"/>
                  <w:u w:val="single"/>
                </w:rPr>
                <w:t>Log4j Container</w:t>
              </w:r>
            </w:hyperlink>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Stable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自动配置log4j的配置，在多进程启动时，自动给日志文件按进程分目录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用户不能控制log4j的配置，不灵活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可用于生产环境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Alibaba </w:t>
            </w:r>
          </w:p>
        </w:tc>
      </w:tr>
    </w:tbl>
    <w:p w:rsidR="00B03E20" w:rsidRPr="00B03E20" w:rsidRDefault="00B03E20" w:rsidP="00B03E20">
      <w:pPr>
        <w:widowControl/>
        <w:spacing w:before="100" w:beforeAutospacing="1" w:after="100" w:afterAutospacing="1"/>
        <w:jc w:val="left"/>
        <w:outlineLvl w:val="1"/>
        <w:rPr>
          <w:rFonts w:ascii="宋体" w:eastAsia="宋体" w:hAnsi="宋体" w:cs="宋体"/>
          <w:b/>
          <w:bCs/>
          <w:kern w:val="0"/>
          <w:sz w:val="36"/>
          <w:szCs w:val="36"/>
        </w:rPr>
      </w:pPr>
      <w:bookmarkStart w:id="21" w:name="UserGuide-zh-配置"/>
      <w:bookmarkEnd w:id="21"/>
      <w:r w:rsidRPr="00B03E20">
        <w:rPr>
          <w:rFonts w:ascii="宋体" w:eastAsia="宋体" w:hAnsi="宋体" w:cs="宋体"/>
          <w:b/>
          <w:bCs/>
          <w:kern w:val="0"/>
          <w:sz w:val="36"/>
          <w:szCs w:val="36"/>
        </w:rPr>
        <w:t>配置</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224" w:tooltip="Configs-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225" w:anchor="UserGuide-zh-%E9%85%8D%E7%BD%AE"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22" w:name="UserGuide-zh-Xml配置"/>
      <w:bookmarkEnd w:id="22"/>
      <w:r w:rsidRPr="00B03E20">
        <w:rPr>
          <w:rFonts w:ascii="宋体" w:eastAsia="宋体" w:hAnsi="宋体" w:cs="宋体"/>
          <w:b/>
          <w:bCs/>
          <w:kern w:val="0"/>
          <w:sz w:val="27"/>
          <w:szCs w:val="27"/>
        </w:rPr>
        <w:t>Xml配置</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226" w:tooltip="Xml Confi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227" w:anchor="UserGuide-zh-Xml%E9%85%8D%E7%BD%AE"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8970"/>
        <w:gridCol w:w="45"/>
      </w:tblGrid>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0" name="图片 10"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配置项说明</w:t>
            </w:r>
            <w:r w:rsidRPr="00B03E20">
              <w:rPr>
                <w:rFonts w:ascii="宋体" w:eastAsia="宋体" w:hAnsi="宋体" w:cs="宋体"/>
                <w:kern w:val="0"/>
                <w:sz w:val="24"/>
                <w:szCs w:val="24"/>
              </w:rPr>
              <w:br/>
              <w:t>详细配置项，请参见：</w:t>
            </w:r>
            <w:hyperlink r:id="rId228" w:anchor="UserGuide-zh-%E9%85%8D%E7%BD%AE%E5%8F%82%E8%80%83%E6%89%8B%E5%86%8C" w:history="1">
              <w:r w:rsidRPr="00B03E20">
                <w:rPr>
                  <w:rFonts w:ascii="宋体" w:eastAsia="宋体" w:hAnsi="宋体" w:cs="宋体"/>
                  <w:color w:val="0000FF"/>
                  <w:kern w:val="0"/>
                  <w:sz w:val="24"/>
                  <w:szCs w:val="24"/>
                  <w:u w:val="single"/>
                </w:rPr>
                <w:t>配置参考手册</w:t>
              </w:r>
            </w:hyperlink>
            <w:r w:rsidRPr="00B03E20">
              <w:rPr>
                <w:rFonts w:ascii="宋体" w:eastAsia="宋体" w:hAnsi="宋体" w:cs="宋体"/>
                <w:kern w:val="0"/>
                <w:sz w:val="24"/>
                <w:szCs w:val="24"/>
              </w:rPr>
              <w:t xml:space="preserve"> (</w:t>
            </w:r>
            <w:hyperlink r:id="rId229" w:tooltip="Configuration Reference-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1" name="图片 11"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API使用说明</w:t>
            </w:r>
            <w:r w:rsidRPr="00B03E20">
              <w:rPr>
                <w:rFonts w:ascii="宋体" w:eastAsia="宋体" w:hAnsi="宋体" w:cs="宋体"/>
                <w:kern w:val="0"/>
                <w:sz w:val="24"/>
                <w:szCs w:val="24"/>
              </w:rPr>
              <w:br/>
              <w:t>如果不想使用Spring配置，而希望通过API的方式进行调用，请参见：</w:t>
            </w:r>
            <w:hyperlink r:id="rId230" w:anchor="UserGuide-zh-API%E9%85%8D%E7%BD%AE" w:history="1">
              <w:r w:rsidRPr="00B03E20">
                <w:rPr>
                  <w:rFonts w:ascii="宋体" w:eastAsia="宋体" w:hAnsi="宋体" w:cs="宋体"/>
                  <w:color w:val="0000FF"/>
                  <w:kern w:val="0"/>
                  <w:sz w:val="24"/>
                  <w:szCs w:val="24"/>
                  <w:u w:val="single"/>
                </w:rPr>
                <w:t>API配置</w:t>
              </w:r>
            </w:hyperlink>
            <w:r w:rsidRPr="00B03E20">
              <w:rPr>
                <w:rFonts w:ascii="宋体" w:eastAsia="宋体" w:hAnsi="宋体" w:cs="宋体"/>
                <w:kern w:val="0"/>
                <w:sz w:val="24"/>
                <w:szCs w:val="24"/>
              </w:rPr>
              <w:t xml:space="preserve"> (</w:t>
            </w:r>
            <w:hyperlink r:id="rId231" w:tooltip="API Confi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c>
      </w:tr>
    </w:tbl>
    <w:p w:rsidR="00B03E20" w:rsidRPr="00B03E20" w:rsidRDefault="00B03E20" w:rsidP="00B03E20">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tblPr>
      <w:tblGrid>
        <w:gridCol w:w="352"/>
        <w:gridCol w:w="487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56845" cy="156845"/>
                  <wp:effectExtent l="19050" t="0" r="0" b="0"/>
                  <wp:docPr id="12" name="图片 12"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配置使用说明</w:t>
            </w:r>
            <w:r w:rsidRPr="00B03E20">
              <w:rPr>
                <w:rFonts w:ascii="宋体" w:eastAsia="宋体" w:hAnsi="宋体" w:cs="宋体"/>
                <w:kern w:val="0"/>
                <w:sz w:val="24"/>
                <w:szCs w:val="24"/>
              </w:rPr>
              <w:br/>
              <w:t>想知道如何使用配置，请参见：</w:t>
            </w:r>
            <w:hyperlink r:id="rId232" w:anchor="UserGuide-zh-%E5%BF%AB%E9%80%9F%E5%90%AF%E5%8A%A8" w:history="1">
              <w:r w:rsidRPr="00B03E20">
                <w:rPr>
                  <w:rFonts w:ascii="宋体" w:eastAsia="宋体" w:hAnsi="宋体" w:cs="宋体"/>
                  <w:color w:val="0000FF"/>
                  <w:kern w:val="0"/>
                  <w:sz w:val="24"/>
                  <w:szCs w:val="24"/>
                  <w:u w:val="single"/>
                </w:rPr>
                <w:t>快速启动</w:t>
              </w:r>
            </w:hyperlink>
            <w:r w:rsidRPr="00B03E20">
              <w:rPr>
                <w:rFonts w:ascii="宋体" w:eastAsia="宋体" w:hAnsi="宋体" w:cs="宋体"/>
                <w:kern w:val="0"/>
                <w:sz w:val="24"/>
                <w:szCs w:val="24"/>
              </w:rPr>
              <w:t xml:space="preserve"> (</w:t>
            </w:r>
            <w:hyperlink r:id="rId233" w:tooltip="Quick Start-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示例：</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provider.xml</w:t>
      </w:r>
    </w:p>
    <w:tbl>
      <w:tblPr>
        <w:tblW w:w="0" w:type="auto"/>
        <w:tblCellSpacing w:w="0" w:type="dxa"/>
        <w:tblCellMar>
          <w:left w:w="0" w:type="dxa"/>
          <w:right w:w="0" w:type="dxa"/>
        </w:tblCellMar>
        <w:tblLook w:val="04A0"/>
      </w:tblPr>
      <w:tblGrid>
        <w:gridCol w:w="90"/>
        <w:gridCol w:w="74"/>
        <w:gridCol w:w="15234"/>
      </w:tblGrid>
      <w:tr w:rsidR="00B03E20" w:rsidRPr="00B03E20" w:rsidTr="00B03E20">
        <w:trPr>
          <w:gridBefore w:val="1"/>
          <w:tblCellSpacing w:w="0" w:type="dxa"/>
        </w:trPr>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&lt;?xml</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w:t>
            </w:r>
            <w:r w:rsidRPr="00B03E20">
              <w:rPr>
                <w:rFonts w:ascii="宋体" w:eastAsia="宋体" w:hAnsi="宋体" w:cs="宋体"/>
                <w:kern w:val="0"/>
                <w:sz w:val="24"/>
                <w:szCs w:val="24"/>
              </w:rPr>
              <w:t xml:space="preserve"> </w:t>
            </w:r>
            <w:r w:rsidRPr="00B03E20">
              <w:rPr>
                <w:rFonts w:ascii="宋体" w:eastAsia="宋体" w:hAnsi="宋体" w:cs="宋体"/>
                <w:kern w:val="0"/>
                <w:sz w:val="24"/>
              </w:rPr>
              <w:t>encoding="UTF-8"?&gt;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w:t>
            </w:r>
            <w:r w:rsidRPr="00B03E20">
              <w:rPr>
                <w:rFonts w:ascii="宋体" w:eastAsia="宋体" w:hAnsi="宋体" w:cs="宋体"/>
                <w:kern w:val="0"/>
                <w:sz w:val="24"/>
                <w:szCs w:val="24"/>
              </w:rPr>
              <w:t xml:space="preserve"> </w:t>
            </w:r>
            <w:r w:rsidRPr="00B03E20">
              <w:rPr>
                <w:rFonts w:ascii="宋体" w:eastAsia="宋体" w:hAnsi="宋体" w:cs="宋体"/>
                <w:kern w:val="0"/>
                <w:sz w:val="24"/>
              </w:rPr>
              <w:t>xmlns="</w:t>
            </w:r>
            <w:hyperlink r:id="rId234" w:history="1">
              <w:r w:rsidRPr="00B03E20">
                <w:rPr>
                  <w:rFonts w:ascii="宋体" w:eastAsia="宋体" w:hAnsi="宋体" w:cs="宋体"/>
                  <w:color w:val="0000FF"/>
                  <w:kern w:val="0"/>
                  <w:sz w:val="24"/>
                  <w:szCs w:val="24"/>
                  <w:u w:val="single"/>
                </w:rPr>
                <w:t>http://www.springframework.org/schema/beans"</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xmlns:xsi="</w:t>
            </w:r>
            <w:hyperlink r:id="rId235" w:history="1">
              <w:r w:rsidRPr="00B03E20">
                <w:rPr>
                  <w:rFonts w:ascii="宋体" w:eastAsia="宋体" w:hAnsi="宋体" w:cs="宋体"/>
                  <w:color w:val="0000FF"/>
                  <w:kern w:val="0"/>
                  <w:sz w:val="24"/>
                  <w:szCs w:val="24"/>
                  <w:u w:val="single"/>
                </w:rPr>
                <w:t>http://www.w3.org/2001/XMLSchema-instance"</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xmlns:dubbo="</w:t>
            </w:r>
            <w:hyperlink r:id="rId236" w:history="1">
              <w:r w:rsidRPr="00B03E20">
                <w:rPr>
                  <w:rFonts w:ascii="宋体" w:eastAsia="宋体" w:hAnsi="宋体" w:cs="宋体"/>
                  <w:color w:val="0000FF"/>
                  <w:kern w:val="0"/>
                  <w:sz w:val="24"/>
                  <w:szCs w:val="24"/>
                  <w:u w:val="single"/>
                </w:rPr>
                <w:t>http://code.alibabatech.com/schema/dubbo"</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    xsi:schemaLocation="http://www.springframework.org/schema/beans        http://www.springframework.org/schema/beans/spring-beans.xsd        http://code.alibabatech.com/schema/dubbo        </w:t>
            </w:r>
            <w:hyperlink r:id="rId237" w:history="1">
              <w:r w:rsidRPr="00B03E20">
                <w:rPr>
                  <w:rFonts w:ascii="宋体" w:eastAsia="宋体" w:hAnsi="宋体" w:cs="宋体"/>
                  <w:color w:val="0000FF"/>
                  <w:kern w:val="0"/>
                  <w:sz w:val="24"/>
                  <w:szCs w:val="24"/>
                  <w:u w:val="single"/>
                </w:rPr>
                <w:t>http://code.alibabatech.com/schema/dubbo/dubbo.xsd"</w:t>
              </w:r>
            </w:hyperlink>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&lt;dubbo:application</w:t>
            </w:r>
            <w:r w:rsidRPr="00B03E20">
              <w:rPr>
                <w:rFonts w:ascii="宋体" w:eastAsia="宋体" w:hAnsi="宋体" w:cs="宋体"/>
                <w:kern w:val="0"/>
                <w:sz w:val="24"/>
                <w:szCs w:val="24"/>
              </w:rPr>
              <w:t xml:space="preserve"> </w:t>
            </w:r>
            <w:r w:rsidRPr="00B03E20">
              <w:rPr>
                <w:rFonts w:ascii="宋体" w:eastAsia="宋体" w:hAnsi="宋体" w:cs="宋体"/>
                <w:kern w:val="0"/>
                <w:sz w:val="24"/>
              </w:rPr>
              <w:t>name="hello-world-app"</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address="multicast://224.5.6.7:1234"</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name="dubbo"</w:t>
            </w:r>
            <w:r w:rsidRPr="00B03E20">
              <w:rPr>
                <w:rFonts w:ascii="宋体" w:eastAsia="宋体" w:hAnsi="宋体" w:cs="宋体"/>
                <w:kern w:val="0"/>
                <w:sz w:val="24"/>
                <w:szCs w:val="24"/>
              </w:rPr>
              <w:t xml:space="preserve"> </w:t>
            </w:r>
            <w:r w:rsidRPr="00B03E20">
              <w:rPr>
                <w:rFonts w:ascii="宋体" w:eastAsia="宋体" w:hAnsi="宋体" w:cs="宋体"/>
                <w:kern w:val="0"/>
                <w:sz w:val="24"/>
              </w:rPr>
              <w:t>port="20880"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interface="com.alibaba.dubbo.demo.DemoService"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ref="demoServiceLocal"</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id="demoServiceRemote"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interface="com.alibaba.dubbo.demo.DemoService"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&lt;/beans&gt;</w:t>
            </w:r>
          </w:p>
        </w:tc>
      </w:tr>
      <w:tr w:rsidR="00B03E20" w:rsidRPr="00B03E20" w:rsidTr="00B03E20">
        <w:tblPrEx>
          <w:tblCellSpacing w:w="15" w:type="dxa"/>
          <w:tblCellMar>
            <w:top w:w="15" w:type="dxa"/>
            <w:left w:w="15" w:type="dxa"/>
            <w:bottom w:w="15" w:type="dxa"/>
            <w:right w:w="15" w:type="dxa"/>
          </w:tblCellMar>
        </w:tblPrEx>
        <w:trPr>
          <w:tblCellSpacing w:w="15" w:type="dxa"/>
        </w:trPr>
        <w:tc>
          <w:tcPr>
            <w:tcW w:w="0" w:type="auto"/>
            <w:gridSpan w:val="2"/>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3" name="图片 13"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所有标签者支持自定义参数，用于不同扩展点实现的特殊配置。</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w:t>
      </w:r>
    </w:p>
    <w:tbl>
      <w:tblPr>
        <w:tblW w:w="0" w:type="auto"/>
        <w:tblCellSpacing w:w="0" w:type="dxa"/>
        <w:tblCellMar>
          <w:left w:w="0" w:type="dxa"/>
          <w:right w:w="0" w:type="dxa"/>
        </w:tblCellMar>
        <w:tblLook w:val="04A0"/>
      </w:tblPr>
      <w:tblGrid>
        <w:gridCol w:w="1188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name="jms"&gt;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&lt;dubbo:parameter</w:t>
            </w:r>
            <w:r w:rsidRPr="00B03E20">
              <w:rPr>
                <w:rFonts w:ascii="宋体" w:eastAsia="宋体" w:hAnsi="宋体" w:cs="宋体"/>
                <w:kern w:val="0"/>
                <w:sz w:val="24"/>
                <w:szCs w:val="24"/>
              </w:rPr>
              <w:t xml:space="preserve"> </w:t>
            </w:r>
            <w:r w:rsidRPr="00B03E20">
              <w:rPr>
                <w:rFonts w:ascii="宋体" w:eastAsia="宋体" w:hAnsi="宋体" w:cs="宋体"/>
                <w:kern w:val="0"/>
                <w:sz w:val="24"/>
              </w:rPr>
              <w:t>key="queue"</w:t>
            </w:r>
            <w:r w:rsidRPr="00B03E20">
              <w:rPr>
                <w:rFonts w:ascii="宋体" w:eastAsia="宋体" w:hAnsi="宋体" w:cs="宋体"/>
                <w:kern w:val="0"/>
                <w:sz w:val="24"/>
                <w:szCs w:val="24"/>
              </w:rPr>
              <w:t xml:space="preserve"> </w:t>
            </w:r>
            <w:r w:rsidRPr="00B03E20">
              <w:rPr>
                <w:rFonts w:ascii="宋体" w:eastAsia="宋体" w:hAnsi="宋体" w:cs="宋体"/>
                <w:kern w:val="0"/>
                <w:sz w:val="24"/>
              </w:rPr>
              <w:t>value="</w:t>
            </w:r>
            <w:hyperlink r:id="rId238" w:history="1">
              <w:r w:rsidRPr="00B03E20">
                <w:rPr>
                  <w:rFonts w:ascii="宋体" w:eastAsia="宋体" w:hAnsi="宋体" w:cs="宋体"/>
                  <w:color w:val="0000FF"/>
                  <w:kern w:val="0"/>
                  <w:sz w:val="24"/>
                  <w:szCs w:val="24"/>
                  <w:u w:val="single"/>
                </w:rPr>
                <w:t>http://10.20.160.198/wiki/display/dubbo/10.20.31.22"</w:t>
              </w:r>
            </w:hyperlink>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&lt;/dubbo:protocol&gt;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或：(2.1.0开始支持)</w:t>
      </w:r>
    </w:p>
    <w:tbl>
      <w:tblPr>
        <w:tblW w:w="0" w:type="auto"/>
        <w:tblCellSpacing w:w="15" w:type="dxa"/>
        <w:tblCellMar>
          <w:top w:w="15" w:type="dxa"/>
          <w:left w:w="15" w:type="dxa"/>
          <w:bottom w:w="15" w:type="dxa"/>
          <w:right w:w="15" w:type="dxa"/>
        </w:tblCellMar>
        <w:tblLook w:val="04A0"/>
      </w:tblPr>
      <w:tblGrid>
        <w:gridCol w:w="127"/>
        <w:gridCol w:w="349"/>
        <w:gridCol w:w="14967"/>
        <w:gridCol w:w="45"/>
      </w:tblGrid>
      <w:tr w:rsidR="00B03E20" w:rsidRPr="00B03E20" w:rsidTr="00B03E20">
        <w:trPr>
          <w:gridAfter w:val="1"/>
          <w:tblCellSpacing w:w="15" w:type="dxa"/>
        </w:trPr>
        <w:tc>
          <w:tcPr>
            <w:tcW w:w="0" w:type="auto"/>
            <w:gridSpan w:val="2"/>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4" name="图片 14"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注意声明：xmlns:p="http://www.springframework.org/schema/p"</w:t>
            </w:r>
          </w:p>
        </w:tc>
      </w:tr>
      <w:tr w:rsidR="00B03E20" w:rsidRPr="00B03E20" w:rsidTr="00B03E20">
        <w:tblPrEx>
          <w:tblCellSpacing w:w="0" w:type="dxa"/>
          <w:tblCellMar>
            <w:top w:w="0" w:type="dxa"/>
            <w:left w:w="0" w:type="dxa"/>
            <w:bottom w:w="0" w:type="dxa"/>
            <w:right w:w="0" w:type="dxa"/>
          </w:tblCellMar>
        </w:tblPrEx>
        <w:trPr>
          <w:gridBefore w:val="1"/>
          <w:tblCellSpacing w:w="0" w:type="dxa"/>
        </w:trPr>
        <w:tc>
          <w:tcPr>
            <w:tcW w:w="0" w:type="auto"/>
            <w:gridSpan w:val="3"/>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w:t>
            </w:r>
            <w:r w:rsidRPr="00B03E20">
              <w:rPr>
                <w:rFonts w:ascii="宋体" w:eastAsia="宋体" w:hAnsi="宋体" w:cs="宋体"/>
                <w:kern w:val="0"/>
                <w:sz w:val="24"/>
                <w:szCs w:val="24"/>
              </w:rPr>
              <w:t xml:space="preserve"> </w:t>
            </w:r>
            <w:r w:rsidRPr="00B03E20">
              <w:rPr>
                <w:rFonts w:ascii="宋体" w:eastAsia="宋体" w:hAnsi="宋体" w:cs="宋体"/>
                <w:kern w:val="0"/>
                <w:sz w:val="24"/>
              </w:rPr>
              <w:t>xmlns="</w:t>
            </w:r>
            <w:hyperlink r:id="rId240" w:history="1">
              <w:r w:rsidRPr="00B03E20">
                <w:rPr>
                  <w:rFonts w:ascii="宋体" w:eastAsia="宋体" w:hAnsi="宋体" w:cs="宋体"/>
                  <w:color w:val="0000FF"/>
                  <w:kern w:val="0"/>
                  <w:sz w:val="24"/>
                  <w:szCs w:val="24"/>
                  <w:u w:val="single"/>
                </w:rPr>
                <w:t>http://www.springframework.org/schema/beans"</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xmlns:xsi="</w:t>
            </w:r>
            <w:hyperlink r:id="rId241" w:history="1">
              <w:r w:rsidRPr="00B03E20">
                <w:rPr>
                  <w:rFonts w:ascii="宋体" w:eastAsia="宋体" w:hAnsi="宋体" w:cs="宋体"/>
                  <w:color w:val="0000FF"/>
                  <w:kern w:val="0"/>
                  <w:sz w:val="24"/>
                  <w:szCs w:val="24"/>
                  <w:u w:val="single"/>
                </w:rPr>
                <w:t>http://www.w3.org/2001/XMLSchema-instance"</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xmlns:dubbo="</w:t>
            </w:r>
            <w:hyperlink r:id="rId242" w:history="1">
              <w:r w:rsidRPr="00B03E20">
                <w:rPr>
                  <w:rFonts w:ascii="宋体" w:eastAsia="宋体" w:hAnsi="宋体" w:cs="宋体"/>
                  <w:color w:val="0000FF"/>
                  <w:kern w:val="0"/>
                  <w:sz w:val="24"/>
                  <w:szCs w:val="24"/>
                  <w:u w:val="single"/>
                </w:rPr>
                <w:t>http://code.alibabatech.com/schema/dubbo"</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xmlns:p="</w:t>
            </w:r>
            <w:hyperlink r:id="rId243" w:history="1">
              <w:r w:rsidRPr="00B03E20">
                <w:rPr>
                  <w:rFonts w:ascii="宋体" w:eastAsia="宋体" w:hAnsi="宋体" w:cs="宋体"/>
                  <w:color w:val="0000FF"/>
                  <w:kern w:val="0"/>
                  <w:sz w:val="24"/>
                  <w:szCs w:val="24"/>
                  <w:u w:val="single"/>
                </w:rPr>
                <w:t>http://www.springframework.org/schema/p"</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    xsi:schemaLocation="http://www.springframework.org/schema/beans        http://www.springframework.org/schema/beans/spring-beans.xsd        http://code.alibabatech.com/schema/dubbo        </w:t>
            </w:r>
            <w:hyperlink r:id="rId244" w:history="1">
              <w:r w:rsidRPr="00B03E20">
                <w:rPr>
                  <w:rFonts w:ascii="宋体" w:eastAsia="宋体" w:hAnsi="宋体" w:cs="宋体"/>
                  <w:color w:val="0000FF"/>
                  <w:kern w:val="0"/>
                  <w:sz w:val="24"/>
                  <w:szCs w:val="24"/>
                  <w:u w:val="single"/>
                </w:rPr>
                <w:t>http://code.alibabatech.com/schema/dubbo/dubbo.xsd"</w:t>
              </w:r>
            </w:hyperlink>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name="jms"</w:t>
            </w:r>
            <w:r w:rsidRPr="00B03E20">
              <w:rPr>
                <w:rFonts w:ascii="宋体" w:eastAsia="宋体" w:hAnsi="宋体" w:cs="宋体"/>
                <w:kern w:val="0"/>
                <w:sz w:val="24"/>
                <w:szCs w:val="24"/>
              </w:rPr>
              <w:t xml:space="preserve"> </w:t>
            </w:r>
            <w:r w:rsidRPr="00B03E20">
              <w:rPr>
                <w:rFonts w:ascii="宋体" w:eastAsia="宋体" w:hAnsi="宋体" w:cs="宋体"/>
                <w:kern w:val="0"/>
                <w:sz w:val="24"/>
              </w:rPr>
              <w:t>p:queue="</w:t>
            </w:r>
            <w:hyperlink r:id="rId245" w:history="1">
              <w:r w:rsidRPr="00B03E20">
                <w:rPr>
                  <w:rFonts w:ascii="宋体" w:eastAsia="宋体" w:hAnsi="宋体" w:cs="宋体"/>
                  <w:color w:val="0000FF"/>
                  <w:kern w:val="0"/>
                  <w:sz w:val="24"/>
                  <w:szCs w:val="24"/>
                  <w:u w:val="single"/>
                </w:rPr>
                <w:t>http://10.20.160.198/wiki/display/dubbo/10.20.31.22"</w:t>
              </w:r>
            </w:hyperlink>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Configuration Relation:</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60975" cy="4340225"/>
            <wp:effectExtent l="19050" t="0" r="0" b="0"/>
            <wp:docPr id="15" name="图片 15" descr="http://alibaba.github.io/dubbo-doc-static/dubbo-config.jpg-version=1&amp;modificationDate=133070812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ibaba.github.io/dubbo-doc-static/dubbo-config.jpg-version=1&amp;modificationDate=1330708121000.jpg"/>
                    <pic:cNvPicPr>
                      <a:picLocks noChangeAspect="1" noChangeArrowheads="1"/>
                    </pic:cNvPicPr>
                  </pic:nvPicPr>
                  <pic:blipFill>
                    <a:blip r:embed="rId246"/>
                    <a:srcRect/>
                    <a:stretch>
                      <a:fillRect/>
                    </a:stretch>
                  </pic:blipFill>
                  <pic:spPr bwMode="auto">
                    <a:xfrm>
                      <a:off x="0" y="0"/>
                      <a:ext cx="5260975" cy="4340225"/>
                    </a:xfrm>
                    <a:prstGeom prst="rect">
                      <a:avLst/>
                    </a:prstGeom>
                    <a:noFill/>
                    <a:ln w="9525">
                      <a:noFill/>
                      <a:miter lim="800000"/>
                      <a:headEnd/>
                      <a:tailEnd/>
                    </a:ln>
                  </pic:spPr>
                </pic:pic>
              </a:graphicData>
            </a:graphic>
          </wp:inline>
        </w:drawing>
      </w:r>
    </w:p>
    <w:p w:rsidR="00B03E20" w:rsidRPr="00B03E20" w:rsidRDefault="00B03E20" w:rsidP="00B03E20">
      <w:pPr>
        <w:widowControl/>
        <w:numPr>
          <w:ilvl w:val="0"/>
          <w:numId w:val="15"/>
        </w:numPr>
        <w:spacing w:before="100" w:beforeAutospacing="1" w:after="100" w:afterAutospacing="1"/>
        <w:jc w:val="left"/>
        <w:rPr>
          <w:rFonts w:ascii="宋体" w:eastAsia="宋体" w:hAnsi="宋体" w:cs="宋体"/>
          <w:kern w:val="0"/>
          <w:sz w:val="24"/>
          <w:szCs w:val="24"/>
        </w:rPr>
      </w:pPr>
      <w:hyperlink r:id="rId247" w:anchor="UserGuide-zh-%253Cdubbo%253Aservice%252F%253E" w:history="1">
        <w:r w:rsidRPr="00B03E20">
          <w:rPr>
            <w:rFonts w:ascii="宋体" w:eastAsia="宋体" w:hAnsi="宋体" w:cs="宋体"/>
            <w:color w:val="0000FF"/>
            <w:kern w:val="0"/>
            <w:sz w:val="24"/>
            <w:szCs w:val="24"/>
            <w:u w:val="single"/>
          </w:rPr>
          <w:t>&lt;dubbo:service/&gt;</w:t>
        </w:r>
      </w:hyperlink>
      <w:r w:rsidRPr="00B03E20">
        <w:rPr>
          <w:rFonts w:ascii="宋体" w:eastAsia="宋体" w:hAnsi="宋体" w:cs="宋体"/>
          <w:kern w:val="0"/>
          <w:sz w:val="24"/>
          <w:szCs w:val="24"/>
        </w:rPr>
        <w:t xml:space="preserve"> 服务配置，用于暴露一个服务，定义服务的元信息，一个服务可以用多个协议暴露，一个服务也可以注册到多个注册中心。</w:t>
      </w:r>
    </w:p>
    <w:p w:rsidR="00B03E20" w:rsidRPr="00B03E20" w:rsidRDefault="00B03E20" w:rsidP="00B03E20">
      <w:pPr>
        <w:widowControl/>
        <w:numPr>
          <w:ilvl w:val="0"/>
          <w:numId w:val="15"/>
        </w:numPr>
        <w:spacing w:before="100" w:beforeAutospacing="1" w:after="100" w:afterAutospacing="1"/>
        <w:jc w:val="left"/>
        <w:rPr>
          <w:rFonts w:ascii="宋体" w:eastAsia="宋体" w:hAnsi="宋体" w:cs="宋体"/>
          <w:kern w:val="0"/>
          <w:sz w:val="24"/>
          <w:szCs w:val="24"/>
        </w:rPr>
      </w:pPr>
      <w:hyperlink r:id="rId248" w:anchor="UserGuide-zh-%253Cdubbo%253Areference%252F%253E" w:history="1">
        <w:r w:rsidRPr="00B03E20">
          <w:rPr>
            <w:rFonts w:ascii="宋体" w:eastAsia="宋体" w:hAnsi="宋体" w:cs="宋体"/>
            <w:color w:val="0000FF"/>
            <w:kern w:val="0"/>
            <w:sz w:val="24"/>
            <w:szCs w:val="24"/>
            <w:u w:val="single"/>
          </w:rPr>
          <w:t>&lt;dubbo:reference/&gt;</w:t>
        </w:r>
      </w:hyperlink>
      <w:r w:rsidRPr="00B03E20">
        <w:rPr>
          <w:rFonts w:ascii="宋体" w:eastAsia="宋体" w:hAnsi="宋体" w:cs="宋体"/>
          <w:kern w:val="0"/>
          <w:sz w:val="24"/>
          <w:szCs w:val="24"/>
        </w:rPr>
        <w:t xml:space="preserve"> 引用配置，用于创建一个远程服务代理，一个引用可以指向多个注册中心。</w:t>
      </w:r>
    </w:p>
    <w:p w:rsidR="00B03E20" w:rsidRPr="00B03E20" w:rsidRDefault="00B03E20" w:rsidP="00B03E20">
      <w:pPr>
        <w:widowControl/>
        <w:numPr>
          <w:ilvl w:val="0"/>
          <w:numId w:val="15"/>
        </w:numPr>
        <w:spacing w:before="100" w:beforeAutospacing="1" w:after="100" w:afterAutospacing="1"/>
        <w:jc w:val="left"/>
        <w:rPr>
          <w:rFonts w:ascii="宋体" w:eastAsia="宋体" w:hAnsi="宋体" w:cs="宋体"/>
          <w:kern w:val="0"/>
          <w:sz w:val="24"/>
          <w:szCs w:val="24"/>
        </w:rPr>
      </w:pPr>
      <w:hyperlink r:id="rId249" w:anchor="UserGuide-zh-%253Cdubbo%253Aprotocol%252F%253E" w:history="1">
        <w:r w:rsidRPr="00B03E20">
          <w:rPr>
            <w:rFonts w:ascii="宋体" w:eastAsia="宋体" w:hAnsi="宋体" w:cs="宋体"/>
            <w:color w:val="0000FF"/>
            <w:kern w:val="0"/>
            <w:sz w:val="24"/>
            <w:szCs w:val="24"/>
            <w:u w:val="single"/>
          </w:rPr>
          <w:t>&lt;dubbo:protocol/&gt;</w:t>
        </w:r>
      </w:hyperlink>
      <w:r w:rsidRPr="00B03E20">
        <w:rPr>
          <w:rFonts w:ascii="宋体" w:eastAsia="宋体" w:hAnsi="宋体" w:cs="宋体"/>
          <w:kern w:val="0"/>
          <w:sz w:val="24"/>
          <w:szCs w:val="24"/>
        </w:rPr>
        <w:t xml:space="preserve"> 协议配置，用于配置提供服务的协议信息，协议由提供方指定，消费方被动接受。</w:t>
      </w:r>
    </w:p>
    <w:p w:rsidR="00B03E20" w:rsidRPr="00B03E20" w:rsidRDefault="00B03E20" w:rsidP="00B03E20">
      <w:pPr>
        <w:widowControl/>
        <w:numPr>
          <w:ilvl w:val="0"/>
          <w:numId w:val="15"/>
        </w:numPr>
        <w:spacing w:before="100" w:beforeAutospacing="1" w:after="100" w:afterAutospacing="1"/>
        <w:jc w:val="left"/>
        <w:rPr>
          <w:rFonts w:ascii="宋体" w:eastAsia="宋体" w:hAnsi="宋体" w:cs="宋体"/>
          <w:kern w:val="0"/>
          <w:sz w:val="24"/>
          <w:szCs w:val="24"/>
        </w:rPr>
      </w:pPr>
      <w:hyperlink r:id="rId250" w:anchor="UserGuide-zh-%253Cdubbo%253Aapplication%252F%253E" w:history="1">
        <w:r w:rsidRPr="00B03E20">
          <w:rPr>
            <w:rFonts w:ascii="宋体" w:eastAsia="宋体" w:hAnsi="宋体" w:cs="宋体"/>
            <w:color w:val="0000FF"/>
            <w:kern w:val="0"/>
            <w:sz w:val="24"/>
            <w:szCs w:val="24"/>
            <w:u w:val="single"/>
          </w:rPr>
          <w:t>&lt;dubbo:application/&gt;</w:t>
        </w:r>
      </w:hyperlink>
      <w:r w:rsidRPr="00B03E20">
        <w:rPr>
          <w:rFonts w:ascii="宋体" w:eastAsia="宋体" w:hAnsi="宋体" w:cs="宋体"/>
          <w:kern w:val="0"/>
          <w:sz w:val="24"/>
          <w:szCs w:val="24"/>
        </w:rPr>
        <w:t xml:space="preserve"> 应用配置，用于配置当前应用信息，不管该应用是提供者还是消费者。</w:t>
      </w:r>
    </w:p>
    <w:p w:rsidR="00B03E20" w:rsidRPr="00B03E20" w:rsidRDefault="00B03E20" w:rsidP="00B03E20">
      <w:pPr>
        <w:widowControl/>
        <w:numPr>
          <w:ilvl w:val="0"/>
          <w:numId w:val="15"/>
        </w:numPr>
        <w:spacing w:before="100" w:beforeAutospacing="1" w:after="100" w:afterAutospacing="1"/>
        <w:jc w:val="left"/>
        <w:rPr>
          <w:rFonts w:ascii="宋体" w:eastAsia="宋体" w:hAnsi="宋体" w:cs="宋体"/>
          <w:kern w:val="0"/>
          <w:sz w:val="24"/>
          <w:szCs w:val="24"/>
        </w:rPr>
      </w:pPr>
      <w:hyperlink r:id="rId251" w:anchor="UserGuide-zh-%253Cdubbo%253Amodule%252F%253E" w:history="1">
        <w:r w:rsidRPr="00B03E20">
          <w:rPr>
            <w:rFonts w:ascii="宋体" w:eastAsia="宋体" w:hAnsi="宋体" w:cs="宋体"/>
            <w:color w:val="0000FF"/>
            <w:kern w:val="0"/>
            <w:sz w:val="24"/>
            <w:szCs w:val="24"/>
            <w:u w:val="single"/>
          </w:rPr>
          <w:t>&lt;dubbo:module/&gt;</w:t>
        </w:r>
      </w:hyperlink>
      <w:r w:rsidRPr="00B03E20">
        <w:rPr>
          <w:rFonts w:ascii="宋体" w:eastAsia="宋体" w:hAnsi="宋体" w:cs="宋体"/>
          <w:kern w:val="0"/>
          <w:sz w:val="24"/>
          <w:szCs w:val="24"/>
        </w:rPr>
        <w:t xml:space="preserve"> 模块配置，用于配置当前模块信息，可选。</w:t>
      </w:r>
    </w:p>
    <w:p w:rsidR="00B03E20" w:rsidRPr="00B03E20" w:rsidRDefault="00B03E20" w:rsidP="00B03E20">
      <w:pPr>
        <w:widowControl/>
        <w:numPr>
          <w:ilvl w:val="0"/>
          <w:numId w:val="15"/>
        </w:numPr>
        <w:spacing w:before="100" w:beforeAutospacing="1" w:after="100" w:afterAutospacing="1"/>
        <w:jc w:val="left"/>
        <w:rPr>
          <w:rFonts w:ascii="宋体" w:eastAsia="宋体" w:hAnsi="宋体" w:cs="宋体"/>
          <w:kern w:val="0"/>
          <w:sz w:val="24"/>
          <w:szCs w:val="24"/>
        </w:rPr>
      </w:pPr>
      <w:hyperlink r:id="rId252" w:anchor="UserGuide-zh-%253Cdubbo%253Aregistry%252F%253E" w:history="1">
        <w:r w:rsidRPr="00B03E20">
          <w:rPr>
            <w:rFonts w:ascii="宋体" w:eastAsia="宋体" w:hAnsi="宋体" w:cs="宋体"/>
            <w:color w:val="0000FF"/>
            <w:kern w:val="0"/>
            <w:sz w:val="24"/>
            <w:szCs w:val="24"/>
            <w:u w:val="single"/>
          </w:rPr>
          <w:t>&lt;dubbo:registry/&gt;</w:t>
        </w:r>
      </w:hyperlink>
      <w:r w:rsidRPr="00B03E20">
        <w:rPr>
          <w:rFonts w:ascii="宋体" w:eastAsia="宋体" w:hAnsi="宋体" w:cs="宋体"/>
          <w:kern w:val="0"/>
          <w:sz w:val="24"/>
          <w:szCs w:val="24"/>
        </w:rPr>
        <w:t xml:space="preserve"> 注册中心配置，用于配置连接注册中心相关信息。</w:t>
      </w:r>
    </w:p>
    <w:p w:rsidR="00B03E20" w:rsidRPr="00B03E20" w:rsidRDefault="00B03E20" w:rsidP="00B03E20">
      <w:pPr>
        <w:widowControl/>
        <w:numPr>
          <w:ilvl w:val="0"/>
          <w:numId w:val="15"/>
        </w:numPr>
        <w:spacing w:before="100" w:beforeAutospacing="1" w:after="100" w:afterAutospacing="1"/>
        <w:jc w:val="left"/>
        <w:rPr>
          <w:rFonts w:ascii="宋体" w:eastAsia="宋体" w:hAnsi="宋体" w:cs="宋体"/>
          <w:kern w:val="0"/>
          <w:sz w:val="24"/>
          <w:szCs w:val="24"/>
        </w:rPr>
      </w:pPr>
      <w:hyperlink r:id="rId253" w:anchor="UserGuide-zh-%253Cdubbo%253Amonitor%252F%253E" w:history="1">
        <w:r w:rsidRPr="00B03E20">
          <w:rPr>
            <w:rFonts w:ascii="宋体" w:eastAsia="宋体" w:hAnsi="宋体" w:cs="宋体"/>
            <w:color w:val="0000FF"/>
            <w:kern w:val="0"/>
            <w:sz w:val="24"/>
            <w:szCs w:val="24"/>
            <w:u w:val="single"/>
          </w:rPr>
          <w:t>&lt;dubbo:monitor/&gt;</w:t>
        </w:r>
      </w:hyperlink>
      <w:r w:rsidRPr="00B03E20">
        <w:rPr>
          <w:rFonts w:ascii="宋体" w:eastAsia="宋体" w:hAnsi="宋体" w:cs="宋体"/>
          <w:kern w:val="0"/>
          <w:sz w:val="24"/>
          <w:szCs w:val="24"/>
        </w:rPr>
        <w:t xml:space="preserve"> 监控中心配置，用于配置连接监控中心相关信息，可选。</w:t>
      </w:r>
    </w:p>
    <w:p w:rsidR="00B03E20" w:rsidRPr="00B03E20" w:rsidRDefault="00B03E20" w:rsidP="00B03E20">
      <w:pPr>
        <w:widowControl/>
        <w:numPr>
          <w:ilvl w:val="0"/>
          <w:numId w:val="15"/>
        </w:numPr>
        <w:spacing w:before="100" w:beforeAutospacing="1" w:after="100" w:afterAutospacing="1"/>
        <w:jc w:val="left"/>
        <w:rPr>
          <w:rFonts w:ascii="宋体" w:eastAsia="宋体" w:hAnsi="宋体" w:cs="宋体"/>
          <w:kern w:val="0"/>
          <w:sz w:val="24"/>
          <w:szCs w:val="24"/>
        </w:rPr>
      </w:pPr>
      <w:hyperlink r:id="rId254" w:anchor="UserGuide-zh-%253Cdubbo%253Aprovider%252F%253E" w:history="1">
        <w:r w:rsidRPr="00B03E20">
          <w:rPr>
            <w:rFonts w:ascii="宋体" w:eastAsia="宋体" w:hAnsi="宋体" w:cs="宋体"/>
            <w:color w:val="0000FF"/>
            <w:kern w:val="0"/>
            <w:sz w:val="24"/>
            <w:szCs w:val="24"/>
            <w:u w:val="single"/>
          </w:rPr>
          <w:t>&lt;dubbo:provider/&gt;</w:t>
        </w:r>
      </w:hyperlink>
      <w:r w:rsidRPr="00B03E20">
        <w:rPr>
          <w:rFonts w:ascii="宋体" w:eastAsia="宋体" w:hAnsi="宋体" w:cs="宋体"/>
          <w:kern w:val="0"/>
          <w:sz w:val="24"/>
          <w:szCs w:val="24"/>
        </w:rPr>
        <w:t xml:space="preserve"> 提供方的缺省值，当ProtocolConfig和ServiceConfig某属性没有配置时，采用此缺省值，可选。</w:t>
      </w:r>
    </w:p>
    <w:p w:rsidR="00B03E20" w:rsidRPr="00B03E20" w:rsidRDefault="00B03E20" w:rsidP="00B03E20">
      <w:pPr>
        <w:widowControl/>
        <w:numPr>
          <w:ilvl w:val="0"/>
          <w:numId w:val="15"/>
        </w:numPr>
        <w:spacing w:before="100" w:beforeAutospacing="1" w:after="100" w:afterAutospacing="1"/>
        <w:jc w:val="left"/>
        <w:rPr>
          <w:rFonts w:ascii="宋体" w:eastAsia="宋体" w:hAnsi="宋体" w:cs="宋体"/>
          <w:kern w:val="0"/>
          <w:sz w:val="24"/>
          <w:szCs w:val="24"/>
        </w:rPr>
      </w:pPr>
      <w:hyperlink r:id="rId255" w:anchor="UserGuide-zh-%253Cdubbo%253Aconsumer%252F%253E" w:history="1">
        <w:r w:rsidRPr="00B03E20">
          <w:rPr>
            <w:rFonts w:ascii="宋体" w:eastAsia="宋体" w:hAnsi="宋体" w:cs="宋体"/>
            <w:color w:val="0000FF"/>
            <w:kern w:val="0"/>
            <w:sz w:val="24"/>
            <w:szCs w:val="24"/>
            <w:u w:val="single"/>
          </w:rPr>
          <w:t>&lt;dubbo:consumer/&gt;</w:t>
        </w:r>
      </w:hyperlink>
      <w:r w:rsidRPr="00B03E20">
        <w:rPr>
          <w:rFonts w:ascii="宋体" w:eastAsia="宋体" w:hAnsi="宋体" w:cs="宋体"/>
          <w:kern w:val="0"/>
          <w:sz w:val="24"/>
          <w:szCs w:val="24"/>
        </w:rPr>
        <w:t xml:space="preserve"> 消费方缺省配置，当ReferenceConfig某属性没有配置时，采用此缺省值，可选。</w:t>
      </w:r>
    </w:p>
    <w:p w:rsidR="00B03E20" w:rsidRPr="00B03E20" w:rsidRDefault="00B03E20" w:rsidP="00B03E20">
      <w:pPr>
        <w:widowControl/>
        <w:numPr>
          <w:ilvl w:val="0"/>
          <w:numId w:val="15"/>
        </w:numPr>
        <w:spacing w:before="100" w:beforeAutospacing="1" w:after="100" w:afterAutospacing="1"/>
        <w:jc w:val="left"/>
        <w:rPr>
          <w:rFonts w:ascii="宋体" w:eastAsia="宋体" w:hAnsi="宋体" w:cs="宋体"/>
          <w:kern w:val="0"/>
          <w:sz w:val="24"/>
          <w:szCs w:val="24"/>
        </w:rPr>
      </w:pPr>
      <w:hyperlink r:id="rId256" w:anchor="UserGuide-zh-%253Cdubbo%253Amethod%252F%253E" w:history="1">
        <w:r w:rsidRPr="00B03E20">
          <w:rPr>
            <w:rFonts w:ascii="宋体" w:eastAsia="宋体" w:hAnsi="宋体" w:cs="宋体"/>
            <w:color w:val="0000FF"/>
            <w:kern w:val="0"/>
            <w:sz w:val="24"/>
            <w:szCs w:val="24"/>
            <w:u w:val="single"/>
          </w:rPr>
          <w:t>&lt;dubbo:method/&gt;</w:t>
        </w:r>
      </w:hyperlink>
      <w:r w:rsidRPr="00B03E20">
        <w:rPr>
          <w:rFonts w:ascii="宋体" w:eastAsia="宋体" w:hAnsi="宋体" w:cs="宋体"/>
          <w:kern w:val="0"/>
          <w:sz w:val="24"/>
          <w:szCs w:val="24"/>
        </w:rPr>
        <w:t xml:space="preserve"> 方法配置，用于ServiceConfig和ReferenceConfig指定方法级的配置信息。</w:t>
      </w:r>
    </w:p>
    <w:p w:rsidR="00B03E20" w:rsidRPr="00B03E20" w:rsidRDefault="00B03E20" w:rsidP="00B03E20">
      <w:pPr>
        <w:widowControl/>
        <w:numPr>
          <w:ilvl w:val="0"/>
          <w:numId w:val="15"/>
        </w:numPr>
        <w:spacing w:before="100" w:beforeAutospacing="1" w:after="100" w:afterAutospacing="1"/>
        <w:jc w:val="left"/>
        <w:rPr>
          <w:rFonts w:ascii="宋体" w:eastAsia="宋体" w:hAnsi="宋体" w:cs="宋体"/>
          <w:kern w:val="0"/>
          <w:sz w:val="24"/>
          <w:szCs w:val="24"/>
        </w:rPr>
      </w:pPr>
      <w:hyperlink r:id="rId257" w:anchor="UserGuide-zh-%253Cdubbo%253Aargument%252F%253E" w:history="1">
        <w:r w:rsidRPr="00B03E20">
          <w:rPr>
            <w:rFonts w:ascii="宋体" w:eastAsia="宋体" w:hAnsi="宋体" w:cs="宋体"/>
            <w:color w:val="0000FF"/>
            <w:kern w:val="0"/>
            <w:sz w:val="24"/>
            <w:szCs w:val="24"/>
            <w:u w:val="single"/>
          </w:rPr>
          <w:t>&lt;dubbo:argument/&gt;</w:t>
        </w:r>
      </w:hyperlink>
      <w:r w:rsidRPr="00B03E20">
        <w:rPr>
          <w:rFonts w:ascii="宋体" w:eastAsia="宋体" w:hAnsi="宋体" w:cs="宋体"/>
          <w:kern w:val="0"/>
          <w:sz w:val="24"/>
          <w:szCs w:val="24"/>
        </w:rPr>
        <w:t xml:space="preserve"> 用于指定方法参数配置。</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Configuration Override:</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711825" cy="5909310"/>
            <wp:effectExtent l="19050" t="0" r="3175" b="0"/>
            <wp:docPr id="16" name="图片 16" descr="http://alibaba.github.io/dubbo-doc-static/dubbo-config-override.jpg-version=1&amp;modificationDate=1330708128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libaba.github.io/dubbo-doc-static/dubbo-config-override.jpg-version=1&amp;modificationDate=1330708128000.jpg"/>
                    <pic:cNvPicPr>
                      <a:picLocks noChangeAspect="1" noChangeArrowheads="1"/>
                    </pic:cNvPicPr>
                  </pic:nvPicPr>
                  <pic:blipFill>
                    <a:blip r:embed="rId258"/>
                    <a:srcRect/>
                    <a:stretch>
                      <a:fillRect/>
                    </a:stretch>
                  </pic:blipFill>
                  <pic:spPr bwMode="auto">
                    <a:xfrm>
                      <a:off x="0" y="0"/>
                      <a:ext cx="5711825" cy="5909310"/>
                    </a:xfrm>
                    <a:prstGeom prst="rect">
                      <a:avLst/>
                    </a:prstGeom>
                    <a:noFill/>
                    <a:ln w="9525">
                      <a:noFill/>
                      <a:miter lim="800000"/>
                      <a:headEnd/>
                      <a:tailEnd/>
                    </a:ln>
                  </pic:spPr>
                </pic:pic>
              </a:graphicData>
            </a:graphic>
          </wp:inline>
        </w:drawing>
      </w:r>
    </w:p>
    <w:p w:rsidR="00B03E20" w:rsidRPr="00B03E20" w:rsidRDefault="00B03E20" w:rsidP="00B03E20">
      <w:pPr>
        <w:widowControl/>
        <w:numPr>
          <w:ilvl w:val="0"/>
          <w:numId w:val="1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上图中以timeout为例，显示了配置的查找顺序，其它retries, loadbalance, actives等类似。 </w:t>
      </w:r>
    </w:p>
    <w:p w:rsidR="00B03E20" w:rsidRPr="00B03E20" w:rsidRDefault="00B03E20" w:rsidP="00B03E20">
      <w:pPr>
        <w:widowControl/>
        <w:numPr>
          <w:ilvl w:val="1"/>
          <w:numId w:val="1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方法级优先，接口级次之，全局配置再次之。</w:t>
      </w:r>
    </w:p>
    <w:p w:rsidR="00B03E20" w:rsidRPr="00B03E20" w:rsidRDefault="00B03E20" w:rsidP="00B03E20">
      <w:pPr>
        <w:widowControl/>
        <w:numPr>
          <w:ilvl w:val="1"/>
          <w:numId w:val="1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如果级别一样，则消费方优先，提供方次之。</w:t>
      </w:r>
    </w:p>
    <w:p w:rsidR="00B03E20" w:rsidRPr="00B03E20" w:rsidRDefault="00B03E20" w:rsidP="00B03E20">
      <w:pPr>
        <w:widowControl/>
        <w:numPr>
          <w:ilvl w:val="0"/>
          <w:numId w:val="1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其中，服务提供方配置，通过URL经由注册中心传递给消费方。</w:t>
      </w:r>
    </w:p>
    <w:p w:rsidR="00B03E20" w:rsidRPr="00B03E20" w:rsidRDefault="00B03E20" w:rsidP="00B03E20">
      <w:pPr>
        <w:widowControl/>
        <w:numPr>
          <w:ilvl w:val="0"/>
          <w:numId w:val="1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建议由服务提供方设置超时，因为一个方法需要执行多长时间，服务提供方更清楚，如果一个消费方同时引用多个服务，就不需要关心每个服务的超时设置。</w:t>
      </w:r>
    </w:p>
    <w:p w:rsidR="00B03E20" w:rsidRPr="00B03E20" w:rsidRDefault="00B03E20" w:rsidP="00B03E20">
      <w:pPr>
        <w:widowControl/>
        <w:numPr>
          <w:ilvl w:val="0"/>
          <w:numId w:val="1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理论上ReferenceConfig的非服务标识配置，在ConsumerConfig，ServiceConfig, ProviderConfig均可以缺省配置。</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23" w:name="UserGuide-zh-属性配置"/>
      <w:bookmarkEnd w:id="23"/>
      <w:r w:rsidRPr="00B03E20">
        <w:rPr>
          <w:rFonts w:ascii="宋体" w:eastAsia="宋体" w:hAnsi="宋体" w:cs="宋体"/>
          <w:b/>
          <w:bCs/>
          <w:kern w:val="0"/>
          <w:sz w:val="27"/>
          <w:szCs w:val="27"/>
        </w:rPr>
        <w:t>属性配置</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259" w:tooltip="Properties Confi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260" w:anchor="UserGuide-zh-%E5%B1%9E%E6%80%A7%E9%85%8D%E7%BD%AE"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5136"/>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7" name="图片 17"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如果公共配置很简单，没有多注册中心，多协议等情况，或者想多个Spring容器想共享配置，可以使用dubbo.properties作为缺省配置。</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8" name="图片 18"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Dubbo将自动加载classpath根目录下的dubbo.properties，可以通过JVM启动参数：-Ddubbo.properties.file=xxx.properties 改变缺省配置位置。</w:t>
            </w:r>
          </w:p>
        </w:tc>
      </w:tr>
    </w:tbl>
    <w:p w:rsidR="00B03E20" w:rsidRPr="00B03E20" w:rsidRDefault="00B03E20" w:rsidP="00B03E20">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tblPr>
      <w:tblGrid>
        <w:gridCol w:w="352"/>
        <w:gridCol w:w="15136"/>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9" name="图片 19"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如果classpath根目录下存在多个dubbo.properties，比如多个jar包中有dubbo.properties，Dubbo会任意加载，并打印Error日志，后续可能改为抛异常。</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映射规则：</w:t>
      </w:r>
    </w:p>
    <w:p w:rsidR="00B03E20" w:rsidRPr="00B03E20" w:rsidRDefault="00B03E20" w:rsidP="00B03E20">
      <w:pPr>
        <w:widowControl/>
        <w:numPr>
          <w:ilvl w:val="0"/>
          <w:numId w:val="1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将XML配置的标签名，加属性名，用点分隔，多个属性拆成多行： </w:t>
      </w:r>
    </w:p>
    <w:p w:rsidR="00B03E20" w:rsidRPr="00B03E20" w:rsidRDefault="00B03E20" w:rsidP="00B03E20">
      <w:pPr>
        <w:widowControl/>
        <w:numPr>
          <w:ilvl w:val="1"/>
          <w:numId w:val="1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比如：dubbo.application.name=foo等价于&lt;dubbo:application name="foo" /&gt;</w:t>
      </w:r>
    </w:p>
    <w:p w:rsidR="00B03E20" w:rsidRPr="00B03E20" w:rsidRDefault="00B03E20" w:rsidP="00B03E20">
      <w:pPr>
        <w:widowControl/>
        <w:numPr>
          <w:ilvl w:val="1"/>
          <w:numId w:val="1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比如：dubbo.registry.address=10.20.153.10:9090等价于&lt;dubbo:registry address="10.20.153.10:9090" /&gt;</w:t>
      </w:r>
    </w:p>
    <w:p w:rsidR="00B03E20" w:rsidRPr="00B03E20" w:rsidRDefault="00B03E20" w:rsidP="00B03E20">
      <w:pPr>
        <w:widowControl/>
        <w:numPr>
          <w:ilvl w:val="0"/>
          <w:numId w:val="1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如果XML有多行同名标签配置，可用id号区分，如果没有id号将对所有同名标签生效： </w:t>
      </w:r>
    </w:p>
    <w:p w:rsidR="00B03E20" w:rsidRPr="00B03E20" w:rsidRDefault="00B03E20" w:rsidP="00B03E20">
      <w:pPr>
        <w:widowControl/>
        <w:numPr>
          <w:ilvl w:val="1"/>
          <w:numId w:val="1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比如：dubbo.protocol.rmi.port=1234等价于&lt;dubbo:protocol id="rmi" name="rmi" port="1099" /&gt; (协议的id没配时，缺省使用协议名作为id)</w:t>
      </w:r>
    </w:p>
    <w:p w:rsidR="00B03E20" w:rsidRPr="00B03E20" w:rsidRDefault="00B03E20" w:rsidP="00B03E20">
      <w:pPr>
        <w:widowControl/>
        <w:numPr>
          <w:ilvl w:val="1"/>
          <w:numId w:val="1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比如：dubbo.registry.china.address=10.20.153.10:9090等价于&lt;dubbo:registry id="china" address="10.20.153.10:9090" /&gt;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典型配置如：</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dubbo.properties</w:t>
      </w:r>
    </w:p>
    <w:tbl>
      <w:tblPr>
        <w:tblW w:w="0" w:type="auto"/>
        <w:tblCellSpacing w:w="0" w:type="dxa"/>
        <w:tblCellMar>
          <w:left w:w="0" w:type="dxa"/>
          <w:right w:w="0" w:type="dxa"/>
        </w:tblCellMar>
        <w:tblLook w:val="04A0"/>
      </w:tblPr>
      <w:tblGrid>
        <w:gridCol w:w="480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dubbo.application.name=foo</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dubbo.application.owner=bar</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dubbo.registry.address=10.20.153.10:9090</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807460" cy="3616960"/>
            <wp:effectExtent l="19050" t="0" r="2540" b="0"/>
            <wp:docPr id="20" name="图片 20" descr="http://alibaba.github.io/dubbo-doc-static/dubbo-properties-override.jpg-version=1&amp;modificationDate=1326771444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alibaba.github.io/dubbo-doc-static/dubbo-properties-override.jpg-version=1&amp;modificationDate=1326771444000.jpg"/>
                    <pic:cNvPicPr>
                      <a:picLocks noChangeAspect="1" noChangeArrowheads="1"/>
                    </pic:cNvPicPr>
                  </pic:nvPicPr>
                  <pic:blipFill>
                    <a:blip r:embed="rId261"/>
                    <a:srcRect/>
                    <a:stretch>
                      <a:fillRect/>
                    </a:stretch>
                  </pic:blipFill>
                  <pic:spPr bwMode="auto">
                    <a:xfrm>
                      <a:off x="0" y="0"/>
                      <a:ext cx="3807460" cy="3616960"/>
                    </a:xfrm>
                    <a:prstGeom prst="rect">
                      <a:avLst/>
                    </a:prstGeom>
                    <a:noFill/>
                    <a:ln w="9525">
                      <a:noFill/>
                      <a:miter lim="800000"/>
                      <a:headEnd/>
                      <a:tailEnd/>
                    </a:ln>
                  </pic:spPr>
                </pic:pic>
              </a:graphicData>
            </a:graphic>
          </wp:inline>
        </w:drawing>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覆盖策略：</w:t>
      </w:r>
    </w:p>
    <w:p w:rsidR="00B03E20" w:rsidRPr="00B03E20" w:rsidRDefault="00B03E20" w:rsidP="00B03E20">
      <w:pPr>
        <w:widowControl/>
        <w:numPr>
          <w:ilvl w:val="0"/>
          <w:numId w:val="1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JVM启动-D参数优先，这样可以使用户在部署和启动时进行参数重写，比如在启动时需改变协议的端口。</w:t>
      </w:r>
    </w:p>
    <w:p w:rsidR="00B03E20" w:rsidRPr="00B03E20" w:rsidRDefault="00B03E20" w:rsidP="00B03E20">
      <w:pPr>
        <w:widowControl/>
        <w:numPr>
          <w:ilvl w:val="0"/>
          <w:numId w:val="1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XML次之，如果在XML中有配置，则dubbo.properties中的相应配置项无效。</w:t>
      </w:r>
    </w:p>
    <w:p w:rsidR="00B03E20" w:rsidRPr="00B03E20" w:rsidRDefault="00B03E20" w:rsidP="00B03E20">
      <w:pPr>
        <w:widowControl/>
        <w:numPr>
          <w:ilvl w:val="0"/>
          <w:numId w:val="1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Properties最后，相当于缺省值，只有XML没有配置时，dubbo.properties的相应配置项才会生效，通常用于共享公共配置，比如应用名。</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24" w:name="UserGuide-zh-注解配置"/>
      <w:bookmarkEnd w:id="24"/>
      <w:r w:rsidRPr="00B03E20">
        <w:rPr>
          <w:rFonts w:ascii="宋体" w:eastAsia="宋体" w:hAnsi="宋体" w:cs="宋体"/>
          <w:b/>
          <w:bCs/>
          <w:kern w:val="0"/>
          <w:sz w:val="27"/>
          <w:szCs w:val="27"/>
        </w:rPr>
        <w:t>注解配置</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262" w:tooltip="Annotation Confi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263" w:anchor="UserGuide-zh-%E6%B3%A8%E8%A7%A3%E9%85%8D%E7%BD%AE"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217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21" name="图片 21"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2.2.1以上版本支持</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服务提供方注解：</w:t>
      </w:r>
    </w:p>
    <w:tbl>
      <w:tblPr>
        <w:tblW w:w="0" w:type="auto"/>
        <w:tblCellSpacing w:w="0" w:type="dxa"/>
        <w:tblCellMar>
          <w:left w:w="0" w:type="dxa"/>
          <w:right w:w="0" w:type="dxa"/>
        </w:tblCellMar>
        <w:tblLook w:val="04A0"/>
      </w:tblPr>
      <w:tblGrid>
        <w:gridCol w:w="61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com.alibaba.dubbo.config.annotation.Service;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@Service(version="1.0.0")</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class</w:t>
            </w:r>
            <w:r w:rsidRPr="00B03E20">
              <w:rPr>
                <w:rFonts w:ascii="宋体" w:eastAsia="宋体" w:hAnsi="宋体" w:cs="宋体"/>
                <w:kern w:val="0"/>
                <w:sz w:val="24"/>
                <w:szCs w:val="24"/>
              </w:rPr>
              <w:t xml:space="preserve"> </w:t>
            </w:r>
            <w:r w:rsidRPr="00B03E20">
              <w:rPr>
                <w:rFonts w:ascii="宋体" w:eastAsia="宋体" w:hAnsi="宋体" w:cs="宋体"/>
                <w:kern w:val="0"/>
                <w:sz w:val="24"/>
              </w:rPr>
              <w:t>FooServiceImpl implements</w:t>
            </w:r>
            <w:r w:rsidRPr="00B03E20">
              <w:rPr>
                <w:rFonts w:ascii="宋体" w:eastAsia="宋体" w:hAnsi="宋体" w:cs="宋体"/>
                <w:kern w:val="0"/>
                <w:sz w:val="24"/>
                <w:szCs w:val="24"/>
              </w:rPr>
              <w:t xml:space="preserve"> </w:t>
            </w:r>
            <w:r w:rsidRPr="00B03E20">
              <w:rPr>
                <w:rFonts w:ascii="宋体" w:eastAsia="宋体" w:hAnsi="宋体" w:cs="宋体"/>
                <w:kern w:val="0"/>
                <w:sz w:val="24"/>
              </w:rPr>
              <w:t>FooService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服务提供方配置：</w:t>
      </w:r>
    </w:p>
    <w:tbl>
      <w:tblPr>
        <w:tblW w:w="0" w:type="auto"/>
        <w:tblCellSpacing w:w="0" w:type="dxa"/>
        <w:tblCellMar>
          <w:left w:w="0" w:type="dxa"/>
          <w:right w:w="0" w:type="dxa"/>
        </w:tblCellMar>
        <w:tblLook w:val="04A0"/>
      </w:tblPr>
      <w:tblGrid>
        <w:gridCol w:w="115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 公共信息，也可以用dubbo.properties配置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&lt;dubbo:application</w:t>
            </w:r>
            <w:r w:rsidRPr="00B03E20">
              <w:rPr>
                <w:rFonts w:ascii="宋体" w:eastAsia="宋体" w:hAnsi="宋体" w:cs="宋体"/>
                <w:kern w:val="0"/>
                <w:sz w:val="24"/>
                <w:szCs w:val="24"/>
              </w:rPr>
              <w:t xml:space="preserve"> </w:t>
            </w:r>
            <w:r w:rsidRPr="00B03E20">
              <w:rPr>
                <w:rFonts w:ascii="宋体" w:eastAsia="宋体" w:hAnsi="宋体" w:cs="宋体"/>
                <w:kern w:val="0"/>
                <w:sz w:val="24"/>
              </w:rPr>
              <w:t>name="annotation-provider"</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address="127.0.0.1:4548"</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 扫描注解包路径，多个包用逗号分隔，不填pacakge表示扫描当前ApplicationContext中所有的类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&lt;dubbo:annotation</w:t>
            </w:r>
            <w:r w:rsidRPr="00B03E20">
              <w:rPr>
                <w:rFonts w:ascii="宋体" w:eastAsia="宋体" w:hAnsi="宋体" w:cs="宋体"/>
                <w:kern w:val="0"/>
                <w:sz w:val="24"/>
                <w:szCs w:val="24"/>
              </w:rPr>
              <w:t xml:space="preserve"> </w:t>
            </w:r>
            <w:r w:rsidRPr="00B03E20">
              <w:rPr>
                <w:rFonts w:ascii="宋体" w:eastAsia="宋体" w:hAnsi="宋体" w:cs="宋体"/>
                <w:kern w:val="0"/>
                <w:sz w:val="24"/>
              </w:rPr>
              <w:t>package="com.foo.bar.service"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服务消费方注解：</w:t>
      </w:r>
    </w:p>
    <w:tbl>
      <w:tblPr>
        <w:tblW w:w="0" w:type="auto"/>
        <w:tblCellSpacing w:w="0" w:type="dxa"/>
        <w:tblCellMar>
          <w:left w:w="0" w:type="dxa"/>
          <w:right w:w="0" w:type="dxa"/>
        </w:tblCellMar>
        <w:tblLook w:val="04A0"/>
      </w:tblPr>
      <w:tblGrid>
        <w:gridCol w:w="636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com.alibaba.dubbo.config.annotation.Reference;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org.springframework.stereotype.Component;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@Component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class</w:t>
            </w:r>
            <w:r w:rsidRPr="00B03E20">
              <w:rPr>
                <w:rFonts w:ascii="宋体" w:eastAsia="宋体" w:hAnsi="宋体" w:cs="宋体"/>
                <w:kern w:val="0"/>
                <w:sz w:val="24"/>
                <w:szCs w:val="24"/>
              </w:rPr>
              <w:t xml:space="preserve"> </w:t>
            </w:r>
            <w:r w:rsidRPr="00B03E20">
              <w:rPr>
                <w:rFonts w:ascii="宋体" w:eastAsia="宋体" w:hAnsi="宋体" w:cs="宋体"/>
                <w:kern w:val="0"/>
                <w:sz w:val="24"/>
              </w:rPr>
              <w:t>BarAction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@Reference(version="1.0.0")</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private</w:t>
            </w:r>
            <w:r w:rsidRPr="00B03E20">
              <w:rPr>
                <w:rFonts w:ascii="宋体" w:eastAsia="宋体" w:hAnsi="宋体" w:cs="宋体"/>
                <w:kern w:val="0"/>
                <w:sz w:val="24"/>
                <w:szCs w:val="24"/>
              </w:rPr>
              <w:t xml:space="preserve"> </w:t>
            </w:r>
            <w:r w:rsidRPr="00B03E20">
              <w:rPr>
                <w:rFonts w:ascii="宋体" w:eastAsia="宋体" w:hAnsi="宋体" w:cs="宋体"/>
                <w:kern w:val="0"/>
                <w:sz w:val="24"/>
              </w:rPr>
              <w:t>FooService fooService;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服务消费方配置：</w:t>
      </w:r>
    </w:p>
    <w:tbl>
      <w:tblPr>
        <w:tblW w:w="0" w:type="auto"/>
        <w:tblCellSpacing w:w="0" w:type="dxa"/>
        <w:tblCellMar>
          <w:left w:w="0" w:type="dxa"/>
          <w:right w:w="0" w:type="dxa"/>
        </w:tblCellMar>
        <w:tblLook w:val="04A0"/>
      </w:tblPr>
      <w:tblGrid>
        <w:gridCol w:w="115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&lt;!-- 公共信息，也可以用dubbo.properties配置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&lt;dubbo:application</w:t>
            </w:r>
            <w:r w:rsidRPr="00B03E20">
              <w:rPr>
                <w:rFonts w:ascii="宋体" w:eastAsia="宋体" w:hAnsi="宋体" w:cs="宋体"/>
                <w:kern w:val="0"/>
                <w:sz w:val="24"/>
                <w:szCs w:val="24"/>
              </w:rPr>
              <w:t xml:space="preserve"> </w:t>
            </w:r>
            <w:r w:rsidRPr="00B03E20">
              <w:rPr>
                <w:rFonts w:ascii="宋体" w:eastAsia="宋体" w:hAnsi="宋体" w:cs="宋体"/>
                <w:kern w:val="0"/>
                <w:sz w:val="24"/>
              </w:rPr>
              <w:t>name="annotation-consumer"</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address="127.0.0.1:4548"</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 扫描注解包路径，多个包用逗号分隔，不填pacakge表示扫描当前ApplicationContext中所有的类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&lt;dubbo:annotation</w:t>
            </w:r>
            <w:r w:rsidRPr="00B03E20">
              <w:rPr>
                <w:rFonts w:ascii="宋体" w:eastAsia="宋体" w:hAnsi="宋体" w:cs="宋体"/>
                <w:kern w:val="0"/>
                <w:sz w:val="24"/>
                <w:szCs w:val="24"/>
              </w:rPr>
              <w:t xml:space="preserve"> </w:t>
            </w:r>
            <w:r w:rsidRPr="00B03E20">
              <w:rPr>
                <w:rFonts w:ascii="宋体" w:eastAsia="宋体" w:hAnsi="宋体" w:cs="宋体"/>
                <w:kern w:val="0"/>
                <w:sz w:val="24"/>
              </w:rPr>
              <w:t>package="com.foo.bar.action"</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也可以使用：(等价于前面的：&lt;dubbo:annotation package="com.foo.bar.service" /&gt;)</w:t>
      </w:r>
    </w:p>
    <w:tbl>
      <w:tblPr>
        <w:tblW w:w="0" w:type="auto"/>
        <w:tblCellSpacing w:w="0" w:type="dxa"/>
        <w:tblCellMar>
          <w:left w:w="0" w:type="dxa"/>
          <w:right w:w="0" w:type="dxa"/>
        </w:tblCellMar>
        <w:tblLook w:val="04A0"/>
      </w:tblPr>
      <w:tblGrid>
        <w:gridCol w:w="313"/>
        <w:gridCol w:w="12767"/>
      </w:tblGrid>
      <w:tr w:rsidR="00B03E20" w:rsidRPr="00B03E20" w:rsidTr="00B03E20">
        <w:trPr>
          <w:tblCellSpacing w:w="0" w:type="dxa"/>
        </w:trPr>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&lt;dubbo:annotation</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&lt;context:component-scan</w:t>
            </w:r>
            <w:r w:rsidRPr="00B03E20">
              <w:rPr>
                <w:rFonts w:ascii="宋体" w:eastAsia="宋体" w:hAnsi="宋体" w:cs="宋体"/>
                <w:kern w:val="0"/>
                <w:sz w:val="24"/>
                <w:szCs w:val="24"/>
              </w:rPr>
              <w:t xml:space="preserve"> </w:t>
            </w:r>
            <w:r w:rsidRPr="00B03E20">
              <w:rPr>
                <w:rFonts w:ascii="宋体" w:eastAsia="宋体" w:hAnsi="宋体" w:cs="宋体"/>
                <w:kern w:val="0"/>
                <w:sz w:val="24"/>
              </w:rPr>
              <w:t>base-package="com.foo.bar.service"&gt;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&lt;context:include-filter</w:t>
            </w:r>
            <w:r w:rsidRPr="00B03E20">
              <w:rPr>
                <w:rFonts w:ascii="宋体" w:eastAsia="宋体" w:hAnsi="宋体" w:cs="宋体"/>
                <w:kern w:val="0"/>
                <w:sz w:val="24"/>
                <w:szCs w:val="24"/>
              </w:rPr>
              <w:t xml:space="preserve"> </w:t>
            </w:r>
            <w:r w:rsidRPr="00B03E20">
              <w:rPr>
                <w:rFonts w:ascii="宋体" w:eastAsia="宋体" w:hAnsi="宋体" w:cs="宋体"/>
                <w:kern w:val="0"/>
                <w:sz w:val="24"/>
              </w:rPr>
              <w:t>type="annotation"</w:t>
            </w:r>
            <w:r w:rsidRPr="00B03E20">
              <w:rPr>
                <w:rFonts w:ascii="宋体" w:eastAsia="宋体" w:hAnsi="宋体" w:cs="宋体"/>
                <w:kern w:val="0"/>
                <w:sz w:val="24"/>
                <w:szCs w:val="24"/>
              </w:rPr>
              <w:t xml:space="preserve"> </w:t>
            </w:r>
            <w:r w:rsidRPr="00B03E20">
              <w:rPr>
                <w:rFonts w:ascii="宋体" w:eastAsia="宋体" w:hAnsi="宋体" w:cs="宋体"/>
                <w:kern w:val="0"/>
                <w:sz w:val="24"/>
              </w:rPr>
              <w:t>expression="com.alibaba.dubbo.config.annotation.Service"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&lt;/context:component-scan&gt;</w:t>
            </w:r>
          </w:p>
        </w:tc>
      </w:tr>
      <w:tr w:rsidR="00B03E20" w:rsidRPr="00B03E20" w:rsidTr="00B03E20">
        <w:tblPrEx>
          <w:tblCellSpacing w:w="15" w:type="dxa"/>
          <w:tblCellMar>
            <w:top w:w="15" w:type="dxa"/>
            <w:left w:w="15" w:type="dxa"/>
            <w:bottom w:w="15" w:type="dxa"/>
            <w:right w:w="15" w:type="dxa"/>
          </w:tblCellMar>
        </w:tblPrEx>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22" name="图片 22"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Spring2.5及以后版本支持component-scan，如果用的是Spring2.0及以前版本，需配置： </w:t>
            </w:r>
          </w:p>
          <w:tbl>
            <w:tblPr>
              <w:tblW w:w="0" w:type="auto"/>
              <w:tblCellSpacing w:w="0" w:type="dxa"/>
              <w:tblCellMar>
                <w:left w:w="0" w:type="dxa"/>
                <w:right w:w="0" w:type="dxa"/>
              </w:tblCellMar>
              <w:tblLook w:val="04A0"/>
            </w:tblPr>
            <w:tblGrid>
              <w:gridCol w:w="1248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 Spring2.0支持@Service注解配置，但不支持package属性自动加载bean的实例，需人工定义bean的实例。--&gt;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&lt;dubbo:annotation</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w:t>
                  </w:r>
                  <w:r w:rsidRPr="00B03E20">
                    <w:rPr>
                      <w:rFonts w:ascii="宋体" w:eastAsia="宋体" w:hAnsi="宋体" w:cs="宋体"/>
                      <w:kern w:val="0"/>
                      <w:sz w:val="24"/>
                      <w:szCs w:val="24"/>
                    </w:rPr>
                    <w:t xml:space="preserve"> </w:t>
                  </w:r>
                  <w:r w:rsidRPr="00B03E20">
                    <w:rPr>
                      <w:rFonts w:ascii="宋体" w:eastAsia="宋体" w:hAnsi="宋体" w:cs="宋体"/>
                      <w:kern w:val="0"/>
                      <w:sz w:val="24"/>
                    </w:rPr>
                    <w:t>id="barService"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class="com.foo.BarServiceImpl"</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jc w:val="left"/>
              <w:rPr>
                <w:rFonts w:ascii="宋体" w:eastAsia="宋体" w:hAnsi="宋体" w:cs="宋体"/>
                <w:kern w:val="0"/>
                <w:sz w:val="24"/>
                <w:szCs w:val="24"/>
              </w:rPr>
            </w:pP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25" w:name="UserGuide-zh-API配置"/>
      <w:bookmarkEnd w:id="25"/>
      <w:r w:rsidRPr="00B03E20">
        <w:rPr>
          <w:rFonts w:ascii="宋体" w:eastAsia="宋体" w:hAnsi="宋体" w:cs="宋体"/>
          <w:b/>
          <w:bCs/>
          <w:kern w:val="0"/>
          <w:sz w:val="27"/>
          <w:szCs w:val="27"/>
        </w:rPr>
        <w:t>API配置</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264" w:tooltip="API Confi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265" w:anchor="UserGuide-zh-API%E9%85%8D%E7%BD%AE"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393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23" name="图片 23"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API使用范围</w:t>
            </w:r>
            <w:r w:rsidRPr="00B03E20">
              <w:rPr>
                <w:rFonts w:ascii="宋体" w:eastAsia="宋体" w:hAnsi="宋体" w:cs="宋体"/>
                <w:kern w:val="0"/>
                <w:sz w:val="24"/>
                <w:szCs w:val="24"/>
              </w:rPr>
              <w:br/>
              <w:t>API仅用于OpenAPI, ESB, Test, Mock等系统集成，普通服务提供方或消费方，请采用配置方式使用Dubbo，请参见：</w:t>
            </w:r>
            <w:hyperlink r:id="rId266" w:anchor="UserGuide-zh-Xml%E9%85%8D%E7%BD%AE" w:history="1">
              <w:r w:rsidRPr="00B03E20">
                <w:rPr>
                  <w:rFonts w:ascii="宋体" w:eastAsia="宋体" w:hAnsi="宋体" w:cs="宋体"/>
                  <w:color w:val="0000FF"/>
                  <w:kern w:val="0"/>
                  <w:sz w:val="24"/>
                  <w:szCs w:val="24"/>
                  <w:u w:val="single"/>
                </w:rPr>
                <w:t>Xml配置</w:t>
              </w:r>
            </w:hyperlink>
            <w:r w:rsidRPr="00B03E20">
              <w:rPr>
                <w:rFonts w:ascii="宋体" w:eastAsia="宋体" w:hAnsi="宋体" w:cs="宋体"/>
                <w:kern w:val="0"/>
                <w:sz w:val="24"/>
                <w:szCs w:val="24"/>
              </w:rPr>
              <w:t xml:space="preserve"> (</w:t>
            </w:r>
            <w:hyperlink r:id="rId267" w:tooltip="Xml Confi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24" name="图片 24"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API属性含义参考</w:t>
            </w:r>
            <w:r w:rsidRPr="00B03E20">
              <w:rPr>
                <w:rFonts w:ascii="宋体" w:eastAsia="宋体" w:hAnsi="宋体" w:cs="宋体"/>
                <w:kern w:val="0"/>
                <w:sz w:val="24"/>
                <w:szCs w:val="24"/>
              </w:rPr>
              <w:br/>
              <w:t>API属性与配置项一对一，各属性含义，请参见：</w:t>
            </w:r>
            <w:hyperlink r:id="rId268" w:anchor="UserGuide-zh-%E9%85%8D%E7%BD%AE%E5%8F%82%E8%80%83%E6%89%8B%E5%86%8C" w:history="1">
              <w:r w:rsidRPr="00B03E20">
                <w:rPr>
                  <w:rFonts w:ascii="宋体" w:eastAsia="宋体" w:hAnsi="宋体" w:cs="宋体"/>
                  <w:color w:val="0000FF"/>
                  <w:kern w:val="0"/>
                  <w:sz w:val="24"/>
                  <w:szCs w:val="24"/>
                  <w:u w:val="single"/>
                </w:rPr>
                <w:t>配置参考手册</w:t>
              </w:r>
            </w:hyperlink>
            <w:r w:rsidRPr="00B03E20">
              <w:rPr>
                <w:rFonts w:ascii="宋体" w:eastAsia="宋体" w:hAnsi="宋体" w:cs="宋体"/>
                <w:kern w:val="0"/>
                <w:sz w:val="24"/>
                <w:szCs w:val="24"/>
              </w:rPr>
              <w:t xml:space="preserve"> (</w:t>
            </w:r>
            <w:hyperlink r:id="rId269" w:tooltip="Configuration Reference-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r w:rsidRPr="00B03E20">
              <w:rPr>
                <w:rFonts w:ascii="宋体" w:eastAsia="宋体" w:hAnsi="宋体" w:cs="宋体"/>
                <w:kern w:val="0"/>
                <w:sz w:val="24"/>
                <w:szCs w:val="24"/>
              </w:rPr>
              <w:br/>
              <w:t>比如：ApplicationConfig.setName("xxx") 对应 &lt;dubbo:application name="xxx" /&gt;</w:t>
            </w:r>
          </w:p>
        </w:tc>
      </w:tr>
    </w:tbl>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26" w:name="UserGuide-zh-(1)服务提供者："/>
      <w:bookmarkEnd w:id="26"/>
      <w:r w:rsidRPr="00B03E20">
        <w:rPr>
          <w:rFonts w:ascii="宋体" w:eastAsia="宋体" w:hAnsi="宋体" w:cs="宋体"/>
          <w:b/>
          <w:bCs/>
          <w:kern w:val="0"/>
          <w:sz w:val="24"/>
          <w:szCs w:val="24"/>
        </w:rPr>
        <w:t>(1) 服务提供者：</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com.alibaba.dubbo.rpc.config.ApplicationConfig;</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com.alibaba.dubbo.rpc.config.RegistryConfig;</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com.alibaba.dubbo.rpc.config.ProviderConfig;</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com.alibaba.dubbo.rpc.config.ServiceConfig;</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com.xxx.XxxService;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com.xxx.XxxServiceImpl;</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服务实现</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XxxService xxxService = new</w:t>
            </w:r>
            <w:r w:rsidRPr="00B03E20">
              <w:rPr>
                <w:rFonts w:ascii="宋体" w:eastAsia="宋体" w:hAnsi="宋体" w:cs="宋体"/>
                <w:kern w:val="0"/>
                <w:sz w:val="24"/>
                <w:szCs w:val="24"/>
              </w:rPr>
              <w:t xml:space="preserve"> </w:t>
            </w:r>
            <w:r w:rsidRPr="00B03E20">
              <w:rPr>
                <w:rFonts w:ascii="宋体" w:eastAsia="宋体" w:hAnsi="宋体" w:cs="宋体"/>
                <w:kern w:val="0"/>
                <w:sz w:val="24"/>
              </w:rPr>
              <w:t>XxxServiceImpl();</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当前应用配置</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ApplicationConfig application = new</w:t>
            </w:r>
            <w:r w:rsidRPr="00B03E20">
              <w:rPr>
                <w:rFonts w:ascii="宋体" w:eastAsia="宋体" w:hAnsi="宋体" w:cs="宋体"/>
                <w:kern w:val="0"/>
                <w:sz w:val="24"/>
                <w:szCs w:val="24"/>
              </w:rPr>
              <w:t xml:space="preserve"> </w:t>
            </w:r>
            <w:r w:rsidRPr="00B03E20">
              <w:rPr>
                <w:rFonts w:ascii="宋体" w:eastAsia="宋体" w:hAnsi="宋体" w:cs="宋体"/>
                <w:kern w:val="0"/>
                <w:sz w:val="24"/>
              </w:rPr>
              <w:t>ApplicationConfig();</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application.setName("xxx");</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连接注册中心配置</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RegistryConfig registry = new</w:t>
            </w:r>
            <w:r w:rsidRPr="00B03E20">
              <w:rPr>
                <w:rFonts w:ascii="宋体" w:eastAsia="宋体" w:hAnsi="宋体" w:cs="宋体"/>
                <w:kern w:val="0"/>
                <w:sz w:val="24"/>
                <w:szCs w:val="24"/>
              </w:rPr>
              <w:t xml:space="preserve"> </w:t>
            </w:r>
            <w:r w:rsidRPr="00B03E20">
              <w:rPr>
                <w:rFonts w:ascii="宋体" w:eastAsia="宋体" w:hAnsi="宋体" w:cs="宋体"/>
                <w:kern w:val="0"/>
                <w:sz w:val="24"/>
              </w:rPr>
              <w:t>RegistryConfig();</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registry.setAddress("10.20.130.230:9090");</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registry.setUsername("aaa");</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registry.setPassword("bbb");</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服务提供者协议配置</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ProtocolConfig protocol = new</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ProtocolConfig();</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protocol.setName("dubbo");</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protocol.setPort(12345);</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protocol.setThreads(200);</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注意：ServiceConfig为重对象，内部封装了与注册中心的连接，以及开启服务端口</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服务提供者暴露服务配置</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ServiceConfig&lt;XxxService&gt; service = new</w:t>
            </w:r>
            <w:r w:rsidRPr="00B03E20">
              <w:rPr>
                <w:rFonts w:ascii="宋体" w:eastAsia="宋体" w:hAnsi="宋体" w:cs="宋体"/>
                <w:kern w:val="0"/>
                <w:sz w:val="24"/>
                <w:szCs w:val="24"/>
              </w:rPr>
              <w:t xml:space="preserve"> </w:t>
            </w:r>
            <w:r w:rsidRPr="00B03E20">
              <w:rPr>
                <w:rFonts w:ascii="宋体" w:eastAsia="宋体" w:hAnsi="宋体" w:cs="宋体"/>
                <w:kern w:val="0"/>
                <w:sz w:val="24"/>
              </w:rPr>
              <w:t>ServiceConfig&lt;XxxService&gt;(); // 此实例很重，封装了与注册中心的连接，请自行缓存，否则可能造成内存和连接泄漏</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service.setApplication(application);</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service.setRegistry(registry); // 多个注册中心可以用setRegistries()</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service.setProtocol(protocol); // 多个协议可以用setProtocols()</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service.setInterface(XxxService.class);</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service.setRef(xxxService);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service.setVersion("1.0.0");</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暴露及注册服务</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service.export();</w:t>
            </w:r>
          </w:p>
        </w:tc>
      </w:tr>
    </w:tbl>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27" w:name="UserGuide-zh-(2)服务消费者："/>
      <w:bookmarkEnd w:id="27"/>
      <w:r w:rsidRPr="00B03E20">
        <w:rPr>
          <w:rFonts w:ascii="宋体" w:eastAsia="宋体" w:hAnsi="宋体" w:cs="宋体"/>
          <w:b/>
          <w:bCs/>
          <w:kern w:val="0"/>
          <w:sz w:val="24"/>
          <w:szCs w:val="24"/>
        </w:rPr>
        <w:lastRenderedPageBreak/>
        <w:t>(2) 服务消费者：</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com.alibaba.dubbo.rpc.config.ApplicationConfig;</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com.alibaba.dubbo.rpc.config.RegistryConfig;</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com.alibaba.dubbo.rpc.config.ConsumerConfig;</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com.alibaba.dubbo.rpc.config.ReferenceConfig;</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com.xxx.XxxService;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当前应用配置</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ApplicationConfig application = new</w:t>
            </w:r>
            <w:r w:rsidRPr="00B03E20">
              <w:rPr>
                <w:rFonts w:ascii="宋体" w:eastAsia="宋体" w:hAnsi="宋体" w:cs="宋体"/>
                <w:kern w:val="0"/>
                <w:sz w:val="24"/>
                <w:szCs w:val="24"/>
              </w:rPr>
              <w:t xml:space="preserve"> </w:t>
            </w:r>
            <w:r w:rsidRPr="00B03E20">
              <w:rPr>
                <w:rFonts w:ascii="宋体" w:eastAsia="宋体" w:hAnsi="宋体" w:cs="宋体"/>
                <w:kern w:val="0"/>
                <w:sz w:val="24"/>
              </w:rPr>
              <w:t>ApplicationConfig();</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application.setName("yyy");</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连接注册中心配置</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RegistryConfig registry = new</w:t>
            </w:r>
            <w:r w:rsidRPr="00B03E20">
              <w:rPr>
                <w:rFonts w:ascii="宋体" w:eastAsia="宋体" w:hAnsi="宋体" w:cs="宋体"/>
                <w:kern w:val="0"/>
                <w:sz w:val="24"/>
                <w:szCs w:val="24"/>
              </w:rPr>
              <w:t xml:space="preserve"> </w:t>
            </w:r>
            <w:r w:rsidRPr="00B03E20">
              <w:rPr>
                <w:rFonts w:ascii="宋体" w:eastAsia="宋体" w:hAnsi="宋体" w:cs="宋体"/>
                <w:kern w:val="0"/>
                <w:sz w:val="24"/>
              </w:rPr>
              <w:t>RegistryConfig();</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registry.setAddress("10.20.130.230:9090");</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registry.setUsername("aaa");</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registry.setPassword("bbb");</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注意：ReferenceConfig为重对象，内部封装了与注册中心的连接，以及与服务提供方的连接</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引用远程服务</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ReferenceConfig&lt;XxxService&gt; reference = new</w:t>
            </w:r>
            <w:r w:rsidRPr="00B03E20">
              <w:rPr>
                <w:rFonts w:ascii="宋体" w:eastAsia="宋体" w:hAnsi="宋体" w:cs="宋体"/>
                <w:kern w:val="0"/>
                <w:sz w:val="24"/>
                <w:szCs w:val="24"/>
              </w:rPr>
              <w:t xml:space="preserve"> </w:t>
            </w:r>
            <w:r w:rsidRPr="00B03E20">
              <w:rPr>
                <w:rFonts w:ascii="宋体" w:eastAsia="宋体" w:hAnsi="宋体" w:cs="宋体"/>
                <w:kern w:val="0"/>
                <w:sz w:val="24"/>
              </w:rPr>
              <w:t>ReferenceConfig&lt;XxxService&gt;(); // 此实例很重，封装了与注册中心的连接以及与提供者的连接，请自行缓存，否则可能造成内存和连接泄漏</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reference.setApplication(application);</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reference.setRegistry(registry); // 多个注册中心可以用setRegistries()</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reference.setInterface(XxxService.class);</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reference.setVersion("1.0.0");</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和本地bean一样使用xxxService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XxxService xxxService = reference.get(); // 注意：此代理对象内部封装了所有通讯细节，对象较重，请缓存复用</w:t>
            </w:r>
          </w:p>
        </w:tc>
      </w:tr>
    </w:tbl>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28" w:name="UserGuide-zh-(3)特殊场景"/>
      <w:bookmarkEnd w:id="28"/>
      <w:r w:rsidRPr="00B03E20">
        <w:rPr>
          <w:rFonts w:ascii="宋体" w:eastAsia="宋体" w:hAnsi="宋体" w:cs="宋体"/>
          <w:b/>
          <w:bCs/>
          <w:kern w:val="0"/>
          <w:sz w:val="24"/>
          <w:szCs w:val="24"/>
        </w:rPr>
        <w:lastRenderedPageBreak/>
        <w:t>(3) 特殊场景</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color w:val="008000"/>
          <w:kern w:val="0"/>
          <w:sz w:val="24"/>
          <w:szCs w:val="24"/>
        </w:rPr>
        <w:t>注：下面只列出不同的地方，其它参见上面的写法</w:t>
      </w: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29" w:name="UserGuide-zh-(3.1)方法级设置："/>
      <w:bookmarkEnd w:id="29"/>
      <w:r w:rsidRPr="00B03E20">
        <w:rPr>
          <w:rFonts w:ascii="宋体" w:eastAsia="宋体" w:hAnsi="宋体" w:cs="宋体"/>
          <w:b/>
          <w:bCs/>
          <w:kern w:val="0"/>
          <w:sz w:val="24"/>
          <w:szCs w:val="24"/>
        </w:rPr>
        <w:t>(3.1) 方法级设置：</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方法级配置</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List&lt;MethodConfig&gt; methods = new</w:t>
            </w:r>
            <w:r w:rsidRPr="00B03E20">
              <w:rPr>
                <w:rFonts w:ascii="宋体" w:eastAsia="宋体" w:hAnsi="宋体" w:cs="宋体"/>
                <w:kern w:val="0"/>
                <w:sz w:val="24"/>
                <w:szCs w:val="24"/>
              </w:rPr>
              <w:t xml:space="preserve"> </w:t>
            </w:r>
            <w:r w:rsidRPr="00B03E20">
              <w:rPr>
                <w:rFonts w:ascii="宋体" w:eastAsia="宋体" w:hAnsi="宋体" w:cs="宋体"/>
                <w:kern w:val="0"/>
                <w:sz w:val="24"/>
              </w:rPr>
              <w:t>ArrayList&lt;MethodConfig&gt;();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MethodConfig method = new</w:t>
            </w:r>
            <w:r w:rsidRPr="00B03E20">
              <w:rPr>
                <w:rFonts w:ascii="宋体" w:eastAsia="宋体" w:hAnsi="宋体" w:cs="宋体"/>
                <w:kern w:val="0"/>
                <w:sz w:val="24"/>
                <w:szCs w:val="24"/>
              </w:rPr>
              <w:t xml:space="preserve"> </w:t>
            </w:r>
            <w:r w:rsidRPr="00B03E20">
              <w:rPr>
                <w:rFonts w:ascii="宋体" w:eastAsia="宋体" w:hAnsi="宋体" w:cs="宋体"/>
                <w:kern w:val="0"/>
                <w:sz w:val="24"/>
              </w:rPr>
              <w:t>MethodConfig();</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method.setName("createXxx");</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method.setTimeout(10000);</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method.setRetries(0);</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methods.add(method);</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引用远程服务</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ReferenceConfig&lt;XxxService&gt; reference = new</w:t>
            </w:r>
            <w:r w:rsidRPr="00B03E20">
              <w:rPr>
                <w:rFonts w:ascii="宋体" w:eastAsia="宋体" w:hAnsi="宋体" w:cs="宋体"/>
                <w:kern w:val="0"/>
                <w:sz w:val="24"/>
                <w:szCs w:val="24"/>
              </w:rPr>
              <w:t xml:space="preserve"> </w:t>
            </w:r>
            <w:r w:rsidRPr="00B03E20">
              <w:rPr>
                <w:rFonts w:ascii="宋体" w:eastAsia="宋体" w:hAnsi="宋体" w:cs="宋体"/>
                <w:kern w:val="0"/>
                <w:sz w:val="24"/>
              </w:rPr>
              <w:t>ReferenceConfig&lt;XxxService&gt;(); // 此实例很重，封装了与注册中心的连接以及与提供者的连接，请自行缓存，否则可能造成内存和连接泄漏</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reference.setMethods(methods); // 设置方法级配置</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30" w:name="UserGuide-zh-(3.2)点对点直连："/>
      <w:bookmarkEnd w:id="30"/>
      <w:r w:rsidRPr="00B03E20">
        <w:rPr>
          <w:rFonts w:ascii="宋体" w:eastAsia="宋体" w:hAnsi="宋体" w:cs="宋体"/>
          <w:b/>
          <w:bCs/>
          <w:kern w:val="0"/>
          <w:sz w:val="24"/>
          <w:szCs w:val="24"/>
        </w:rPr>
        <w:t>(3.2) 点对点直连：</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ReferenceConfig&lt;XxxService&gt; reference = new</w:t>
            </w:r>
            <w:r w:rsidRPr="00B03E20">
              <w:rPr>
                <w:rFonts w:ascii="宋体" w:eastAsia="宋体" w:hAnsi="宋体" w:cs="宋体"/>
                <w:kern w:val="0"/>
                <w:sz w:val="24"/>
                <w:szCs w:val="24"/>
              </w:rPr>
              <w:t xml:space="preserve"> </w:t>
            </w:r>
            <w:r w:rsidRPr="00B03E20">
              <w:rPr>
                <w:rFonts w:ascii="宋体" w:eastAsia="宋体" w:hAnsi="宋体" w:cs="宋体"/>
                <w:kern w:val="0"/>
                <w:sz w:val="24"/>
              </w:rPr>
              <w:t>ReferenceConfig&lt;XxxService&gt;(); // 此实例很重，封装了与注册中心的连接以及与提供者的连接，请自行缓存，否则可能造成内存和连接泄漏</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 如果点对点直连，可以用reference.setUrl()指定目标地址，设置url后将绕过注册中心，</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其中，协议对应provider.setProtocol()的值，端口对应provider.setPort()的值，</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路径对应service.setPath()的值，如果未设置path，缺省path为接口名</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reference.setUrl("dubbo://10.20.130.230:20880/com.xxx.XxxService");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outlineLvl w:val="1"/>
        <w:rPr>
          <w:rFonts w:ascii="宋体" w:eastAsia="宋体" w:hAnsi="宋体" w:cs="宋体"/>
          <w:b/>
          <w:bCs/>
          <w:kern w:val="0"/>
          <w:sz w:val="36"/>
          <w:szCs w:val="36"/>
        </w:rPr>
      </w:pPr>
      <w:bookmarkStart w:id="31" w:name="UserGuide-zh-示例"/>
      <w:bookmarkEnd w:id="31"/>
      <w:r w:rsidRPr="00B03E20">
        <w:rPr>
          <w:rFonts w:ascii="宋体" w:eastAsia="宋体" w:hAnsi="宋体" w:cs="宋体"/>
          <w:b/>
          <w:bCs/>
          <w:kern w:val="0"/>
          <w:sz w:val="36"/>
          <w:szCs w:val="36"/>
        </w:rPr>
        <w:lastRenderedPageBreak/>
        <w:t>示例</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270" w:tooltip="Examples-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271" w:anchor="UserGuide-zh-%E7%A4%BA%E4%BE%8B"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459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25" name="图片 25"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想完整的运行起来，请参见：</w:t>
            </w:r>
            <w:hyperlink r:id="rId272" w:anchor="UserGuide-zh-%E5%BF%AB%E9%80%9F%E5%90%AF%E5%8A%A8" w:history="1">
              <w:r w:rsidRPr="00B03E20">
                <w:rPr>
                  <w:rFonts w:ascii="宋体" w:eastAsia="宋体" w:hAnsi="宋体" w:cs="宋体"/>
                  <w:color w:val="0000FF"/>
                  <w:kern w:val="0"/>
                  <w:sz w:val="24"/>
                  <w:szCs w:val="24"/>
                  <w:u w:val="single"/>
                </w:rPr>
                <w:t>快速启动</w:t>
              </w:r>
            </w:hyperlink>
            <w:r w:rsidRPr="00B03E20">
              <w:rPr>
                <w:rFonts w:ascii="宋体" w:eastAsia="宋体" w:hAnsi="宋体" w:cs="宋体"/>
                <w:kern w:val="0"/>
                <w:sz w:val="24"/>
                <w:szCs w:val="24"/>
              </w:rPr>
              <w:t xml:space="preserve"> (</w:t>
            </w:r>
            <w:hyperlink r:id="rId273" w:tooltip="Quick Start-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)，这里只列出各种场景的配置方式</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26" name="图片 26"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以下示例全部使用基于Spring的</w:t>
            </w:r>
            <w:hyperlink r:id="rId274" w:anchor="UserGuide-zh-Xml%E9%85%8D%E7%BD%AE" w:history="1">
              <w:r w:rsidRPr="00B03E20">
                <w:rPr>
                  <w:rFonts w:ascii="宋体" w:eastAsia="宋体" w:hAnsi="宋体" w:cs="宋体"/>
                  <w:color w:val="0000FF"/>
                  <w:kern w:val="0"/>
                  <w:sz w:val="24"/>
                  <w:szCs w:val="24"/>
                  <w:u w:val="single"/>
                </w:rPr>
                <w:t>Xml配置</w:t>
              </w:r>
            </w:hyperlink>
            <w:r w:rsidRPr="00B03E20">
              <w:rPr>
                <w:rFonts w:ascii="宋体" w:eastAsia="宋体" w:hAnsi="宋体" w:cs="宋体"/>
                <w:kern w:val="0"/>
                <w:sz w:val="24"/>
                <w:szCs w:val="24"/>
              </w:rPr>
              <w:t xml:space="preserve"> (</w:t>
            </w:r>
            <w:hyperlink r:id="rId275" w:tooltip="Xml Confi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)作为参考，如果不想使用Spring，而希望通过API的方式进行调用，请参见：</w:t>
            </w:r>
            <w:hyperlink r:id="rId276" w:anchor="UserGuide-zh-API%E9%85%8D%E7%BD%AE" w:history="1">
              <w:r w:rsidRPr="00B03E20">
                <w:rPr>
                  <w:rFonts w:ascii="宋体" w:eastAsia="宋体" w:hAnsi="宋体" w:cs="宋体"/>
                  <w:color w:val="0000FF"/>
                  <w:kern w:val="0"/>
                  <w:sz w:val="24"/>
                  <w:szCs w:val="24"/>
                  <w:u w:val="single"/>
                </w:rPr>
                <w:t>API配置</w:t>
              </w:r>
            </w:hyperlink>
            <w:r w:rsidRPr="00B03E20">
              <w:rPr>
                <w:rFonts w:ascii="宋体" w:eastAsia="宋体" w:hAnsi="宋体" w:cs="宋体"/>
                <w:kern w:val="0"/>
                <w:sz w:val="24"/>
                <w:szCs w:val="24"/>
              </w:rPr>
              <w:t xml:space="preserve"> (</w:t>
            </w:r>
            <w:hyperlink r:id="rId277" w:tooltip="API Confi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32" w:name="UserGuide-zh-启动时检查"/>
      <w:bookmarkEnd w:id="32"/>
      <w:r w:rsidRPr="00B03E20">
        <w:rPr>
          <w:rFonts w:ascii="宋体" w:eastAsia="宋体" w:hAnsi="宋体" w:cs="宋体"/>
          <w:b/>
          <w:bCs/>
          <w:kern w:val="0"/>
          <w:sz w:val="27"/>
          <w:szCs w:val="27"/>
        </w:rPr>
        <w:t>启动时检查</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278" w:tooltip="Check On Startup-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279" w:anchor="UserGuide-zh-%E5%90%AF%E5%8A%A8%E6%97%B6%E6%A3%80%E6%9F%A5"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5136"/>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27" name="图片 27"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Dubbo缺省会在启动时检查依赖的服务是否可用，不可用时会抛出异常，阻止Spring初始化完成，以便上线时，能及早发现问题，默认check=tr</w:t>
            </w:r>
            <w:r w:rsidRPr="00B03E20">
              <w:rPr>
                <w:rFonts w:ascii="宋体" w:eastAsia="宋体" w:hAnsi="宋体" w:cs="宋体"/>
                <w:kern w:val="0"/>
                <w:sz w:val="24"/>
                <w:szCs w:val="24"/>
              </w:rPr>
              <w:t>ue。</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28" name="图片 28"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如果你的Spring容器是懒加载的，或者通过API编程延迟引用服务，请关闭check，否则服务临时不可用时，会抛出异常，拿到null引用，如果check=false，总是会返回引用，当服务恢复时，能自动连上。</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可以通过check="false"关闭检查，比如，测试时，有些服务不关心，或者出现了循环依赖，必须有一方先启动。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关闭某个服务的启动时检查：(没有提供者时报错)</w:t>
      </w:r>
    </w:p>
    <w:tbl>
      <w:tblPr>
        <w:tblW w:w="0" w:type="auto"/>
        <w:tblCellSpacing w:w="0" w:type="dxa"/>
        <w:tblCellMar>
          <w:left w:w="0" w:type="dxa"/>
          <w:right w:w="0" w:type="dxa"/>
        </w:tblCellMar>
        <w:tblLook w:val="04A0"/>
      </w:tblPr>
      <w:tblGrid>
        <w:gridCol w:w="76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896236063"/>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check="false"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关闭所有服务的启动时检查：(没有提供者时报错)</w:t>
      </w:r>
    </w:p>
    <w:tbl>
      <w:tblPr>
        <w:tblW w:w="0" w:type="auto"/>
        <w:tblCellSpacing w:w="0" w:type="dxa"/>
        <w:tblCellMar>
          <w:left w:w="0" w:type="dxa"/>
          <w:right w:w="0" w:type="dxa"/>
        </w:tblCellMar>
        <w:tblLook w:val="04A0"/>
      </w:tblPr>
      <w:tblGrid>
        <w:gridCol w:w="38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044906282"/>
              <w:rPr>
                <w:rFonts w:ascii="宋体" w:eastAsia="宋体" w:hAnsi="宋体" w:cs="宋体"/>
                <w:kern w:val="0"/>
                <w:sz w:val="24"/>
                <w:szCs w:val="24"/>
              </w:rPr>
            </w:pPr>
            <w:r w:rsidRPr="00B03E20">
              <w:rPr>
                <w:rFonts w:ascii="宋体" w:eastAsia="宋体" w:hAnsi="宋体" w:cs="宋体"/>
                <w:kern w:val="0"/>
                <w:sz w:val="24"/>
              </w:rPr>
              <w:t>&lt;dubbo:consumer</w:t>
            </w:r>
            <w:r w:rsidRPr="00B03E20">
              <w:rPr>
                <w:rFonts w:ascii="宋体" w:eastAsia="宋体" w:hAnsi="宋体" w:cs="宋体"/>
                <w:kern w:val="0"/>
                <w:sz w:val="24"/>
                <w:szCs w:val="24"/>
              </w:rPr>
              <w:t xml:space="preserve"> </w:t>
            </w:r>
            <w:r w:rsidRPr="00B03E20">
              <w:rPr>
                <w:rFonts w:ascii="宋体" w:eastAsia="宋体" w:hAnsi="宋体" w:cs="宋体"/>
                <w:kern w:val="0"/>
                <w:sz w:val="24"/>
              </w:rPr>
              <w:t>check="false"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关闭注册中心启动时检查：(注册订阅失败时报错)</w:t>
      </w:r>
    </w:p>
    <w:tbl>
      <w:tblPr>
        <w:tblW w:w="0" w:type="auto"/>
        <w:tblCellSpacing w:w="0" w:type="dxa"/>
        <w:tblCellMar>
          <w:left w:w="0" w:type="dxa"/>
          <w:right w:w="0" w:type="dxa"/>
        </w:tblCellMar>
        <w:tblLook w:val="04A0"/>
      </w:tblPr>
      <w:tblGrid>
        <w:gridCol w:w="38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748506049"/>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check="false"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也可以用dubbo.properties配置：</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dubbo.properties</w:t>
      </w:r>
    </w:p>
    <w:tbl>
      <w:tblPr>
        <w:tblW w:w="0" w:type="auto"/>
        <w:tblCellSpacing w:w="0" w:type="dxa"/>
        <w:tblCellMar>
          <w:left w:w="0" w:type="dxa"/>
          <w:right w:w="0" w:type="dxa"/>
        </w:tblCellMar>
        <w:tblLook w:val="04A0"/>
      </w:tblPr>
      <w:tblGrid>
        <w:gridCol w:w="55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dubbo.reference.com.foo.BarService.check=false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dubbo.reference.check=false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dubbo.consumer.check=false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dubbo.registry.check=false</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也可以用-D参数：</w:t>
      </w:r>
    </w:p>
    <w:tbl>
      <w:tblPr>
        <w:tblW w:w="0" w:type="auto"/>
        <w:tblCellSpacing w:w="0" w:type="dxa"/>
        <w:tblCellMar>
          <w:left w:w="0" w:type="dxa"/>
          <w:right w:w="0" w:type="dxa"/>
        </w:tblCellMar>
        <w:tblLook w:val="04A0"/>
      </w:tblPr>
      <w:tblGrid>
        <w:gridCol w:w="307"/>
        <w:gridCol w:w="15091"/>
      </w:tblGrid>
      <w:tr w:rsidR="00B03E20" w:rsidRPr="00B03E20" w:rsidTr="00B03E20">
        <w:trPr>
          <w:tblCellSpacing w:w="0" w:type="dxa"/>
        </w:trPr>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java -Ddubbo.reference.com.foo.BarService.check=false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java -Ddubbo.reference.check=false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java -Ddubbo.consumer.check=false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java -Ddubbo.registry.check=false</w:t>
            </w:r>
          </w:p>
        </w:tc>
      </w:tr>
      <w:tr w:rsidR="00B03E20" w:rsidRPr="00B03E20" w:rsidTr="00B03E20">
        <w:tblPrEx>
          <w:tblCellSpacing w:w="15" w:type="dxa"/>
          <w:tblCellMar>
            <w:top w:w="15" w:type="dxa"/>
            <w:left w:w="15" w:type="dxa"/>
            <w:bottom w:w="15" w:type="dxa"/>
            <w:right w:w="15" w:type="dxa"/>
          </w:tblCellMar>
        </w:tblPrEx>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29" name="图片 29"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注意区别</w:t>
            </w:r>
          </w:p>
          <w:p w:rsidR="00B03E20" w:rsidRPr="00B03E20" w:rsidRDefault="00B03E20" w:rsidP="00B03E20">
            <w:pPr>
              <w:widowControl/>
              <w:numPr>
                <w:ilvl w:val="0"/>
                <w:numId w:val="1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dubbo.reference.check=false，强制改变所有reference的check值，就算配置中有声明，也会被覆盖。</w:t>
            </w:r>
          </w:p>
          <w:p w:rsidR="00B03E20" w:rsidRPr="00B03E20" w:rsidRDefault="00B03E20" w:rsidP="00B03E20">
            <w:pPr>
              <w:widowControl/>
              <w:numPr>
                <w:ilvl w:val="0"/>
                <w:numId w:val="1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dubbo.consumer.check=false，是设置check的缺省值，如果配置中有显式的声明，如：&lt;dubbo:reference check="true"/&gt;，不会受影响。</w:t>
            </w:r>
          </w:p>
          <w:p w:rsidR="00B03E20" w:rsidRPr="00B03E20" w:rsidRDefault="00B03E20" w:rsidP="00B03E20">
            <w:pPr>
              <w:widowControl/>
              <w:numPr>
                <w:ilvl w:val="0"/>
                <w:numId w:val="1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dubbo.registry.check=false，前面两个都是指订阅成功，但提供者列表是否为空是否报错，如果注册订阅失败时，也允许启动，需使用此选项，将在后台定时重试。</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引用缺省是延迟初始化的，只有引用被注入到其它Bean，或被getBean()获取，才会初始化。</w:t>
      </w:r>
      <w:r w:rsidRPr="00B03E20">
        <w:rPr>
          <w:rFonts w:ascii="宋体" w:eastAsia="宋体" w:hAnsi="宋体" w:cs="宋体"/>
          <w:kern w:val="0"/>
          <w:sz w:val="24"/>
          <w:szCs w:val="24"/>
        </w:rPr>
        <w:br/>
        <w:t>如果需要饥饿加载，即没有人引用也立即生成动态代理，可以配置：</w:t>
      </w:r>
    </w:p>
    <w:tbl>
      <w:tblPr>
        <w:tblW w:w="0" w:type="auto"/>
        <w:tblCellSpacing w:w="0" w:type="dxa"/>
        <w:tblCellMar>
          <w:left w:w="0" w:type="dxa"/>
          <w:right w:w="0" w:type="dxa"/>
        </w:tblCellMar>
        <w:tblLook w:val="04A0"/>
      </w:tblPr>
      <w:tblGrid>
        <w:gridCol w:w="74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721948556"/>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init="true"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33" w:name="UserGuide-zh-集群容错"/>
      <w:bookmarkEnd w:id="33"/>
      <w:r w:rsidRPr="00B03E20">
        <w:rPr>
          <w:rFonts w:ascii="宋体" w:eastAsia="宋体" w:hAnsi="宋体" w:cs="宋体"/>
          <w:b/>
          <w:bCs/>
          <w:kern w:val="0"/>
          <w:sz w:val="27"/>
          <w:szCs w:val="27"/>
        </w:rPr>
        <w:t>集群容错</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w:t>
      </w:r>
      <w:hyperlink r:id="rId280" w:tooltip="Fault Tolerance-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281" w:anchor="UserGuide-zh-%E9%9B%86%E7%BE%A4%E5%AE%B9%E9%94%99"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781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30" name="图片 30"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在集群调用失败时，Dubbo提供了多种容错方案，缺省为failover重试。</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711825" cy="2859405"/>
            <wp:effectExtent l="19050" t="0" r="3175" b="0"/>
            <wp:docPr id="31" name="图片 31" descr="http://alibaba.github.io/dubbo-doc-static/cluster.jpg-version=1&amp;modificationDate=1321028038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libaba.github.io/dubbo-doc-static/cluster.jpg-version=1&amp;modificationDate=1321028038000.jpg"/>
                    <pic:cNvPicPr>
                      <a:picLocks noChangeAspect="1" noChangeArrowheads="1"/>
                    </pic:cNvPicPr>
                  </pic:nvPicPr>
                  <pic:blipFill>
                    <a:blip r:embed="rId282"/>
                    <a:srcRect/>
                    <a:stretch>
                      <a:fillRect/>
                    </a:stretch>
                  </pic:blipFill>
                  <pic:spPr bwMode="auto">
                    <a:xfrm>
                      <a:off x="0" y="0"/>
                      <a:ext cx="5711825" cy="2859405"/>
                    </a:xfrm>
                    <a:prstGeom prst="rect">
                      <a:avLst/>
                    </a:prstGeom>
                    <a:noFill/>
                    <a:ln w="9525">
                      <a:noFill/>
                      <a:miter lim="800000"/>
                      <a:headEnd/>
                      <a:tailEnd/>
                    </a:ln>
                  </pic:spPr>
                </pic:pic>
              </a:graphicData>
            </a:graphic>
          </wp:inline>
        </w:drawing>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各节点关系：</w:t>
      </w:r>
    </w:p>
    <w:p w:rsidR="00B03E20" w:rsidRPr="00B03E20" w:rsidRDefault="00B03E20" w:rsidP="00B03E20">
      <w:pPr>
        <w:widowControl/>
        <w:numPr>
          <w:ilvl w:val="0"/>
          <w:numId w:val="2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这里的Invoker是Provider的一个可调用Service的抽象，Invoker封装了Provider地址及Service接口信息。</w:t>
      </w:r>
    </w:p>
    <w:p w:rsidR="00B03E20" w:rsidRPr="00B03E20" w:rsidRDefault="00B03E20" w:rsidP="00B03E20">
      <w:pPr>
        <w:widowControl/>
        <w:numPr>
          <w:ilvl w:val="0"/>
          <w:numId w:val="2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Directory代表多个Invoker，可以把它看成List&lt;Invoker&gt;，但与List不同的是，它的值可能是动态变化的，比如注册中心推送变更。</w:t>
      </w:r>
    </w:p>
    <w:p w:rsidR="00B03E20" w:rsidRPr="00B03E20" w:rsidRDefault="00B03E20" w:rsidP="00B03E20">
      <w:pPr>
        <w:widowControl/>
        <w:numPr>
          <w:ilvl w:val="0"/>
          <w:numId w:val="2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Cluster将Directory中的多个Invoker伪装成一个Invoker，对上层透明，伪装过程包含了容错逻辑，调用失败后，重试另一个。</w:t>
      </w:r>
    </w:p>
    <w:p w:rsidR="00B03E20" w:rsidRPr="00B03E20" w:rsidRDefault="00B03E20" w:rsidP="00B03E20">
      <w:pPr>
        <w:widowControl/>
        <w:numPr>
          <w:ilvl w:val="0"/>
          <w:numId w:val="2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Router负责从多个Invoker中按路由规则选出子集，比如读写分离，应用隔离等。</w:t>
      </w:r>
    </w:p>
    <w:p w:rsidR="00B03E20" w:rsidRPr="00B03E20" w:rsidRDefault="00B03E20" w:rsidP="00B03E20">
      <w:pPr>
        <w:widowControl/>
        <w:numPr>
          <w:ilvl w:val="0"/>
          <w:numId w:val="2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LoadBalance负责从多个Invoker中选出具体的一个用于本次调用，选的过程包含了负载均衡算法，调用失败后，需要重选。</w:t>
      </w:r>
    </w:p>
    <w:p w:rsidR="00B03E20" w:rsidRPr="00B03E20" w:rsidRDefault="00B03E20" w:rsidP="00B03E20">
      <w:pPr>
        <w:widowControl/>
        <w:spacing w:before="100" w:beforeAutospacing="1" w:after="100" w:afterAutospacing="1"/>
        <w:jc w:val="left"/>
        <w:outlineLvl w:val="4"/>
        <w:rPr>
          <w:rFonts w:ascii="宋体" w:eastAsia="宋体" w:hAnsi="宋体" w:cs="宋体"/>
          <w:b/>
          <w:bCs/>
          <w:kern w:val="0"/>
          <w:sz w:val="20"/>
          <w:szCs w:val="20"/>
        </w:rPr>
      </w:pPr>
      <w:bookmarkStart w:id="34" w:name="UserGuide-zh-集群容错模式："/>
      <w:bookmarkEnd w:id="34"/>
      <w:r w:rsidRPr="00B03E20">
        <w:rPr>
          <w:rFonts w:ascii="宋体" w:eastAsia="宋体" w:hAnsi="宋体" w:cs="宋体"/>
          <w:b/>
          <w:bCs/>
          <w:kern w:val="0"/>
          <w:sz w:val="20"/>
          <w:szCs w:val="20"/>
        </w:rPr>
        <w:t>集群容错模式：</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可以自行扩展集群容错策略，参见：</w:t>
      </w:r>
      <w:hyperlink r:id="rId283" w:anchor="DeveloperGuide-zh-%E9%9B%86%E7%BE%A4%E6%89%A9%E5%B1%95" w:history="1">
        <w:r w:rsidRPr="00B03E20">
          <w:rPr>
            <w:rFonts w:ascii="宋体" w:eastAsia="宋体" w:hAnsi="宋体" w:cs="宋体"/>
            <w:color w:val="0000FF"/>
            <w:kern w:val="0"/>
            <w:sz w:val="24"/>
            <w:szCs w:val="24"/>
            <w:u w:val="single"/>
          </w:rPr>
          <w:t>集群扩展</w:t>
        </w:r>
      </w:hyperlink>
    </w:p>
    <w:p w:rsidR="00B03E20" w:rsidRPr="00B03E20" w:rsidRDefault="00B03E20" w:rsidP="00B03E20">
      <w:pPr>
        <w:widowControl/>
        <w:spacing w:before="100" w:beforeAutospacing="1" w:after="100" w:afterAutospacing="1"/>
        <w:jc w:val="left"/>
        <w:outlineLvl w:val="5"/>
        <w:rPr>
          <w:rFonts w:ascii="宋体" w:eastAsia="宋体" w:hAnsi="宋体" w:cs="宋体"/>
          <w:b/>
          <w:bCs/>
          <w:kern w:val="0"/>
          <w:sz w:val="15"/>
          <w:szCs w:val="15"/>
        </w:rPr>
      </w:pPr>
      <w:bookmarkStart w:id="35" w:name="UserGuide-zh-FailoverCluster"/>
      <w:bookmarkEnd w:id="35"/>
      <w:r w:rsidRPr="00B03E20">
        <w:rPr>
          <w:rFonts w:ascii="宋体" w:eastAsia="宋体" w:hAnsi="宋体" w:cs="宋体"/>
          <w:b/>
          <w:bCs/>
          <w:kern w:val="0"/>
          <w:sz w:val="15"/>
          <w:szCs w:val="15"/>
        </w:rPr>
        <w:t>Failover Cluster</w:t>
      </w:r>
    </w:p>
    <w:p w:rsidR="00B03E20" w:rsidRPr="00B03E20" w:rsidRDefault="00B03E20" w:rsidP="00B03E20">
      <w:pPr>
        <w:widowControl/>
        <w:numPr>
          <w:ilvl w:val="0"/>
          <w:numId w:val="2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失败自动切换，当出现失败，重试其它服务器。(缺省)</w:t>
      </w:r>
    </w:p>
    <w:p w:rsidR="00B03E20" w:rsidRPr="00B03E20" w:rsidRDefault="00B03E20" w:rsidP="00B03E20">
      <w:pPr>
        <w:widowControl/>
        <w:numPr>
          <w:ilvl w:val="0"/>
          <w:numId w:val="2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通常用于读操作，但重试会带来更长延迟。</w:t>
      </w:r>
    </w:p>
    <w:p w:rsidR="00B03E20" w:rsidRPr="00B03E20" w:rsidRDefault="00B03E20" w:rsidP="00B03E20">
      <w:pPr>
        <w:widowControl/>
        <w:numPr>
          <w:ilvl w:val="0"/>
          <w:numId w:val="2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可通过retries="2"来设置重试次数(不含第一次)。</w:t>
      </w:r>
    </w:p>
    <w:p w:rsidR="00B03E20" w:rsidRPr="00B03E20" w:rsidRDefault="00B03E20" w:rsidP="00B03E20">
      <w:pPr>
        <w:widowControl/>
        <w:spacing w:before="100" w:beforeAutospacing="1" w:after="100" w:afterAutospacing="1"/>
        <w:jc w:val="left"/>
        <w:outlineLvl w:val="5"/>
        <w:rPr>
          <w:rFonts w:ascii="宋体" w:eastAsia="宋体" w:hAnsi="宋体" w:cs="宋体"/>
          <w:b/>
          <w:bCs/>
          <w:kern w:val="0"/>
          <w:sz w:val="15"/>
          <w:szCs w:val="15"/>
        </w:rPr>
      </w:pPr>
      <w:bookmarkStart w:id="36" w:name="UserGuide-zh-FailfastCluster"/>
      <w:bookmarkEnd w:id="36"/>
      <w:r w:rsidRPr="00B03E20">
        <w:rPr>
          <w:rFonts w:ascii="宋体" w:eastAsia="宋体" w:hAnsi="宋体" w:cs="宋体"/>
          <w:b/>
          <w:bCs/>
          <w:kern w:val="0"/>
          <w:sz w:val="15"/>
          <w:szCs w:val="15"/>
        </w:rPr>
        <w:t>Failfast Cluster</w:t>
      </w:r>
    </w:p>
    <w:p w:rsidR="00B03E20" w:rsidRPr="00B03E20" w:rsidRDefault="00B03E20" w:rsidP="00B03E20">
      <w:pPr>
        <w:widowControl/>
        <w:numPr>
          <w:ilvl w:val="0"/>
          <w:numId w:val="2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快速失败，只发起一次调用，失败立即报错。</w:t>
      </w:r>
    </w:p>
    <w:p w:rsidR="00B03E20" w:rsidRPr="00B03E20" w:rsidRDefault="00B03E20" w:rsidP="00B03E20">
      <w:pPr>
        <w:widowControl/>
        <w:numPr>
          <w:ilvl w:val="0"/>
          <w:numId w:val="2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通常用于非幂等性的写操作，比如新增记录。</w:t>
      </w:r>
    </w:p>
    <w:p w:rsidR="00B03E20" w:rsidRPr="00B03E20" w:rsidRDefault="00B03E20" w:rsidP="00B03E20">
      <w:pPr>
        <w:widowControl/>
        <w:spacing w:before="100" w:beforeAutospacing="1" w:after="100" w:afterAutospacing="1"/>
        <w:jc w:val="left"/>
        <w:outlineLvl w:val="5"/>
        <w:rPr>
          <w:rFonts w:ascii="宋体" w:eastAsia="宋体" w:hAnsi="宋体" w:cs="宋体"/>
          <w:b/>
          <w:bCs/>
          <w:kern w:val="0"/>
          <w:sz w:val="15"/>
          <w:szCs w:val="15"/>
        </w:rPr>
      </w:pPr>
      <w:bookmarkStart w:id="37" w:name="UserGuide-zh-FailsafeCluster"/>
      <w:bookmarkEnd w:id="37"/>
      <w:r w:rsidRPr="00B03E20">
        <w:rPr>
          <w:rFonts w:ascii="宋体" w:eastAsia="宋体" w:hAnsi="宋体" w:cs="宋体"/>
          <w:b/>
          <w:bCs/>
          <w:kern w:val="0"/>
          <w:sz w:val="15"/>
          <w:szCs w:val="15"/>
        </w:rPr>
        <w:t>Failsafe Cluster</w:t>
      </w:r>
    </w:p>
    <w:p w:rsidR="00B03E20" w:rsidRPr="00B03E20" w:rsidRDefault="00B03E20" w:rsidP="00B03E20">
      <w:pPr>
        <w:widowControl/>
        <w:numPr>
          <w:ilvl w:val="0"/>
          <w:numId w:val="2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失败安全，出现异常时，直接忽略。</w:t>
      </w:r>
    </w:p>
    <w:p w:rsidR="00B03E20" w:rsidRPr="00B03E20" w:rsidRDefault="00B03E20" w:rsidP="00B03E20">
      <w:pPr>
        <w:widowControl/>
        <w:numPr>
          <w:ilvl w:val="0"/>
          <w:numId w:val="2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通常用于写入审计日志等操作。</w:t>
      </w:r>
    </w:p>
    <w:p w:rsidR="00B03E20" w:rsidRPr="00B03E20" w:rsidRDefault="00B03E20" w:rsidP="00B03E20">
      <w:pPr>
        <w:widowControl/>
        <w:spacing w:before="100" w:beforeAutospacing="1" w:after="100" w:afterAutospacing="1"/>
        <w:jc w:val="left"/>
        <w:outlineLvl w:val="5"/>
        <w:rPr>
          <w:rFonts w:ascii="宋体" w:eastAsia="宋体" w:hAnsi="宋体" w:cs="宋体"/>
          <w:b/>
          <w:bCs/>
          <w:kern w:val="0"/>
          <w:sz w:val="15"/>
          <w:szCs w:val="15"/>
        </w:rPr>
      </w:pPr>
      <w:bookmarkStart w:id="38" w:name="UserGuide-zh-FailbackCluster"/>
      <w:bookmarkEnd w:id="38"/>
      <w:r w:rsidRPr="00B03E20">
        <w:rPr>
          <w:rFonts w:ascii="宋体" w:eastAsia="宋体" w:hAnsi="宋体" w:cs="宋体"/>
          <w:b/>
          <w:bCs/>
          <w:kern w:val="0"/>
          <w:sz w:val="15"/>
          <w:szCs w:val="15"/>
        </w:rPr>
        <w:t>Failback Cluster</w:t>
      </w:r>
    </w:p>
    <w:p w:rsidR="00B03E20" w:rsidRPr="00B03E20" w:rsidRDefault="00B03E20" w:rsidP="00B03E20">
      <w:pPr>
        <w:widowControl/>
        <w:numPr>
          <w:ilvl w:val="0"/>
          <w:numId w:val="2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失败自动恢复，后台记录失败请求，定时重发。</w:t>
      </w:r>
    </w:p>
    <w:p w:rsidR="00B03E20" w:rsidRPr="00B03E20" w:rsidRDefault="00B03E20" w:rsidP="00B03E20">
      <w:pPr>
        <w:widowControl/>
        <w:numPr>
          <w:ilvl w:val="0"/>
          <w:numId w:val="2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通常用于消息通知操作。</w:t>
      </w:r>
    </w:p>
    <w:p w:rsidR="00B03E20" w:rsidRPr="00B03E20" w:rsidRDefault="00B03E20" w:rsidP="00B03E20">
      <w:pPr>
        <w:widowControl/>
        <w:spacing w:before="100" w:beforeAutospacing="1" w:after="100" w:afterAutospacing="1"/>
        <w:jc w:val="left"/>
        <w:outlineLvl w:val="5"/>
        <w:rPr>
          <w:rFonts w:ascii="宋体" w:eastAsia="宋体" w:hAnsi="宋体" w:cs="宋体"/>
          <w:b/>
          <w:bCs/>
          <w:kern w:val="0"/>
          <w:sz w:val="15"/>
          <w:szCs w:val="15"/>
        </w:rPr>
      </w:pPr>
      <w:bookmarkStart w:id="39" w:name="UserGuide-zh-ForkingCluster"/>
      <w:bookmarkEnd w:id="39"/>
      <w:r w:rsidRPr="00B03E20">
        <w:rPr>
          <w:rFonts w:ascii="宋体" w:eastAsia="宋体" w:hAnsi="宋体" w:cs="宋体"/>
          <w:b/>
          <w:bCs/>
          <w:kern w:val="0"/>
          <w:sz w:val="15"/>
          <w:szCs w:val="15"/>
        </w:rPr>
        <w:t>Forking Cluster</w:t>
      </w:r>
    </w:p>
    <w:p w:rsidR="00B03E20" w:rsidRPr="00B03E20" w:rsidRDefault="00B03E20" w:rsidP="00B03E20">
      <w:pPr>
        <w:widowControl/>
        <w:numPr>
          <w:ilvl w:val="0"/>
          <w:numId w:val="2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并行调用多个服务器，只要一个成功即返回。</w:t>
      </w:r>
    </w:p>
    <w:p w:rsidR="00B03E20" w:rsidRPr="00B03E20" w:rsidRDefault="00B03E20" w:rsidP="00B03E20">
      <w:pPr>
        <w:widowControl/>
        <w:numPr>
          <w:ilvl w:val="0"/>
          <w:numId w:val="2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通常用于实时性要求较高的读操作，但需要浪费更多服务资源。</w:t>
      </w:r>
    </w:p>
    <w:p w:rsidR="00B03E20" w:rsidRPr="00B03E20" w:rsidRDefault="00B03E20" w:rsidP="00B03E20">
      <w:pPr>
        <w:widowControl/>
        <w:numPr>
          <w:ilvl w:val="0"/>
          <w:numId w:val="2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可通过forks="2"来设置最大并行数。</w:t>
      </w:r>
    </w:p>
    <w:p w:rsidR="00B03E20" w:rsidRPr="00B03E20" w:rsidRDefault="00B03E20" w:rsidP="00B03E20">
      <w:pPr>
        <w:widowControl/>
        <w:spacing w:before="100" w:beforeAutospacing="1" w:after="100" w:afterAutospacing="1"/>
        <w:jc w:val="left"/>
        <w:outlineLvl w:val="5"/>
        <w:rPr>
          <w:rFonts w:ascii="宋体" w:eastAsia="宋体" w:hAnsi="宋体" w:cs="宋体"/>
          <w:b/>
          <w:bCs/>
          <w:kern w:val="0"/>
          <w:sz w:val="15"/>
          <w:szCs w:val="15"/>
        </w:rPr>
      </w:pPr>
      <w:bookmarkStart w:id="40" w:name="UserGuide-zh-BroadcastCluster"/>
      <w:bookmarkEnd w:id="40"/>
      <w:r w:rsidRPr="00B03E20">
        <w:rPr>
          <w:rFonts w:ascii="宋体" w:eastAsia="宋体" w:hAnsi="宋体" w:cs="宋体"/>
          <w:b/>
          <w:bCs/>
          <w:kern w:val="0"/>
          <w:sz w:val="15"/>
          <w:szCs w:val="15"/>
        </w:rPr>
        <w:t>Broadcast Cluster</w:t>
      </w:r>
    </w:p>
    <w:p w:rsidR="00B03E20" w:rsidRPr="00B03E20" w:rsidRDefault="00B03E20" w:rsidP="00B03E20">
      <w:pPr>
        <w:widowControl/>
        <w:numPr>
          <w:ilvl w:val="0"/>
          <w:numId w:val="2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广播调用所有提供者，逐个调用，任意一台报错则报错。(2.1.0开始支持)</w:t>
      </w:r>
    </w:p>
    <w:p w:rsidR="00B03E20" w:rsidRPr="00B03E20" w:rsidRDefault="00B03E20" w:rsidP="00B03E20">
      <w:pPr>
        <w:widowControl/>
        <w:numPr>
          <w:ilvl w:val="0"/>
          <w:numId w:val="2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通常用于通知所有提供者更新缓存或日志等本地资源信息。</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重试次数配置如：(failover集群模式生效)</w:t>
      </w:r>
    </w:p>
    <w:tbl>
      <w:tblPr>
        <w:tblW w:w="0" w:type="auto"/>
        <w:tblCellSpacing w:w="0" w:type="dxa"/>
        <w:tblCellMar>
          <w:left w:w="0" w:type="dxa"/>
          <w:right w:w="0" w:type="dxa"/>
        </w:tblCellMar>
        <w:tblLook w:val="04A0"/>
      </w:tblPr>
      <w:tblGrid>
        <w:gridCol w:w="34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2121794286"/>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retries="2"</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或：</w:t>
      </w:r>
    </w:p>
    <w:tbl>
      <w:tblPr>
        <w:tblW w:w="0" w:type="auto"/>
        <w:tblCellSpacing w:w="0" w:type="dxa"/>
        <w:tblCellMar>
          <w:left w:w="0" w:type="dxa"/>
          <w:right w:w="0" w:type="dxa"/>
        </w:tblCellMar>
        <w:tblLook w:val="04A0"/>
      </w:tblPr>
      <w:tblGrid>
        <w:gridCol w:w="37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034816744"/>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retries="2"</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w:t>
      </w:r>
    </w:p>
    <w:tbl>
      <w:tblPr>
        <w:tblW w:w="0" w:type="auto"/>
        <w:tblCellSpacing w:w="0" w:type="dxa"/>
        <w:tblCellMar>
          <w:left w:w="0" w:type="dxa"/>
          <w:right w:w="0" w:type="dxa"/>
        </w:tblCellMar>
        <w:tblLook w:val="04A0"/>
      </w:tblPr>
      <w:tblGrid>
        <w:gridCol w:w="61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name="findFoo"</w:t>
            </w:r>
            <w:r w:rsidRPr="00B03E20">
              <w:rPr>
                <w:rFonts w:ascii="宋体" w:eastAsia="宋体" w:hAnsi="宋体" w:cs="宋体"/>
                <w:kern w:val="0"/>
                <w:sz w:val="24"/>
                <w:szCs w:val="24"/>
              </w:rPr>
              <w:t xml:space="preserve"> </w:t>
            </w:r>
            <w:r w:rsidRPr="00B03E20">
              <w:rPr>
                <w:rFonts w:ascii="宋体" w:eastAsia="宋体" w:hAnsi="宋体" w:cs="宋体"/>
                <w:kern w:val="0"/>
                <w:sz w:val="24"/>
              </w:rPr>
              <w:t>retries="2"</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集群模式配置如：</w:t>
      </w:r>
    </w:p>
    <w:tbl>
      <w:tblPr>
        <w:tblW w:w="0" w:type="auto"/>
        <w:tblCellSpacing w:w="0" w:type="dxa"/>
        <w:tblCellMar>
          <w:left w:w="0" w:type="dxa"/>
          <w:right w:w="0" w:type="dxa"/>
        </w:tblCellMar>
        <w:tblLook w:val="04A0"/>
      </w:tblPr>
      <w:tblGrid>
        <w:gridCol w:w="43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2082557451"/>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cluster="failsafe"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w:t>
      </w:r>
    </w:p>
    <w:tbl>
      <w:tblPr>
        <w:tblW w:w="0" w:type="auto"/>
        <w:tblCellSpacing w:w="0" w:type="dxa"/>
        <w:tblCellMar>
          <w:left w:w="0" w:type="dxa"/>
          <w:right w:w="0" w:type="dxa"/>
        </w:tblCellMar>
        <w:tblLook w:val="04A0"/>
      </w:tblPr>
      <w:tblGrid>
        <w:gridCol w:w="45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093892565"/>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cluster="failsafe"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41" w:name="UserGuide-zh-负载均衡"/>
      <w:bookmarkEnd w:id="41"/>
      <w:r w:rsidRPr="00B03E20">
        <w:rPr>
          <w:rFonts w:ascii="宋体" w:eastAsia="宋体" w:hAnsi="宋体" w:cs="宋体"/>
          <w:b/>
          <w:bCs/>
          <w:kern w:val="0"/>
          <w:sz w:val="27"/>
          <w:szCs w:val="27"/>
        </w:rPr>
        <w:t>负载均衡</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284" w:tooltip="Load Balance-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285" w:anchor="UserGuide-zh-%E8%B4%9F%E8%BD%BD%E5%9D%87%E8%A1%A1"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805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32" name="图片 32"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在集群负载均衡时，Dubbo提供了多种均衡策略，缺省为random随机调用。</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可以自行扩展负载均衡策略，参见：</w:t>
      </w:r>
      <w:hyperlink r:id="rId286" w:anchor="DeveloperGuide-zh-%E8%B4%9F%E8%BD%BD%E5%9D%87%E8%A1%A1%E6%89%A9%E5%B1%95" w:history="1">
        <w:r w:rsidRPr="00B03E20">
          <w:rPr>
            <w:rFonts w:ascii="宋体" w:eastAsia="宋体" w:hAnsi="宋体" w:cs="宋体"/>
            <w:color w:val="0000FF"/>
            <w:kern w:val="0"/>
            <w:sz w:val="24"/>
            <w:szCs w:val="24"/>
            <w:u w:val="single"/>
          </w:rPr>
          <w:t>负载均衡扩展</w:t>
        </w:r>
      </w:hyperlink>
    </w:p>
    <w:p w:rsidR="00B03E20" w:rsidRPr="00B03E20" w:rsidRDefault="00B03E20" w:rsidP="00B03E20">
      <w:pPr>
        <w:widowControl/>
        <w:spacing w:before="100" w:beforeAutospacing="1" w:after="100" w:afterAutospacing="1"/>
        <w:jc w:val="left"/>
        <w:outlineLvl w:val="5"/>
        <w:rPr>
          <w:rFonts w:ascii="宋体" w:eastAsia="宋体" w:hAnsi="宋体" w:cs="宋体"/>
          <w:b/>
          <w:bCs/>
          <w:kern w:val="0"/>
          <w:sz w:val="15"/>
          <w:szCs w:val="15"/>
        </w:rPr>
      </w:pPr>
      <w:bookmarkStart w:id="42" w:name="UserGuide-zh-RandomLoadBalance"/>
      <w:bookmarkEnd w:id="42"/>
      <w:r w:rsidRPr="00B03E20">
        <w:rPr>
          <w:rFonts w:ascii="宋体" w:eastAsia="宋体" w:hAnsi="宋体" w:cs="宋体"/>
          <w:b/>
          <w:bCs/>
          <w:kern w:val="0"/>
          <w:sz w:val="15"/>
          <w:szCs w:val="15"/>
        </w:rPr>
        <w:t>Random LoadBalance</w:t>
      </w:r>
    </w:p>
    <w:p w:rsidR="00B03E20" w:rsidRPr="00B03E20" w:rsidRDefault="00B03E20" w:rsidP="00B03E20">
      <w:pPr>
        <w:widowControl/>
        <w:numPr>
          <w:ilvl w:val="0"/>
          <w:numId w:val="2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随机，按权重设置随机概率。</w:t>
      </w:r>
    </w:p>
    <w:p w:rsidR="00B03E20" w:rsidRPr="00B03E20" w:rsidRDefault="00B03E20" w:rsidP="00B03E20">
      <w:pPr>
        <w:widowControl/>
        <w:numPr>
          <w:ilvl w:val="0"/>
          <w:numId w:val="2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在一个截面上碰撞的概率高，但调用量越大分布越均匀，而且按概率使用权重后也比较均匀，有利于动态调整提供者权重。</w:t>
      </w:r>
    </w:p>
    <w:p w:rsidR="00B03E20" w:rsidRPr="00B03E20" w:rsidRDefault="00B03E20" w:rsidP="00B03E20">
      <w:pPr>
        <w:widowControl/>
        <w:spacing w:before="100" w:beforeAutospacing="1" w:after="100" w:afterAutospacing="1"/>
        <w:jc w:val="left"/>
        <w:outlineLvl w:val="5"/>
        <w:rPr>
          <w:rFonts w:ascii="宋体" w:eastAsia="宋体" w:hAnsi="宋体" w:cs="宋体"/>
          <w:b/>
          <w:bCs/>
          <w:kern w:val="0"/>
          <w:sz w:val="15"/>
          <w:szCs w:val="15"/>
        </w:rPr>
      </w:pPr>
      <w:bookmarkStart w:id="43" w:name="UserGuide-zh-RoundRobinLoadBalance"/>
      <w:bookmarkEnd w:id="43"/>
      <w:r w:rsidRPr="00B03E20">
        <w:rPr>
          <w:rFonts w:ascii="宋体" w:eastAsia="宋体" w:hAnsi="宋体" w:cs="宋体"/>
          <w:b/>
          <w:bCs/>
          <w:kern w:val="0"/>
          <w:sz w:val="15"/>
          <w:szCs w:val="15"/>
        </w:rPr>
        <w:t>RoundRobin LoadBalance</w:t>
      </w:r>
    </w:p>
    <w:p w:rsidR="00B03E20" w:rsidRPr="00B03E20" w:rsidRDefault="00B03E20" w:rsidP="00B03E20">
      <w:pPr>
        <w:widowControl/>
        <w:numPr>
          <w:ilvl w:val="0"/>
          <w:numId w:val="2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轮循，按公约后的权重设置轮循比率。</w:t>
      </w:r>
    </w:p>
    <w:p w:rsidR="00B03E20" w:rsidRPr="00B03E20" w:rsidRDefault="00B03E20" w:rsidP="00B03E20">
      <w:pPr>
        <w:widowControl/>
        <w:numPr>
          <w:ilvl w:val="0"/>
          <w:numId w:val="2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存在慢的提供者累积请求问题，比如：第二台机器很慢，但没挂，当请求调到第二台时就卡在那，久而久之，所有请求都卡在调到第二台上。</w:t>
      </w:r>
    </w:p>
    <w:p w:rsidR="00B03E20" w:rsidRPr="00B03E20" w:rsidRDefault="00B03E20" w:rsidP="00B03E20">
      <w:pPr>
        <w:widowControl/>
        <w:spacing w:before="100" w:beforeAutospacing="1" w:after="100" w:afterAutospacing="1"/>
        <w:jc w:val="left"/>
        <w:outlineLvl w:val="5"/>
        <w:rPr>
          <w:rFonts w:ascii="宋体" w:eastAsia="宋体" w:hAnsi="宋体" w:cs="宋体"/>
          <w:b/>
          <w:bCs/>
          <w:kern w:val="0"/>
          <w:sz w:val="15"/>
          <w:szCs w:val="15"/>
        </w:rPr>
      </w:pPr>
      <w:bookmarkStart w:id="44" w:name="UserGuide-zh-LeastActiveLoadBalance"/>
      <w:bookmarkEnd w:id="44"/>
      <w:r w:rsidRPr="00B03E20">
        <w:rPr>
          <w:rFonts w:ascii="宋体" w:eastAsia="宋体" w:hAnsi="宋体" w:cs="宋体"/>
          <w:b/>
          <w:bCs/>
          <w:kern w:val="0"/>
          <w:sz w:val="15"/>
          <w:szCs w:val="15"/>
        </w:rPr>
        <w:t>LeastActive LoadBalance</w:t>
      </w:r>
    </w:p>
    <w:p w:rsidR="00B03E20" w:rsidRPr="00B03E20" w:rsidRDefault="00B03E20" w:rsidP="00B03E20">
      <w:pPr>
        <w:widowControl/>
        <w:numPr>
          <w:ilvl w:val="0"/>
          <w:numId w:val="2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最少活跃调用数，相同活跃数的随机，活跃数指调用前后计数差。</w:t>
      </w:r>
    </w:p>
    <w:p w:rsidR="00B03E20" w:rsidRPr="00B03E20" w:rsidRDefault="00B03E20" w:rsidP="00B03E20">
      <w:pPr>
        <w:widowControl/>
        <w:numPr>
          <w:ilvl w:val="0"/>
          <w:numId w:val="2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使慢的提供者收到更少请求，因为越慢的提供者的调用前后计数差会越大。</w:t>
      </w:r>
    </w:p>
    <w:p w:rsidR="00B03E20" w:rsidRPr="00B03E20" w:rsidRDefault="00B03E20" w:rsidP="00B03E20">
      <w:pPr>
        <w:widowControl/>
        <w:spacing w:before="100" w:beforeAutospacing="1" w:after="100" w:afterAutospacing="1"/>
        <w:jc w:val="left"/>
        <w:outlineLvl w:val="5"/>
        <w:rPr>
          <w:rFonts w:ascii="宋体" w:eastAsia="宋体" w:hAnsi="宋体" w:cs="宋体"/>
          <w:b/>
          <w:bCs/>
          <w:kern w:val="0"/>
          <w:sz w:val="15"/>
          <w:szCs w:val="15"/>
        </w:rPr>
      </w:pPr>
      <w:bookmarkStart w:id="45" w:name="UserGuide-zh-ConsistentHashLoadBalance"/>
      <w:bookmarkEnd w:id="45"/>
      <w:r w:rsidRPr="00B03E20">
        <w:rPr>
          <w:rFonts w:ascii="宋体" w:eastAsia="宋体" w:hAnsi="宋体" w:cs="宋体"/>
          <w:b/>
          <w:bCs/>
          <w:kern w:val="0"/>
          <w:sz w:val="15"/>
          <w:szCs w:val="15"/>
        </w:rPr>
        <w:t>ConsistentHash LoadBalance</w:t>
      </w:r>
    </w:p>
    <w:p w:rsidR="00B03E20" w:rsidRPr="00B03E20" w:rsidRDefault="00B03E20" w:rsidP="00B03E20">
      <w:pPr>
        <w:widowControl/>
        <w:numPr>
          <w:ilvl w:val="0"/>
          <w:numId w:val="3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一致性Hash，相同参数的请求总是发到同一提供者。</w:t>
      </w:r>
    </w:p>
    <w:p w:rsidR="00B03E20" w:rsidRPr="00B03E20" w:rsidRDefault="00B03E20" w:rsidP="00B03E20">
      <w:pPr>
        <w:widowControl/>
        <w:numPr>
          <w:ilvl w:val="0"/>
          <w:numId w:val="3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当某一台提供者挂时，原本发往该提供者的请求，基于虚拟节点，平摊到其它提供者，不会引起剧烈变动。</w:t>
      </w:r>
    </w:p>
    <w:p w:rsidR="00B03E20" w:rsidRPr="00B03E20" w:rsidRDefault="00B03E20" w:rsidP="00B03E20">
      <w:pPr>
        <w:widowControl/>
        <w:numPr>
          <w:ilvl w:val="0"/>
          <w:numId w:val="3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算法参见：</w:t>
      </w:r>
      <w:hyperlink r:id="rId287" w:history="1">
        <w:r w:rsidRPr="00B03E20">
          <w:rPr>
            <w:rFonts w:ascii="宋体" w:eastAsia="宋体" w:hAnsi="宋体" w:cs="宋体"/>
            <w:color w:val="0000FF"/>
            <w:kern w:val="0"/>
            <w:sz w:val="24"/>
            <w:szCs w:val="24"/>
            <w:u w:val="single"/>
          </w:rPr>
          <w:t>http://en.wikipedia.org/wiki/Consistent_hashing</w:t>
        </w:r>
      </w:hyperlink>
      <w:r w:rsidRPr="00B03E20">
        <w:rPr>
          <w:rFonts w:ascii="宋体" w:eastAsia="宋体" w:hAnsi="宋体" w:cs="宋体"/>
          <w:kern w:val="0"/>
          <w:sz w:val="24"/>
          <w:szCs w:val="24"/>
        </w:rPr>
        <w:t>。</w:t>
      </w:r>
    </w:p>
    <w:p w:rsidR="00B03E20" w:rsidRPr="00B03E20" w:rsidRDefault="00B03E20" w:rsidP="00B03E20">
      <w:pPr>
        <w:widowControl/>
        <w:numPr>
          <w:ilvl w:val="0"/>
          <w:numId w:val="3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缺省只对第一个参数Hash，如果要修改，请配置&lt;dubbo:parameter key="hash.arguments" value="0,1" /&gt;</w:t>
      </w:r>
    </w:p>
    <w:p w:rsidR="00B03E20" w:rsidRPr="00B03E20" w:rsidRDefault="00B03E20" w:rsidP="00B03E20">
      <w:pPr>
        <w:widowControl/>
        <w:numPr>
          <w:ilvl w:val="0"/>
          <w:numId w:val="3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缺省用160份虚拟节点，如果要修改，请配置&lt;dubbo:parameter key="hash.nodes" value="320" /&gt;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配置如：</w:t>
      </w:r>
    </w:p>
    <w:tbl>
      <w:tblPr>
        <w:tblW w:w="0" w:type="auto"/>
        <w:tblCellSpacing w:w="0" w:type="dxa"/>
        <w:tblCellMar>
          <w:left w:w="0" w:type="dxa"/>
          <w:right w:w="0" w:type="dxa"/>
        </w:tblCellMar>
        <w:tblLook w:val="04A0"/>
      </w:tblPr>
      <w:tblGrid>
        <w:gridCol w:w="69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378628080"/>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w:t>
            </w:r>
            <w:r w:rsidRPr="00B03E20">
              <w:rPr>
                <w:rFonts w:ascii="宋体" w:eastAsia="宋体" w:hAnsi="宋体" w:cs="宋体"/>
                <w:kern w:val="0"/>
                <w:sz w:val="24"/>
                <w:szCs w:val="24"/>
              </w:rPr>
              <w:t xml:space="preserve"> </w:t>
            </w:r>
            <w:r w:rsidRPr="00B03E20">
              <w:rPr>
                <w:rFonts w:ascii="宋体" w:eastAsia="宋体" w:hAnsi="宋体" w:cs="宋体"/>
                <w:kern w:val="0"/>
                <w:sz w:val="24"/>
              </w:rPr>
              <w:t>loadbalance="roundrobin"</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w:t>
      </w:r>
    </w:p>
    <w:tbl>
      <w:tblPr>
        <w:tblW w:w="0" w:type="auto"/>
        <w:tblCellSpacing w:w="0" w:type="dxa"/>
        <w:tblCellMar>
          <w:left w:w="0" w:type="dxa"/>
          <w:right w:w="0" w:type="dxa"/>
        </w:tblCellMar>
        <w:tblLook w:val="04A0"/>
      </w:tblPr>
      <w:tblGrid>
        <w:gridCol w:w="72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26318932"/>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w:t>
            </w:r>
            <w:r w:rsidRPr="00B03E20">
              <w:rPr>
                <w:rFonts w:ascii="宋体" w:eastAsia="宋体" w:hAnsi="宋体" w:cs="宋体"/>
                <w:kern w:val="0"/>
                <w:sz w:val="24"/>
                <w:szCs w:val="24"/>
              </w:rPr>
              <w:t xml:space="preserve"> </w:t>
            </w:r>
            <w:r w:rsidRPr="00B03E20">
              <w:rPr>
                <w:rFonts w:ascii="宋体" w:eastAsia="宋体" w:hAnsi="宋体" w:cs="宋体"/>
                <w:kern w:val="0"/>
                <w:sz w:val="24"/>
              </w:rPr>
              <w:t>loadbalance="roundrobin"</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w:t>
      </w:r>
    </w:p>
    <w:tbl>
      <w:tblPr>
        <w:tblW w:w="0" w:type="auto"/>
        <w:tblCellSpacing w:w="0" w:type="dxa"/>
        <w:tblCellMar>
          <w:left w:w="0" w:type="dxa"/>
          <w:right w:w="0" w:type="dxa"/>
        </w:tblCellMar>
        <w:tblLook w:val="04A0"/>
      </w:tblPr>
      <w:tblGrid>
        <w:gridCol w:w="708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w:t>
            </w:r>
            <w:r w:rsidRPr="00B03E20">
              <w:rPr>
                <w:rFonts w:ascii="宋体" w:eastAsia="宋体" w:hAnsi="宋体" w:cs="宋体"/>
                <w:kern w:val="0"/>
                <w:sz w:val="24"/>
                <w:szCs w:val="24"/>
              </w:rPr>
              <w:t xml:space="preserve"> </w:t>
            </w:r>
            <w:r w:rsidRPr="00B03E20">
              <w:rPr>
                <w:rFonts w:ascii="宋体" w:eastAsia="宋体" w:hAnsi="宋体" w:cs="宋体"/>
                <w:kern w:val="0"/>
                <w:sz w:val="24"/>
              </w:rPr>
              <w:t>loadbalance="roundrobin"/&gt;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w:t>
      </w:r>
    </w:p>
    <w:tbl>
      <w:tblPr>
        <w:tblW w:w="0" w:type="auto"/>
        <w:tblCellSpacing w:w="0" w:type="dxa"/>
        <w:tblCellMar>
          <w:left w:w="0" w:type="dxa"/>
          <w:right w:w="0" w:type="dxa"/>
        </w:tblCellMar>
        <w:tblLook w:val="04A0"/>
      </w:tblPr>
      <w:tblGrid>
        <w:gridCol w:w="708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w:t>
            </w:r>
            <w:r w:rsidRPr="00B03E20">
              <w:rPr>
                <w:rFonts w:ascii="宋体" w:eastAsia="宋体" w:hAnsi="宋体" w:cs="宋体"/>
                <w:kern w:val="0"/>
                <w:sz w:val="24"/>
                <w:szCs w:val="24"/>
              </w:rPr>
              <w:t xml:space="preserve"> </w:t>
            </w:r>
            <w:r w:rsidRPr="00B03E20">
              <w:rPr>
                <w:rFonts w:ascii="宋体" w:eastAsia="宋体" w:hAnsi="宋体" w:cs="宋体"/>
                <w:kern w:val="0"/>
                <w:sz w:val="24"/>
              </w:rPr>
              <w:t>loadbalance="roundrobin"/&gt;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&lt;/dubbo:reference&gt;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46" w:name="UserGuide-zh-线程模型"/>
      <w:bookmarkEnd w:id="46"/>
      <w:r w:rsidRPr="00B03E20">
        <w:rPr>
          <w:rFonts w:ascii="宋体" w:eastAsia="宋体" w:hAnsi="宋体" w:cs="宋体"/>
          <w:b/>
          <w:bCs/>
          <w:kern w:val="0"/>
          <w:sz w:val="27"/>
          <w:szCs w:val="27"/>
        </w:rPr>
        <w:lastRenderedPageBreak/>
        <w:t>线程模型</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288" w:tooltip="Thread Model-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289" w:anchor="UserGuide-zh-%E7%BA%BF%E7%A8%8B%E6%A8%A1%E5%9E%8B"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666865" cy="1330960"/>
            <wp:effectExtent l="19050" t="0" r="635" b="0"/>
            <wp:docPr id="33" name="图片 33" descr="http://alibaba.github.io/dubbo-doc-static/dubbo-protocol.jpg-version=1&amp;modificationDate=133106824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alibaba.github.io/dubbo-doc-static/dubbo-protocol.jpg-version=1&amp;modificationDate=1331068241000.jpg"/>
                    <pic:cNvPicPr>
                      <a:picLocks noChangeAspect="1" noChangeArrowheads="1"/>
                    </pic:cNvPicPr>
                  </pic:nvPicPr>
                  <pic:blipFill>
                    <a:blip r:embed="rId290"/>
                    <a:srcRect/>
                    <a:stretch>
                      <a:fillRect/>
                    </a:stretch>
                  </pic:blipFill>
                  <pic:spPr bwMode="auto">
                    <a:xfrm>
                      <a:off x="0" y="0"/>
                      <a:ext cx="6666865" cy="1330960"/>
                    </a:xfrm>
                    <a:prstGeom prst="rect">
                      <a:avLst/>
                    </a:prstGeom>
                    <a:noFill/>
                    <a:ln w="9525">
                      <a:noFill/>
                      <a:miter lim="800000"/>
                      <a:headEnd/>
                      <a:tailEnd/>
                    </a:ln>
                  </pic:spPr>
                </pic:pic>
              </a:graphicData>
            </a:graphic>
          </wp:inline>
        </w:drawing>
      </w:r>
    </w:p>
    <w:tbl>
      <w:tblPr>
        <w:tblW w:w="0" w:type="auto"/>
        <w:tblCellSpacing w:w="15" w:type="dxa"/>
        <w:tblCellMar>
          <w:top w:w="15" w:type="dxa"/>
          <w:left w:w="15" w:type="dxa"/>
          <w:bottom w:w="15" w:type="dxa"/>
          <w:right w:w="15" w:type="dxa"/>
        </w:tblCellMar>
        <w:tblLook w:val="04A0"/>
      </w:tblPr>
      <w:tblGrid>
        <w:gridCol w:w="352"/>
        <w:gridCol w:w="15136"/>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34" name="图片 34"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事件处理线程说明</w:t>
            </w:r>
          </w:p>
          <w:p w:rsidR="00B03E20" w:rsidRPr="00B03E20" w:rsidRDefault="00B03E20" w:rsidP="00B03E20">
            <w:pPr>
              <w:widowControl/>
              <w:numPr>
                <w:ilvl w:val="0"/>
                <w:numId w:val="3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如果事件处理的逻辑能迅速完成，并且不会发起新的IO请求，比如只是在内存中记个标识，则直接在IO线程上处理更快，因为减少了线程池调度。</w:t>
            </w:r>
          </w:p>
          <w:p w:rsidR="00B03E20" w:rsidRPr="00B03E20" w:rsidRDefault="00B03E20" w:rsidP="00B03E20">
            <w:pPr>
              <w:widowControl/>
              <w:numPr>
                <w:ilvl w:val="0"/>
                <w:numId w:val="3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但如果事件处理逻辑较慢，或者需要发起新的IO请求，比如需要查询数据库，则必须派发到线程池，否则IO线程阻塞，将导致不能接收其它请求。</w:t>
            </w:r>
          </w:p>
          <w:p w:rsidR="00B03E20" w:rsidRPr="00B03E20" w:rsidRDefault="00B03E20" w:rsidP="00B03E20">
            <w:pPr>
              <w:widowControl/>
              <w:numPr>
                <w:ilvl w:val="0"/>
                <w:numId w:val="3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如果用IO线程处理事件，又在事件处理过程中发起新的IO请求，比如在连接事件中发起登录请求，会报“可能引发死锁”异常，但不会真死锁。</w:t>
            </w:r>
          </w:p>
        </w:tc>
      </w:tr>
    </w:tbl>
    <w:p w:rsidR="00B03E20" w:rsidRPr="00B03E20" w:rsidRDefault="00B03E20" w:rsidP="00B03E20">
      <w:pPr>
        <w:widowControl/>
        <w:numPr>
          <w:ilvl w:val="0"/>
          <w:numId w:val="3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Dispatcher </w:t>
      </w:r>
    </w:p>
    <w:p w:rsidR="00B03E20" w:rsidRPr="00B03E20" w:rsidRDefault="00B03E20" w:rsidP="00B03E20">
      <w:pPr>
        <w:widowControl/>
        <w:numPr>
          <w:ilvl w:val="1"/>
          <w:numId w:val="3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all 所有消息都派发到线程池，包括请求，响应，连接事件，断开事件，心跳等。</w:t>
      </w:r>
    </w:p>
    <w:p w:rsidR="00B03E20" w:rsidRPr="00B03E20" w:rsidRDefault="00B03E20" w:rsidP="00B03E20">
      <w:pPr>
        <w:widowControl/>
        <w:numPr>
          <w:ilvl w:val="1"/>
          <w:numId w:val="3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direct 所有消息都不派发到线程池，全部在IO线程上直接执行。</w:t>
      </w:r>
    </w:p>
    <w:p w:rsidR="00B03E20" w:rsidRPr="00B03E20" w:rsidRDefault="00B03E20" w:rsidP="00B03E20">
      <w:pPr>
        <w:widowControl/>
        <w:numPr>
          <w:ilvl w:val="1"/>
          <w:numId w:val="3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message 只有请求响应消息派发到线程池，其它连接断开事件，心跳等消息，直接在IO线程上执行。</w:t>
      </w:r>
    </w:p>
    <w:p w:rsidR="00B03E20" w:rsidRPr="00B03E20" w:rsidRDefault="00B03E20" w:rsidP="00B03E20">
      <w:pPr>
        <w:widowControl/>
        <w:numPr>
          <w:ilvl w:val="1"/>
          <w:numId w:val="3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execution 只请求消息派发到线程池，不含响应，响应和其它连接断开事件，心跳等消息，直接在IO线程上执行。</w:t>
      </w:r>
    </w:p>
    <w:p w:rsidR="00B03E20" w:rsidRPr="00B03E20" w:rsidRDefault="00B03E20" w:rsidP="00B03E20">
      <w:pPr>
        <w:widowControl/>
        <w:numPr>
          <w:ilvl w:val="1"/>
          <w:numId w:val="3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connection 在IO线程上，将连接断开事件放入队列，有序逐个执行，其它消息派发到线程池。</w:t>
      </w:r>
    </w:p>
    <w:p w:rsidR="00B03E20" w:rsidRPr="00B03E20" w:rsidRDefault="00B03E20" w:rsidP="00B03E20">
      <w:pPr>
        <w:widowControl/>
        <w:numPr>
          <w:ilvl w:val="0"/>
          <w:numId w:val="3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ThreadPool </w:t>
      </w:r>
    </w:p>
    <w:p w:rsidR="00B03E20" w:rsidRPr="00B03E20" w:rsidRDefault="00B03E20" w:rsidP="00B03E20">
      <w:pPr>
        <w:widowControl/>
        <w:numPr>
          <w:ilvl w:val="1"/>
          <w:numId w:val="3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fixed 固定大小线程池，启动时建立线程，不关闭，一直持有。(缺省)</w:t>
      </w:r>
    </w:p>
    <w:p w:rsidR="00B03E20" w:rsidRPr="00B03E20" w:rsidRDefault="00B03E20" w:rsidP="00B03E20">
      <w:pPr>
        <w:widowControl/>
        <w:numPr>
          <w:ilvl w:val="1"/>
          <w:numId w:val="3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cached 缓存线程池，空闲一分钟自动删除，需要时重建。</w:t>
      </w:r>
    </w:p>
    <w:p w:rsidR="00B03E20" w:rsidRPr="00B03E20" w:rsidRDefault="00B03E20" w:rsidP="00B03E20">
      <w:pPr>
        <w:widowControl/>
        <w:numPr>
          <w:ilvl w:val="1"/>
          <w:numId w:val="3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limited 可伸缩线程池，但池中的线程数只会增长不会收缩。(为避免收缩时突然来了大流量引起的性能问题)。</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配置如：</w:t>
      </w:r>
    </w:p>
    <w:tbl>
      <w:tblPr>
        <w:tblW w:w="0" w:type="auto"/>
        <w:tblCellSpacing w:w="0" w:type="dxa"/>
        <w:tblCellMar>
          <w:left w:w="0" w:type="dxa"/>
          <w:right w:w="0" w:type="dxa"/>
        </w:tblCellMar>
        <w:tblLook w:val="04A0"/>
      </w:tblPr>
      <w:tblGrid>
        <w:gridCol w:w="97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572234174"/>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name="dubbo"</w:t>
            </w:r>
            <w:r w:rsidRPr="00B03E20">
              <w:rPr>
                <w:rFonts w:ascii="宋体" w:eastAsia="宋体" w:hAnsi="宋体" w:cs="宋体"/>
                <w:kern w:val="0"/>
                <w:sz w:val="24"/>
                <w:szCs w:val="24"/>
              </w:rPr>
              <w:t xml:space="preserve"> </w:t>
            </w:r>
            <w:r w:rsidRPr="00B03E20">
              <w:rPr>
                <w:rFonts w:ascii="宋体" w:eastAsia="宋体" w:hAnsi="宋体" w:cs="宋体"/>
                <w:kern w:val="0"/>
                <w:sz w:val="24"/>
              </w:rPr>
              <w:t>dispatcher="all"</w:t>
            </w:r>
            <w:r w:rsidRPr="00B03E20">
              <w:rPr>
                <w:rFonts w:ascii="宋体" w:eastAsia="宋体" w:hAnsi="宋体" w:cs="宋体"/>
                <w:kern w:val="0"/>
                <w:sz w:val="24"/>
                <w:szCs w:val="24"/>
              </w:rPr>
              <w:t xml:space="preserve"> </w:t>
            </w:r>
            <w:r w:rsidRPr="00B03E20">
              <w:rPr>
                <w:rFonts w:ascii="宋体" w:eastAsia="宋体" w:hAnsi="宋体" w:cs="宋体"/>
                <w:kern w:val="0"/>
                <w:sz w:val="24"/>
              </w:rPr>
              <w:t>threadpool="fixed"</w:t>
            </w:r>
            <w:r w:rsidRPr="00B03E20">
              <w:rPr>
                <w:rFonts w:ascii="宋体" w:eastAsia="宋体" w:hAnsi="宋体" w:cs="宋体"/>
                <w:kern w:val="0"/>
                <w:sz w:val="24"/>
                <w:szCs w:val="24"/>
              </w:rPr>
              <w:t xml:space="preserve"> </w:t>
            </w:r>
            <w:r w:rsidRPr="00B03E20">
              <w:rPr>
                <w:rFonts w:ascii="宋体" w:eastAsia="宋体" w:hAnsi="宋体" w:cs="宋体"/>
                <w:kern w:val="0"/>
                <w:sz w:val="24"/>
              </w:rPr>
              <w:t>threads="100"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47" w:name="UserGuide-zh-直连提供者"/>
      <w:bookmarkEnd w:id="47"/>
      <w:r w:rsidRPr="00B03E20">
        <w:rPr>
          <w:rFonts w:ascii="宋体" w:eastAsia="宋体" w:hAnsi="宋体" w:cs="宋体"/>
          <w:b/>
          <w:bCs/>
          <w:kern w:val="0"/>
          <w:sz w:val="27"/>
          <w:szCs w:val="27"/>
        </w:rPr>
        <w:t>直连提供者</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291" w:tooltip="Directly Provider-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292" w:anchor="UserGuide-zh-%E7%9B%B4%E8%BF%9E%E6%8F%90%E4%BE%9B%E8%80%85"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在开发及测试环境下，经常需要绕过注册中心，只测试指定服务提供者，这时候可能需要点对点直连，</w:t>
      </w:r>
      <w:r w:rsidRPr="00B03E20">
        <w:rPr>
          <w:rFonts w:ascii="宋体" w:eastAsia="宋体" w:hAnsi="宋体" w:cs="宋体"/>
          <w:kern w:val="0"/>
          <w:sz w:val="24"/>
          <w:szCs w:val="24"/>
        </w:rPr>
        <w:br/>
        <w:t>点对点直联方式，将以服务接口为单位，忽略注册中心的提供者列表，</w:t>
      </w:r>
      <w:r w:rsidRPr="00B03E20">
        <w:rPr>
          <w:rFonts w:ascii="宋体" w:eastAsia="宋体" w:hAnsi="宋体" w:cs="宋体"/>
          <w:kern w:val="0"/>
          <w:sz w:val="24"/>
          <w:szCs w:val="24"/>
        </w:rPr>
        <w:br/>
        <w:t>A接口配置点对点，不影响B接口从注册中心获取列表。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04130" cy="2818130"/>
            <wp:effectExtent l="19050" t="0" r="1270" b="0"/>
            <wp:docPr id="35" name="图片 35" descr="http://alibaba.github.io/dubbo-doc-static/dubbo-directly.jpg-version=1&amp;modificationDate=132685348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alibaba.github.io/dubbo-doc-static/dubbo-directly.jpg-version=1&amp;modificationDate=1326853485000.jpg"/>
                    <pic:cNvPicPr>
                      <a:picLocks noChangeAspect="1" noChangeArrowheads="1"/>
                    </pic:cNvPicPr>
                  </pic:nvPicPr>
                  <pic:blipFill>
                    <a:blip r:embed="rId293"/>
                    <a:srcRect/>
                    <a:stretch>
                      <a:fillRect/>
                    </a:stretch>
                  </pic:blipFill>
                  <pic:spPr bwMode="auto">
                    <a:xfrm>
                      <a:off x="0" y="0"/>
                      <a:ext cx="5104130" cy="2818130"/>
                    </a:xfrm>
                    <a:prstGeom prst="rect">
                      <a:avLst/>
                    </a:prstGeom>
                    <a:noFill/>
                    <a:ln w="9525">
                      <a:noFill/>
                      <a:miter lim="800000"/>
                      <a:headEnd/>
                      <a:tailEnd/>
                    </a:ln>
                  </pic:spPr>
                </pic:pic>
              </a:graphicData>
            </a:graphic>
          </wp:inline>
        </w:drawing>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(1) 如果是线上需求需要点对点，可在&lt;dubbo:reference&gt;中配置url指向提供者，将绕过注册中心，</w:t>
      </w:r>
      <w:r w:rsidRPr="00B03E20">
        <w:rPr>
          <w:rFonts w:ascii="宋体" w:eastAsia="宋体" w:hAnsi="宋体" w:cs="宋体"/>
          <w:b/>
          <w:bCs/>
          <w:kern w:val="0"/>
          <w:sz w:val="24"/>
          <w:szCs w:val="24"/>
        </w:rPr>
        <w:t>多个地址用分号隔开</w:t>
      </w:r>
      <w:r w:rsidRPr="00B03E20">
        <w:rPr>
          <w:rFonts w:ascii="宋体" w:eastAsia="宋体" w:hAnsi="宋体" w:cs="宋体"/>
          <w:kern w:val="0"/>
          <w:sz w:val="24"/>
          <w:szCs w:val="24"/>
        </w:rPr>
        <w:t>，配置如下：(1.0.6及以上版本支持)</w:t>
      </w:r>
    </w:p>
    <w:tbl>
      <w:tblPr>
        <w:tblW w:w="0" w:type="auto"/>
        <w:tblCellSpacing w:w="0" w:type="dxa"/>
        <w:tblCellMar>
          <w:left w:w="0" w:type="dxa"/>
          <w:right w:w="0" w:type="dxa"/>
        </w:tblCellMar>
        <w:tblLook w:val="04A0"/>
      </w:tblPr>
      <w:tblGrid>
        <w:gridCol w:w="124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995886832"/>
              <w:rPr>
                <w:rFonts w:ascii="宋体" w:eastAsia="宋体" w:hAnsi="宋体" w:cs="宋体"/>
                <w:kern w:val="0"/>
                <w:sz w:val="24"/>
                <w:szCs w:val="24"/>
              </w:rPr>
            </w:pPr>
            <w:r w:rsidRPr="00B03E20">
              <w:rPr>
                <w:rFonts w:ascii="宋体" w:eastAsia="宋体" w:hAnsi="宋体" w:cs="宋体"/>
                <w:kern w:val="0"/>
                <w:sz w:val="24"/>
              </w:rPr>
              <w:lastRenderedPageBreak/>
              <w:t>&lt;dubbo:reference id="xxxService"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interface="com.alibaba.xxx.XxxService"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url="dubbo://localhost:20890"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(2) 在JVM启动参数中加入-D参数映射服务地址，如：</w:t>
      </w:r>
      <w:r w:rsidRPr="00B03E20">
        <w:rPr>
          <w:rFonts w:ascii="宋体" w:eastAsia="宋体" w:hAnsi="宋体" w:cs="宋体"/>
          <w:kern w:val="0"/>
          <w:sz w:val="24"/>
          <w:szCs w:val="24"/>
        </w:rPr>
        <w:br/>
        <w:t>(key为服务名，value为服务提供者url，此配置优先级最高，1.0.15及以上版本支持)</w:t>
      </w:r>
    </w:p>
    <w:tbl>
      <w:tblPr>
        <w:tblW w:w="0" w:type="auto"/>
        <w:tblCellSpacing w:w="0" w:type="dxa"/>
        <w:tblCellMar>
          <w:left w:w="0" w:type="dxa"/>
          <w:right w:w="0" w:type="dxa"/>
        </w:tblCellMar>
        <w:tblLook w:val="04A0"/>
      </w:tblPr>
      <w:tblGrid>
        <w:gridCol w:w="307"/>
        <w:gridCol w:w="8190"/>
      </w:tblGrid>
      <w:tr w:rsidR="00B03E20" w:rsidRPr="00B03E20" w:rsidTr="00B03E20">
        <w:trPr>
          <w:tblCellSpacing w:w="0" w:type="dxa"/>
        </w:trPr>
        <w:tc>
          <w:tcPr>
            <w:tcW w:w="0" w:type="auto"/>
            <w:gridSpan w:val="2"/>
            <w:vAlign w:val="center"/>
            <w:hideMark/>
          </w:tcPr>
          <w:p w:rsidR="00B03E20" w:rsidRPr="00B03E20" w:rsidRDefault="00B03E20" w:rsidP="00B03E20">
            <w:pPr>
              <w:widowControl/>
              <w:jc w:val="left"/>
              <w:divId w:val="1625891687"/>
              <w:rPr>
                <w:rFonts w:ascii="宋体" w:eastAsia="宋体" w:hAnsi="宋体" w:cs="宋体"/>
                <w:kern w:val="0"/>
                <w:sz w:val="24"/>
                <w:szCs w:val="24"/>
              </w:rPr>
            </w:pPr>
            <w:r w:rsidRPr="00B03E20">
              <w:rPr>
                <w:rFonts w:ascii="宋体" w:eastAsia="宋体" w:hAnsi="宋体" w:cs="宋体"/>
                <w:kern w:val="0"/>
                <w:sz w:val="24"/>
              </w:rPr>
              <w:t>java -Dcom.alibaba.xxx.XxxService=dubbo://localhost:20890</w:t>
            </w:r>
          </w:p>
        </w:tc>
      </w:tr>
      <w:tr w:rsidR="00B03E20" w:rsidRPr="00B03E20" w:rsidTr="00B03E20">
        <w:tblPrEx>
          <w:tblCellSpacing w:w="15" w:type="dxa"/>
          <w:tblCellMar>
            <w:top w:w="15" w:type="dxa"/>
            <w:left w:w="15" w:type="dxa"/>
            <w:bottom w:w="15" w:type="dxa"/>
            <w:right w:w="15" w:type="dxa"/>
          </w:tblCellMar>
        </w:tblPrEx>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36" name="图片 36" descr="http://alibaba.github.io/dubbo-doc-static/infor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alibaba.github.io/dubbo-doc-static/information.gif"/>
                          <pic:cNvPicPr>
                            <a:picLocks noChangeAspect="1" noChangeArrowheads="1"/>
                          </pic:cNvPicPr>
                        </pic:nvPicPr>
                        <pic:blipFill>
                          <a:blip r:embed="rId294"/>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注意</w:t>
            </w:r>
            <w:r w:rsidRPr="00B03E20">
              <w:rPr>
                <w:rFonts w:ascii="宋体" w:eastAsia="宋体" w:hAnsi="宋体" w:cs="宋体"/>
                <w:kern w:val="0"/>
                <w:sz w:val="24"/>
                <w:szCs w:val="24"/>
              </w:rPr>
              <w:br/>
              <w:t>为了避免复杂化线上环境，不要在线上使用这个功能，只应在测试阶段使用。</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(3) 如果服务比较多，也可以用文件映射，如：</w:t>
      </w:r>
      <w:r w:rsidRPr="00B03E20">
        <w:rPr>
          <w:rFonts w:ascii="宋体" w:eastAsia="宋体" w:hAnsi="宋体" w:cs="宋体"/>
          <w:kern w:val="0"/>
          <w:sz w:val="24"/>
          <w:szCs w:val="24"/>
        </w:rPr>
        <w:br/>
        <w:t>(用-Ddubbo.resolve.file指定映射文件路径，此配置优先级高于&lt;dubbo:reference&gt;中的配置，1.0.15及以上版本支持)</w:t>
      </w:r>
      <w:r w:rsidRPr="00B03E20">
        <w:rPr>
          <w:rFonts w:ascii="宋体" w:eastAsia="宋体" w:hAnsi="宋体" w:cs="宋体"/>
          <w:kern w:val="0"/>
          <w:sz w:val="24"/>
          <w:szCs w:val="24"/>
        </w:rPr>
        <w:br/>
        <w:t>(2.0以上版本自动加载${user.home}/dubbo-resolve.properties文件，不需要配置)</w:t>
      </w:r>
    </w:p>
    <w:tbl>
      <w:tblPr>
        <w:tblW w:w="0" w:type="auto"/>
        <w:tblCellSpacing w:w="0" w:type="dxa"/>
        <w:tblCellMar>
          <w:left w:w="0" w:type="dxa"/>
          <w:right w:w="0" w:type="dxa"/>
        </w:tblCellMar>
        <w:tblLook w:val="04A0"/>
      </w:tblPr>
      <w:tblGrid>
        <w:gridCol w:w="48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835105558"/>
              <w:rPr>
                <w:rFonts w:ascii="宋体" w:eastAsia="宋体" w:hAnsi="宋体" w:cs="宋体"/>
                <w:kern w:val="0"/>
                <w:sz w:val="24"/>
                <w:szCs w:val="24"/>
              </w:rPr>
            </w:pPr>
            <w:r w:rsidRPr="00B03E20">
              <w:rPr>
                <w:rFonts w:ascii="宋体" w:eastAsia="宋体" w:hAnsi="宋体" w:cs="宋体"/>
                <w:kern w:val="0"/>
                <w:sz w:val="24"/>
              </w:rPr>
              <w:t>java -Ddubbo.resolve.file=xxx.properties</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然后在映射文件xxx.properties中加入：</w:t>
      </w:r>
      <w:r w:rsidRPr="00B03E20">
        <w:rPr>
          <w:rFonts w:ascii="宋体" w:eastAsia="宋体" w:hAnsi="宋体" w:cs="宋体"/>
          <w:kern w:val="0"/>
          <w:sz w:val="24"/>
          <w:szCs w:val="24"/>
        </w:rPr>
        <w:br/>
        <w:t>(key为服务名，value为服务提供者url)</w:t>
      </w:r>
    </w:p>
    <w:tbl>
      <w:tblPr>
        <w:tblW w:w="0" w:type="auto"/>
        <w:tblCellSpacing w:w="0" w:type="dxa"/>
        <w:tblCellMar>
          <w:left w:w="0" w:type="dxa"/>
          <w:right w:w="0" w:type="dxa"/>
        </w:tblCellMar>
        <w:tblLook w:val="04A0"/>
      </w:tblPr>
      <w:tblGrid>
        <w:gridCol w:w="307"/>
        <w:gridCol w:w="8190"/>
      </w:tblGrid>
      <w:tr w:rsidR="00B03E20" w:rsidRPr="00B03E20" w:rsidTr="00B03E20">
        <w:trPr>
          <w:tblCellSpacing w:w="0" w:type="dxa"/>
        </w:trPr>
        <w:tc>
          <w:tcPr>
            <w:tcW w:w="0" w:type="auto"/>
            <w:gridSpan w:val="2"/>
            <w:vAlign w:val="center"/>
            <w:hideMark/>
          </w:tcPr>
          <w:p w:rsidR="00B03E20" w:rsidRPr="00B03E20" w:rsidRDefault="00B03E20" w:rsidP="00B03E20">
            <w:pPr>
              <w:widowControl/>
              <w:jc w:val="left"/>
              <w:divId w:val="1597247597"/>
              <w:rPr>
                <w:rFonts w:ascii="宋体" w:eastAsia="宋体" w:hAnsi="宋体" w:cs="宋体"/>
                <w:kern w:val="0"/>
                <w:sz w:val="24"/>
                <w:szCs w:val="24"/>
              </w:rPr>
            </w:pPr>
            <w:r w:rsidRPr="00B03E20">
              <w:rPr>
                <w:rFonts w:ascii="宋体" w:eastAsia="宋体" w:hAnsi="宋体" w:cs="宋体"/>
                <w:kern w:val="0"/>
                <w:sz w:val="24"/>
              </w:rPr>
              <w:t>com.alibaba.xxx.XxxService=dubbo://localhost:20890</w:t>
            </w:r>
          </w:p>
        </w:tc>
      </w:tr>
      <w:tr w:rsidR="00B03E20" w:rsidRPr="00B03E20" w:rsidTr="00B03E20">
        <w:tblPrEx>
          <w:tblCellSpacing w:w="15" w:type="dxa"/>
          <w:tblCellMar>
            <w:top w:w="15" w:type="dxa"/>
            <w:left w:w="15" w:type="dxa"/>
            <w:bottom w:w="15" w:type="dxa"/>
            <w:right w:w="15" w:type="dxa"/>
          </w:tblCellMar>
        </w:tblPrEx>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37" name="图片 37" descr="http://alibaba.github.io/dubbo-doc-static/infor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alibaba.github.io/dubbo-doc-static/information.gif"/>
                          <pic:cNvPicPr>
                            <a:picLocks noChangeAspect="1" noChangeArrowheads="1"/>
                          </pic:cNvPicPr>
                        </pic:nvPicPr>
                        <pic:blipFill>
                          <a:blip r:embed="rId294"/>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注意</w:t>
            </w:r>
            <w:r w:rsidRPr="00B03E20">
              <w:rPr>
                <w:rFonts w:ascii="宋体" w:eastAsia="宋体" w:hAnsi="宋体" w:cs="宋体"/>
                <w:kern w:val="0"/>
                <w:sz w:val="24"/>
                <w:szCs w:val="24"/>
              </w:rPr>
              <w:br/>
              <w:t>为了避免复杂化线上环境，不要在线上使用这个功能，只应在测试阶段使用。</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48" w:name="UserGuide-zh-只订阅"/>
      <w:bookmarkEnd w:id="48"/>
      <w:r w:rsidRPr="00B03E20">
        <w:rPr>
          <w:rFonts w:ascii="宋体" w:eastAsia="宋体" w:hAnsi="宋体" w:cs="宋体"/>
          <w:b/>
          <w:bCs/>
          <w:kern w:val="0"/>
          <w:sz w:val="27"/>
          <w:szCs w:val="27"/>
        </w:rPr>
        <w:t>只订阅</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295" w:tooltip="Subscribe Only-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296" w:anchor="UserGuide-zh-%E5%8F%AA%E8%AE%A2%E9%98%85"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5136"/>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38" name="图片 38"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问题</w:t>
            </w:r>
            <w:r w:rsidRPr="00B03E20">
              <w:rPr>
                <w:rFonts w:ascii="宋体" w:eastAsia="宋体" w:hAnsi="宋体" w:cs="宋体"/>
                <w:kern w:val="0"/>
                <w:sz w:val="24"/>
                <w:szCs w:val="24"/>
              </w:rPr>
              <w:br/>
              <w:t>为方便开发测试，经常会在线下共用一个所有服务可用的注册中心，这时，如果一个正在开发中的服务提供者注册，可能会影响消费者不能正常运行。</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39" name="图片 39"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解决方案</w:t>
            </w:r>
            <w:r w:rsidRPr="00B03E20">
              <w:rPr>
                <w:rFonts w:ascii="宋体" w:eastAsia="宋体" w:hAnsi="宋体" w:cs="宋体"/>
                <w:kern w:val="0"/>
                <w:sz w:val="24"/>
                <w:szCs w:val="24"/>
              </w:rPr>
              <w:br/>
              <w:t>可以让服务提供者开发方，只订阅服务(开发的服务可能依赖其它服务)，而不注册正在开发的服务，通过直连测试正在开发的服务。</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807460" cy="2477135"/>
            <wp:effectExtent l="19050" t="0" r="2540" b="0"/>
            <wp:docPr id="40" name="图片 40" descr="http://alibaba.github.io/dubbo-doc-static/subscribe-only.jpg-version=1&amp;modificationDate=1326468174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alibaba.github.io/dubbo-doc-static/subscribe-only.jpg-version=1&amp;modificationDate=1326468174000.jpg"/>
                    <pic:cNvPicPr>
                      <a:picLocks noChangeAspect="1" noChangeArrowheads="1"/>
                    </pic:cNvPicPr>
                  </pic:nvPicPr>
                  <pic:blipFill>
                    <a:blip r:embed="rId297"/>
                    <a:srcRect/>
                    <a:stretch>
                      <a:fillRect/>
                    </a:stretch>
                  </pic:blipFill>
                  <pic:spPr bwMode="auto">
                    <a:xfrm>
                      <a:off x="0" y="0"/>
                      <a:ext cx="3807460" cy="2477135"/>
                    </a:xfrm>
                    <a:prstGeom prst="rect">
                      <a:avLst/>
                    </a:prstGeom>
                    <a:noFill/>
                    <a:ln w="9525">
                      <a:noFill/>
                      <a:miter lim="800000"/>
                      <a:headEnd/>
                      <a:tailEnd/>
                    </a:ln>
                  </pic:spPr>
                </pic:pic>
              </a:graphicData>
            </a:graphic>
          </wp:inline>
        </w:drawing>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禁用注册配置：</w:t>
      </w:r>
    </w:p>
    <w:tbl>
      <w:tblPr>
        <w:tblW w:w="0" w:type="auto"/>
        <w:tblCellSpacing w:w="0" w:type="dxa"/>
        <w:tblCellMar>
          <w:left w:w="0" w:type="dxa"/>
          <w:right w:w="0" w:type="dxa"/>
        </w:tblCellMar>
        <w:tblLook w:val="04A0"/>
      </w:tblPr>
      <w:tblGrid>
        <w:gridCol w:w="75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77501513"/>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address="10.20.153.10:9090"</w:t>
            </w:r>
            <w:r w:rsidRPr="00B03E20">
              <w:rPr>
                <w:rFonts w:ascii="宋体" w:eastAsia="宋体" w:hAnsi="宋体" w:cs="宋体"/>
                <w:kern w:val="0"/>
                <w:sz w:val="24"/>
                <w:szCs w:val="24"/>
              </w:rPr>
              <w:t xml:space="preserve"> </w:t>
            </w:r>
            <w:r w:rsidRPr="00B03E20">
              <w:rPr>
                <w:rFonts w:ascii="宋体" w:eastAsia="宋体" w:hAnsi="宋体" w:cs="宋体"/>
                <w:kern w:val="0"/>
                <w:sz w:val="24"/>
              </w:rPr>
              <w:t>register="false"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或者：</w:t>
      </w:r>
    </w:p>
    <w:tbl>
      <w:tblPr>
        <w:tblW w:w="0" w:type="auto"/>
        <w:tblCellSpacing w:w="0" w:type="dxa"/>
        <w:tblCellMar>
          <w:left w:w="0" w:type="dxa"/>
          <w:right w:w="0" w:type="dxa"/>
        </w:tblCellMar>
        <w:tblLook w:val="04A0"/>
      </w:tblPr>
      <w:tblGrid>
        <w:gridCol w:w="73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535892849"/>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address="10.20.153.10:9090?register=false"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49" w:name="UserGuide-zh-只注册"/>
      <w:bookmarkEnd w:id="49"/>
      <w:r w:rsidRPr="00B03E20">
        <w:rPr>
          <w:rFonts w:ascii="宋体" w:eastAsia="宋体" w:hAnsi="宋体" w:cs="宋体"/>
          <w:b/>
          <w:bCs/>
          <w:kern w:val="0"/>
          <w:sz w:val="27"/>
          <w:szCs w:val="27"/>
        </w:rPr>
        <w:t>只注册</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298" w:tooltip="Register Only-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299" w:anchor="UserGuide-zh-%E5%8F%AA%E6%B3%A8%E5%86%8C"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5136"/>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41" name="图片 41"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问题</w:t>
            </w:r>
            <w:r w:rsidRPr="00B03E20">
              <w:rPr>
                <w:rFonts w:ascii="宋体" w:eastAsia="宋体" w:hAnsi="宋体" w:cs="宋体"/>
                <w:kern w:val="0"/>
                <w:sz w:val="24"/>
                <w:szCs w:val="24"/>
              </w:rPr>
              <w:br/>
              <w:t>如果有两个镜像环境，两个注册中心，有一个服务只在其中一个注册中心有部署，另一个注册中心还没来得及部署，而两个注册中心的其它应用都需要依赖此服务，所以需要将服务同时注册到两个注册中心，但却不能让此服务同时依赖两个注册中心的其它服务。</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42" name="图片 42"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解决方案</w:t>
            </w:r>
            <w:r w:rsidRPr="00B03E20">
              <w:rPr>
                <w:rFonts w:ascii="宋体" w:eastAsia="宋体" w:hAnsi="宋体" w:cs="宋体"/>
                <w:kern w:val="0"/>
                <w:sz w:val="24"/>
                <w:szCs w:val="24"/>
              </w:rPr>
              <w:br/>
              <w:t>可以让服务提供者方，只注册服务到另一注册中心，而不从另一注册中心订阅服务。</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禁用订阅配置：</w:t>
      </w:r>
    </w:p>
    <w:tbl>
      <w:tblPr>
        <w:tblW w:w="0" w:type="auto"/>
        <w:tblCellSpacing w:w="0" w:type="dxa"/>
        <w:tblCellMar>
          <w:left w:w="0" w:type="dxa"/>
          <w:right w:w="0" w:type="dxa"/>
        </w:tblCellMar>
        <w:tblLook w:val="04A0"/>
      </w:tblPr>
      <w:tblGrid>
        <w:gridCol w:w="97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id="hzRegistry"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address="10.20.153.10:9090"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id="qdRegistry"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address="10.20.141.150:9090"</w:t>
            </w:r>
            <w:r w:rsidRPr="00B03E20">
              <w:rPr>
                <w:rFonts w:ascii="宋体" w:eastAsia="宋体" w:hAnsi="宋体" w:cs="宋体"/>
                <w:kern w:val="0"/>
                <w:sz w:val="24"/>
                <w:szCs w:val="24"/>
              </w:rPr>
              <w:t xml:space="preserve"> </w:t>
            </w:r>
            <w:r w:rsidRPr="00B03E20">
              <w:rPr>
                <w:rFonts w:ascii="宋体" w:eastAsia="宋体" w:hAnsi="宋体" w:cs="宋体"/>
                <w:kern w:val="0"/>
                <w:sz w:val="24"/>
              </w:rPr>
              <w:t>subscribe="false"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或者：</w:t>
      </w:r>
    </w:p>
    <w:tbl>
      <w:tblPr>
        <w:tblW w:w="0" w:type="auto"/>
        <w:tblCellSpacing w:w="0" w:type="dxa"/>
        <w:tblCellMar>
          <w:left w:w="0" w:type="dxa"/>
          <w:right w:w="0" w:type="dxa"/>
        </w:tblCellMar>
        <w:tblLook w:val="04A0"/>
      </w:tblPr>
      <w:tblGrid>
        <w:gridCol w:w="948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id="hzRegistry"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address="10.20.153.10:9090"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id="qdRegistry"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address="10.20.141.150:9090?subscribe=false"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50" w:name="UserGuide-zh-静态服务"/>
      <w:bookmarkEnd w:id="50"/>
      <w:r w:rsidRPr="00B03E20">
        <w:rPr>
          <w:rFonts w:ascii="宋体" w:eastAsia="宋体" w:hAnsi="宋体" w:cs="宋体"/>
          <w:b/>
          <w:bCs/>
          <w:kern w:val="0"/>
          <w:sz w:val="27"/>
          <w:szCs w:val="27"/>
        </w:rPr>
        <w:t>静态服务</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00" w:tooltip="Static Provider-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01" w:anchor="UserGuide-zh-%E9%9D%99%E6%80%81%E6%9C%8D%E5%8A%A1"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184"/>
        <w:gridCol w:w="242"/>
        <w:gridCol w:w="7348"/>
        <w:gridCol w:w="4845"/>
      </w:tblGrid>
      <w:tr w:rsidR="00B03E20" w:rsidRPr="00B03E20" w:rsidTr="00B03E20">
        <w:trPr>
          <w:tblCellSpacing w:w="15" w:type="dxa"/>
        </w:trPr>
        <w:tc>
          <w:tcPr>
            <w:tcW w:w="0" w:type="auto"/>
            <w:gridSpan w:val="2"/>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43" name="图片 43"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有时候希望人工管理服务提供者的上线和下线，此时需将注册中心标识为非动态管理模式。</w:t>
            </w:r>
          </w:p>
        </w:tc>
      </w:tr>
      <w:tr w:rsidR="00B03E20" w:rsidRPr="00B03E20" w:rsidTr="00B03E20">
        <w:tblPrEx>
          <w:tblCellSpacing w:w="0" w:type="dxa"/>
          <w:tblCellMar>
            <w:top w:w="0" w:type="dxa"/>
            <w:left w:w="0" w:type="dxa"/>
            <w:bottom w:w="0" w:type="dxa"/>
            <w:right w:w="0" w:type="dxa"/>
          </w:tblCellMar>
        </w:tblPrEx>
        <w:trPr>
          <w:gridBefore w:val="1"/>
          <w:gridAfter w:val="1"/>
          <w:tblCellSpacing w:w="0" w:type="dxa"/>
        </w:trPr>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address="10.20.141.150:9090"</w:t>
            </w:r>
            <w:r w:rsidRPr="00B03E20">
              <w:rPr>
                <w:rFonts w:ascii="宋体" w:eastAsia="宋体" w:hAnsi="宋体" w:cs="宋体"/>
                <w:kern w:val="0"/>
                <w:sz w:val="24"/>
                <w:szCs w:val="24"/>
              </w:rPr>
              <w:t xml:space="preserve"> </w:t>
            </w:r>
            <w:r w:rsidRPr="00B03E20">
              <w:rPr>
                <w:rFonts w:ascii="宋体" w:eastAsia="宋体" w:hAnsi="宋体" w:cs="宋体"/>
                <w:kern w:val="0"/>
                <w:sz w:val="24"/>
              </w:rPr>
              <w:t>dynamic="false"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或者：</w:t>
      </w:r>
    </w:p>
    <w:tbl>
      <w:tblPr>
        <w:tblW w:w="0" w:type="auto"/>
        <w:tblCellSpacing w:w="0" w:type="dxa"/>
        <w:tblCellMar>
          <w:left w:w="0" w:type="dxa"/>
          <w:right w:w="0" w:type="dxa"/>
        </w:tblCellMar>
        <w:tblLook w:val="04A0"/>
      </w:tblPr>
      <w:tblGrid>
        <w:gridCol w:w="73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673148630"/>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address="10.20.141.150:9090?dynamic=false"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服务提供者初次注册时为禁用状态，需人工启用，断线时，将不会被自动删除，需人工禁用。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如果是一个第三方独立提供者，比如memcached等，可以直接向注册中心写入提供者地址信息，消费者正常使用：</w:t>
      </w:r>
      <w:r w:rsidRPr="00B03E20">
        <w:rPr>
          <w:rFonts w:ascii="宋体" w:eastAsia="宋体" w:hAnsi="宋体" w:cs="宋体"/>
          <w:kern w:val="0"/>
          <w:sz w:val="24"/>
          <w:szCs w:val="24"/>
        </w:rPr>
        <w:br/>
        <w:t>(通常由脚本监控中心页面等调用)</w:t>
      </w:r>
    </w:p>
    <w:tbl>
      <w:tblPr>
        <w:tblW w:w="0" w:type="auto"/>
        <w:tblCellSpacing w:w="0" w:type="dxa"/>
        <w:tblCellMar>
          <w:left w:w="0" w:type="dxa"/>
          <w:right w:w="0" w:type="dxa"/>
        </w:tblCellMar>
        <w:tblLook w:val="04A0"/>
      </w:tblPr>
      <w:tblGrid>
        <w:gridCol w:w="1524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RegistryFactory registryFactory = ExtensionLoader.getExtensionLoader(RegistryFactory.class).getAdaptiveExtension();</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 registry = registryFactory.getRegistry(URL.valueOf("zookeeper://10.20.153.10:2181"));</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registry.register(URL.valueOf("memcached://10.20.153.11/com.foo.BarService?category=providers&amp;dynamic=false&amp;application=foo"));</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51" w:name="UserGuide-zh-多协议"/>
      <w:bookmarkEnd w:id="51"/>
      <w:r w:rsidRPr="00B03E20">
        <w:rPr>
          <w:rFonts w:ascii="宋体" w:eastAsia="宋体" w:hAnsi="宋体" w:cs="宋体"/>
          <w:b/>
          <w:bCs/>
          <w:kern w:val="0"/>
          <w:sz w:val="27"/>
          <w:szCs w:val="27"/>
        </w:rPr>
        <w:t>多协议</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w:t>
      </w:r>
      <w:hyperlink r:id="rId302" w:tooltip="Multi Protocol-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03" w:anchor="UserGuide-zh-%E5%A4%9A%E5%8D%8F%E8%AE%AE"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可以自行扩展协议，参见：</w:t>
      </w:r>
      <w:hyperlink r:id="rId304" w:anchor="DeveloperGuide-zh-%E5%8D%8F%E8%AE%AE%E6%89%A9%E5%B1%95" w:history="1">
        <w:r w:rsidRPr="00B03E20">
          <w:rPr>
            <w:rFonts w:ascii="宋体" w:eastAsia="宋体" w:hAnsi="宋体" w:cs="宋体"/>
            <w:color w:val="0000FF"/>
            <w:kern w:val="0"/>
            <w:sz w:val="24"/>
            <w:szCs w:val="24"/>
            <w:u w:val="single"/>
          </w:rPr>
          <w:t>协议扩展</w:t>
        </w:r>
      </w:hyperlink>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52" w:name="UserGuide-zh-(1)不同服务不同协议"/>
      <w:bookmarkEnd w:id="52"/>
      <w:r w:rsidRPr="00B03E20">
        <w:rPr>
          <w:rFonts w:ascii="宋体" w:eastAsia="宋体" w:hAnsi="宋体" w:cs="宋体"/>
          <w:b/>
          <w:bCs/>
          <w:kern w:val="0"/>
          <w:sz w:val="24"/>
          <w:szCs w:val="24"/>
        </w:rPr>
        <w:t>(1) 不同服务不同协议</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比如：不同服务在性能上适用不同协议进行传输，比如大数据用短连接协议，小数据大并发用长连接协议。</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consumer.xml</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&lt;?xml</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w:t>
            </w:r>
            <w:r w:rsidRPr="00B03E20">
              <w:rPr>
                <w:rFonts w:ascii="宋体" w:eastAsia="宋体" w:hAnsi="宋体" w:cs="宋体"/>
                <w:kern w:val="0"/>
                <w:sz w:val="24"/>
                <w:szCs w:val="24"/>
              </w:rPr>
              <w:t xml:space="preserve"> </w:t>
            </w:r>
            <w:r w:rsidRPr="00B03E20">
              <w:rPr>
                <w:rFonts w:ascii="宋体" w:eastAsia="宋体" w:hAnsi="宋体" w:cs="宋体"/>
                <w:kern w:val="0"/>
                <w:sz w:val="24"/>
              </w:rPr>
              <w:t>encoding="UTF-8"?&gt;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w:t>
            </w:r>
            <w:r w:rsidRPr="00B03E20">
              <w:rPr>
                <w:rFonts w:ascii="宋体" w:eastAsia="宋体" w:hAnsi="宋体" w:cs="宋体"/>
                <w:kern w:val="0"/>
                <w:sz w:val="24"/>
                <w:szCs w:val="24"/>
              </w:rPr>
              <w:t xml:space="preserve"> </w:t>
            </w:r>
            <w:r w:rsidRPr="00B03E20">
              <w:rPr>
                <w:rFonts w:ascii="宋体" w:eastAsia="宋体" w:hAnsi="宋体" w:cs="宋体"/>
                <w:kern w:val="0"/>
                <w:sz w:val="24"/>
              </w:rPr>
              <w:t>xmlns="</w:t>
            </w:r>
            <w:hyperlink r:id="rId305" w:history="1">
              <w:r w:rsidRPr="00B03E20">
                <w:rPr>
                  <w:rFonts w:ascii="宋体" w:eastAsia="宋体" w:hAnsi="宋体" w:cs="宋体"/>
                  <w:color w:val="0000FF"/>
                  <w:kern w:val="0"/>
                  <w:sz w:val="24"/>
                  <w:szCs w:val="24"/>
                  <w:u w:val="single"/>
                </w:rPr>
                <w:t>http://www.springframework.org/schema/beans"</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xmlns:xsi="</w:t>
            </w:r>
            <w:hyperlink r:id="rId306" w:history="1">
              <w:r w:rsidRPr="00B03E20">
                <w:rPr>
                  <w:rFonts w:ascii="宋体" w:eastAsia="宋体" w:hAnsi="宋体" w:cs="宋体"/>
                  <w:color w:val="0000FF"/>
                  <w:kern w:val="0"/>
                  <w:sz w:val="24"/>
                  <w:szCs w:val="24"/>
                  <w:u w:val="single"/>
                </w:rPr>
                <w:t>http://www.w3.org/2001/XMLSchema-instance"</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xmlns:dubbo="</w:t>
            </w:r>
            <w:hyperlink r:id="rId307" w:history="1">
              <w:r w:rsidRPr="00B03E20">
                <w:rPr>
                  <w:rFonts w:ascii="宋体" w:eastAsia="宋体" w:hAnsi="宋体" w:cs="宋体"/>
                  <w:color w:val="0000FF"/>
                  <w:kern w:val="0"/>
                  <w:sz w:val="24"/>
                  <w:szCs w:val="24"/>
                  <w:u w:val="single"/>
                </w:rPr>
                <w:t>http://code.alibabatech.com/schema/dubbo"</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xsi:schemaLocation="</w:t>
            </w:r>
            <w:hyperlink r:id="rId308" w:history="1">
              <w:r w:rsidRPr="00B03E20">
                <w:rPr>
                  <w:rFonts w:ascii="宋体" w:eastAsia="宋体" w:hAnsi="宋体" w:cs="宋体"/>
                  <w:color w:val="0000FF"/>
                  <w:kern w:val="0"/>
                  <w:sz w:val="24"/>
                  <w:szCs w:val="24"/>
                  <w:u w:val="single"/>
                </w:rPr>
                <w:t>http://www.springframework.org/schema/beanshttp://www.springframework.org/schema/beans/spring-beans.xsdhttp://code.alibabatech.com/schema/dubbohttp://code.alibabatech.com/schema/dubbo/dubbo.xsd"</w:t>
              </w:r>
            </w:hyperlink>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&lt;dubbo:application</w:t>
            </w:r>
            <w:r w:rsidRPr="00B03E20">
              <w:rPr>
                <w:rFonts w:ascii="宋体" w:eastAsia="宋体" w:hAnsi="宋体" w:cs="宋体"/>
                <w:kern w:val="0"/>
                <w:sz w:val="24"/>
                <w:szCs w:val="24"/>
              </w:rPr>
              <w:t xml:space="preserve"> </w:t>
            </w:r>
            <w:r w:rsidRPr="00B03E20">
              <w:rPr>
                <w:rFonts w:ascii="宋体" w:eastAsia="宋体" w:hAnsi="宋体" w:cs="宋体"/>
                <w:kern w:val="0"/>
                <w:sz w:val="24"/>
              </w:rPr>
              <w:t>name="world"</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id="registry"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address="10.20.141.150:9090"</w:t>
            </w:r>
            <w:r w:rsidRPr="00B03E20">
              <w:rPr>
                <w:rFonts w:ascii="宋体" w:eastAsia="宋体" w:hAnsi="宋体" w:cs="宋体"/>
                <w:kern w:val="0"/>
                <w:sz w:val="24"/>
                <w:szCs w:val="24"/>
              </w:rPr>
              <w:t xml:space="preserve"> </w:t>
            </w:r>
            <w:r w:rsidRPr="00B03E20">
              <w:rPr>
                <w:rFonts w:ascii="宋体" w:eastAsia="宋体" w:hAnsi="宋体" w:cs="宋体"/>
                <w:kern w:val="0"/>
                <w:sz w:val="24"/>
              </w:rPr>
              <w:t>username="admin"</w:t>
            </w:r>
            <w:r w:rsidRPr="00B03E20">
              <w:rPr>
                <w:rFonts w:ascii="宋体" w:eastAsia="宋体" w:hAnsi="宋体" w:cs="宋体"/>
                <w:kern w:val="0"/>
                <w:sz w:val="24"/>
                <w:szCs w:val="24"/>
              </w:rPr>
              <w:t xml:space="preserve"> </w:t>
            </w:r>
            <w:r w:rsidRPr="00B03E20">
              <w:rPr>
                <w:rFonts w:ascii="宋体" w:eastAsia="宋体" w:hAnsi="宋体" w:cs="宋体"/>
                <w:kern w:val="0"/>
                <w:sz w:val="24"/>
              </w:rPr>
              <w:t>password="hello1234"</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多协议配置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name="dubbo"</w:t>
            </w:r>
            <w:r w:rsidRPr="00B03E20">
              <w:rPr>
                <w:rFonts w:ascii="宋体" w:eastAsia="宋体" w:hAnsi="宋体" w:cs="宋体"/>
                <w:kern w:val="0"/>
                <w:sz w:val="24"/>
                <w:szCs w:val="24"/>
              </w:rPr>
              <w:t xml:space="preserve"> </w:t>
            </w:r>
            <w:r w:rsidRPr="00B03E20">
              <w:rPr>
                <w:rFonts w:ascii="宋体" w:eastAsia="宋体" w:hAnsi="宋体" w:cs="宋体"/>
                <w:kern w:val="0"/>
                <w:sz w:val="24"/>
              </w:rPr>
              <w:t>port="20880"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name="rmi"</w:t>
            </w:r>
            <w:r w:rsidRPr="00B03E20">
              <w:rPr>
                <w:rFonts w:ascii="宋体" w:eastAsia="宋体" w:hAnsi="宋体" w:cs="宋体"/>
                <w:kern w:val="0"/>
                <w:sz w:val="24"/>
                <w:szCs w:val="24"/>
              </w:rPr>
              <w:t xml:space="preserve"> </w:t>
            </w:r>
            <w:r w:rsidRPr="00B03E20">
              <w:rPr>
                <w:rFonts w:ascii="宋体" w:eastAsia="宋体" w:hAnsi="宋体" w:cs="宋体"/>
                <w:kern w:val="0"/>
                <w:sz w:val="24"/>
              </w:rPr>
              <w:t>port="1099"</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使用dubbo协议暴露服务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interface="com.alibaba.hello.api.HelloService"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version="1.0.0"</w:t>
            </w:r>
            <w:r w:rsidRPr="00B03E20">
              <w:rPr>
                <w:rFonts w:ascii="宋体" w:eastAsia="宋体" w:hAnsi="宋体" w:cs="宋体"/>
                <w:kern w:val="0"/>
                <w:sz w:val="24"/>
                <w:szCs w:val="24"/>
              </w:rPr>
              <w:t xml:space="preserve"> </w:t>
            </w:r>
            <w:r w:rsidRPr="00B03E20">
              <w:rPr>
                <w:rFonts w:ascii="宋体" w:eastAsia="宋体" w:hAnsi="宋体" w:cs="宋体"/>
                <w:kern w:val="0"/>
                <w:sz w:val="24"/>
              </w:rPr>
              <w:t>ref="helloService"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protocol="dubbo"</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使用rmi协议暴露服务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interface="com.alibaba.hello.api.DemoService"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version="1.0.0"</w:t>
            </w:r>
            <w:r w:rsidRPr="00B03E20">
              <w:rPr>
                <w:rFonts w:ascii="宋体" w:eastAsia="宋体" w:hAnsi="宋体" w:cs="宋体"/>
                <w:kern w:val="0"/>
                <w:sz w:val="24"/>
                <w:szCs w:val="24"/>
              </w:rPr>
              <w:t xml:space="preserve"> </w:t>
            </w:r>
            <w:r w:rsidRPr="00B03E20">
              <w:rPr>
                <w:rFonts w:ascii="宋体" w:eastAsia="宋体" w:hAnsi="宋体" w:cs="宋体"/>
                <w:kern w:val="0"/>
                <w:sz w:val="24"/>
              </w:rPr>
              <w:t>ref="demoService"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protocol="rmi"</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&lt;/beans&gt;</w:t>
            </w:r>
          </w:p>
        </w:tc>
      </w:tr>
    </w:tbl>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53" w:name="UserGuide-zh-(2)多协议暴露服务"/>
      <w:bookmarkEnd w:id="53"/>
      <w:r w:rsidRPr="00B03E20">
        <w:rPr>
          <w:rFonts w:ascii="宋体" w:eastAsia="宋体" w:hAnsi="宋体" w:cs="宋体"/>
          <w:b/>
          <w:bCs/>
          <w:kern w:val="0"/>
          <w:sz w:val="24"/>
          <w:szCs w:val="24"/>
        </w:rPr>
        <w:t>(2) 多协议暴露服务</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比如：需要与http客户端互操作</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lastRenderedPageBreak/>
        <w:t>consumer.xml</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&lt;?xml</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w:t>
            </w:r>
            <w:r w:rsidRPr="00B03E20">
              <w:rPr>
                <w:rFonts w:ascii="宋体" w:eastAsia="宋体" w:hAnsi="宋体" w:cs="宋体"/>
                <w:kern w:val="0"/>
                <w:sz w:val="24"/>
                <w:szCs w:val="24"/>
              </w:rPr>
              <w:t xml:space="preserve"> </w:t>
            </w:r>
            <w:r w:rsidRPr="00B03E20">
              <w:rPr>
                <w:rFonts w:ascii="宋体" w:eastAsia="宋体" w:hAnsi="宋体" w:cs="宋体"/>
                <w:kern w:val="0"/>
                <w:sz w:val="24"/>
              </w:rPr>
              <w:t>encoding="UTF-8"?&gt;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w:t>
            </w:r>
            <w:r w:rsidRPr="00B03E20">
              <w:rPr>
                <w:rFonts w:ascii="宋体" w:eastAsia="宋体" w:hAnsi="宋体" w:cs="宋体"/>
                <w:kern w:val="0"/>
                <w:sz w:val="24"/>
                <w:szCs w:val="24"/>
              </w:rPr>
              <w:t xml:space="preserve"> </w:t>
            </w:r>
            <w:r w:rsidRPr="00B03E20">
              <w:rPr>
                <w:rFonts w:ascii="宋体" w:eastAsia="宋体" w:hAnsi="宋体" w:cs="宋体"/>
                <w:kern w:val="0"/>
                <w:sz w:val="24"/>
              </w:rPr>
              <w:t>xmlns="</w:t>
            </w:r>
            <w:hyperlink r:id="rId309" w:history="1">
              <w:r w:rsidRPr="00B03E20">
                <w:rPr>
                  <w:rFonts w:ascii="宋体" w:eastAsia="宋体" w:hAnsi="宋体" w:cs="宋体"/>
                  <w:color w:val="0000FF"/>
                  <w:kern w:val="0"/>
                  <w:sz w:val="24"/>
                  <w:szCs w:val="24"/>
                  <w:u w:val="single"/>
                </w:rPr>
                <w:t>http://www.springframework.org/schema/beans"</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xmlns:xsi="</w:t>
            </w:r>
            <w:hyperlink r:id="rId310" w:history="1">
              <w:r w:rsidRPr="00B03E20">
                <w:rPr>
                  <w:rFonts w:ascii="宋体" w:eastAsia="宋体" w:hAnsi="宋体" w:cs="宋体"/>
                  <w:color w:val="0000FF"/>
                  <w:kern w:val="0"/>
                  <w:sz w:val="24"/>
                  <w:szCs w:val="24"/>
                  <w:u w:val="single"/>
                </w:rPr>
                <w:t>http://www.w3.org/2001/XMLSchema-instance"</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xmlns:dubbo="</w:t>
            </w:r>
            <w:hyperlink r:id="rId311" w:history="1">
              <w:r w:rsidRPr="00B03E20">
                <w:rPr>
                  <w:rFonts w:ascii="宋体" w:eastAsia="宋体" w:hAnsi="宋体" w:cs="宋体"/>
                  <w:color w:val="0000FF"/>
                  <w:kern w:val="0"/>
                  <w:sz w:val="24"/>
                  <w:szCs w:val="24"/>
                  <w:u w:val="single"/>
                </w:rPr>
                <w:t>http://code.alibabatech.com/schema/dubbo"</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xsi:schemaLocation="</w:t>
            </w:r>
            <w:hyperlink r:id="rId312" w:history="1">
              <w:r w:rsidRPr="00B03E20">
                <w:rPr>
                  <w:rFonts w:ascii="宋体" w:eastAsia="宋体" w:hAnsi="宋体" w:cs="宋体"/>
                  <w:color w:val="0000FF"/>
                  <w:kern w:val="0"/>
                  <w:sz w:val="24"/>
                  <w:szCs w:val="24"/>
                  <w:u w:val="single"/>
                </w:rPr>
                <w:t>http://www.springframework.org/schema/beanshttp://www.springframework.org/schema/beans/spring-beans.xsdhttp://code.alibabatech.com/schema/dubbohttp://code.alibabatech.com/schema/dubbo/dubbo.xsd"</w:t>
              </w:r>
            </w:hyperlink>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&lt;dubbo:application</w:t>
            </w:r>
            <w:r w:rsidRPr="00B03E20">
              <w:rPr>
                <w:rFonts w:ascii="宋体" w:eastAsia="宋体" w:hAnsi="宋体" w:cs="宋体"/>
                <w:kern w:val="0"/>
                <w:sz w:val="24"/>
                <w:szCs w:val="24"/>
              </w:rPr>
              <w:t xml:space="preserve"> </w:t>
            </w:r>
            <w:r w:rsidRPr="00B03E20">
              <w:rPr>
                <w:rFonts w:ascii="宋体" w:eastAsia="宋体" w:hAnsi="宋体" w:cs="宋体"/>
                <w:kern w:val="0"/>
                <w:sz w:val="24"/>
              </w:rPr>
              <w:t>name="world"</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id="registry"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address="10.20.141.150:9090"</w:t>
            </w:r>
            <w:r w:rsidRPr="00B03E20">
              <w:rPr>
                <w:rFonts w:ascii="宋体" w:eastAsia="宋体" w:hAnsi="宋体" w:cs="宋体"/>
                <w:kern w:val="0"/>
                <w:sz w:val="24"/>
                <w:szCs w:val="24"/>
              </w:rPr>
              <w:t xml:space="preserve"> </w:t>
            </w:r>
            <w:r w:rsidRPr="00B03E20">
              <w:rPr>
                <w:rFonts w:ascii="宋体" w:eastAsia="宋体" w:hAnsi="宋体" w:cs="宋体"/>
                <w:kern w:val="0"/>
                <w:sz w:val="24"/>
              </w:rPr>
              <w:t>username="admin"</w:t>
            </w:r>
            <w:r w:rsidRPr="00B03E20">
              <w:rPr>
                <w:rFonts w:ascii="宋体" w:eastAsia="宋体" w:hAnsi="宋体" w:cs="宋体"/>
                <w:kern w:val="0"/>
                <w:sz w:val="24"/>
                <w:szCs w:val="24"/>
              </w:rPr>
              <w:t xml:space="preserve"> </w:t>
            </w:r>
            <w:r w:rsidRPr="00B03E20">
              <w:rPr>
                <w:rFonts w:ascii="宋体" w:eastAsia="宋体" w:hAnsi="宋体" w:cs="宋体"/>
                <w:kern w:val="0"/>
                <w:sz w:val="24"/>
              </w:rPr>
              <w:t>password="hello1234"</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多协议配置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name="dubbo"</w:t>
            </w:r>
            <w:r w:rsidRPr="00B03E20">
              <w:rPr>
                <w:rFonts w:ascii="宋体" w:eastAsia="宋体" w:hAnsi="宋体" w:cs="宋体"/>
                <w:kern w:val="0"/>
                <w:sz w:val="24"/>
                <w:szCs w:val="24"/>
              </w:rPr>
              <w:t xml:space="preserve"> </w:t>
            </w:r>
            <w:r w:rsidRPr="00B03E20">
              <w:rPr>
                <w:rFonts w:ascii="宋体" w:eastAsia="宋体" w:hAnsi="宋体" w:cs="宋体"/>
                <w:kern w:val="0"/>
                <w:sz w:val="24"/>
              </w:rPr>
              <w:t>port="20880"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name="hessian"</w:t>
            </w:r>
            <w:r w:rsidRPr="00B03E20">
              <w:rPr>
                <w:rFonts w:ascii="宋体" w:eastAsia="宋体" w:hAnsi="宋体" w:cs="宋体"/>
                <w:kern w:val="0"/>
                <w:sz w:val="24"/>
                <w:szCs w:val="24"/>
              </w:rPr>
              <w:t xml:space="preserve"> </w:t>
            </w:r>
            <w:r w:rsidRPr="00B03E20">
              <w:rPr>
                <w:rFonts w:ascii="宋体" w:eastAsia="宋体" w:hAnsi="宋体" w:cs="宋体"/>
                <w:kern w:val="0"/>
                <w:sz w:val="24"/>
              </w:rPr>
              <w:t>port="8080"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使用多个协议暴露服务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id="helloService"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interface="com.alibaba.hello.api.HelloService"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version="1.0.0"</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protocol="dubbo,hessian"</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54" w:name="UserGuide-zh-多注册中心"/>
      <w:bookmarkEnd w:id="54"/>
      <w:r w:rsidRPr="00B03E20">
        <w:rPr>
          <w:rFonts w:ascii="宋体" w:eastAsia="宋体" w:hAnsi="宋体" w:cs="宋体"/>
          <w:b/>
          <w:bCs/>
          <w:kern w:val="0"/>
          <w:sz w:val="27"/>
          <w:szCs w:val="27"/>
        </w:rPr>
        <w:t>多注册中心</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13" w:tooltip="Multi Registry-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14" w:anchor="UserGuide-zh-%E5%A4%9A%E6%B3%A8%E5%86%8C%E4%B8%AD%E5%BF%83"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可以自行扩展注册中心，参见：</w:t>
      </w:r>
      <w:hyperlink r:id="rId315" w:anchor="DeveloperGuide-zh-%E6%B3%A8%E5%86%8C%E4%B8%AD%E5%BF%83%E6%89%A9%E5%B1%95" w:history="1">
        <w:r w:rsidRPr="00B03E20">
          <w:rPr>
            <w:rFonts w:ascii="宋体" w:eastAsia="宋体" w:hAnsi="宋体" w:cs="宋体"/>
            <w:color w:val="0000FF"/>
            <w:kern w:val="0"/>
            <w:sz w:val="24"/>
            <w:szCs w:val="24"/>
            <w:u w:val="single"/>
          </w:rPr>
          <w:t>注册中心扩展</w:t>
        </w:r>
      </w:hyperlink>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55" w:name="UserGuide-zh-(1)多注册中心注册"/>
      <w:bookmarkEnd w:id="55"/>
      <w:r w:rsidRPr="00B03E20">
        <w:rPr>
          <w:rFonts w:ascii="宋体" w:eastAsia="宋体" w:hAnsi="宋体" w:cs="宋体"/>
          <w:b/>
          <w:bCs/>
          <w:kern w:val="0"/>
          <w:sz w:val="24"/>
          <w:szCs w:val="24"/>
        </w:rPr>
        <w:t>(1) 多注册中心注册</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比如：中文站有些服务来不及在青岛部署，只在杭州部署，而青岛的其它应用需要引用此服务，就可以将服务同时注册到两个注册中心。</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consumer.xml</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&lt;?xml</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w:t>
            </w:r>
            <w:r w:rsidRPr="00B03E20">
              <w:rPr>
                <w:rFonts w:ascii="宋体" w:eastAsia="宋体" w:hAnsi="宋体" w:cs="宋体"/>
                <w:kern w:val="0"/>
                <w:sz w:val="24"/>
                <w:szCs w:val="24"/>
              </w:rPr>
              <w:t xml:space="preserve"> </w:t>
            </w:r>
            <w:r w:rsidRPr="00B03E20">
              <w:rPr>
                <w:rFonts w:ascii="宋体" w:eastAsia="宋体" w:hAnsi="宋体" w:cs="宋体"/>
                <w:kern w:val="0"/>
                <w:sz w:val="24"/>
              </w:rPr>
              <w:t>encoding="UTF-8"?&gt;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&lt;beans</w:t>
            </w:r>
            <w:r w:rsidRPr="00B03E20">
              <w:rPr>
                <w:rFonts w:ascii="宋体" w:eastAsia="宋体" w:hAnsi="宋体" w:cs="宋体"/>
                <w:kern w:val="0"/>
                <w:sz w:val="24"/>
                <w:szCs w:val="24"/>
              </w:rPr>
              <w:t xml:space="preserve"> </w:t>
            </w:r>
            <w:r w:rsidRPr="00B03E20">
              <w:rPr>
                <w:rFonts w:ascii="宋体" w:eastAsia="宋体" w:hAnsi="宋体" w:cs="宋体"/>
                <w:kern w:val="0"/>
                <w:sz w:val="24"/>
              </w:rPr>
              <w:t>xmlns="</w:t>
            </w:r>
            <w:hyperlink r:id="rId316" w:history="1">
              <w:r w:rsidRPr="00B03E20">
                <w:rPr>
                  <w:rFonts w:ascii="宋体" w:eastAsia="宋体" w:hAnsi="宋体" w:cs="宋体"/>
                  <w:color w:val="0000FF"/>
                  <w:kern w:val="0"/>
                  <w:sz w:val="24"/>
                  <w:szCs w:val="24"/>
                  <w:u w:val="single"/>
                </w:rPr>
                <w:t>http://www.springframework.org/schema/beans"</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xmlns:xsi="</w:t>
            </w:r>
            <w:hyperlink r:id="rId317" w:history="1">
              <w:r w:rsidRPr="00B03E20">
                <w:rPr>
                  <w:rFonts w:ascii="宋体" w:eastAsia="宋体" w:hAnsi="宋体" w:cs="宋体"/>
                  <w:color w:val="0000FF"/>
                  <w:kern w:val="0"/>
                  <w:sz w:val="24"/>
                  <w:szCs w:val="24"/>
                  <w:u w:val="single"/>
                </w:rPr>
                <w:t>http://www.w3.org/2001/XMLSchema-instance"</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xmlns:dubbo="</w:t>
            </w:r>
            <w:hyperlink r:id="rId318" w:history="1">
              <w:r w:rsidRPr="00B03E20">
                <w:rPr>
                  <w:rFonts w:ascii="宋体" w:eastAsia="宋体" w:hAnsi="宋体" w:cs="宋体"/>
                  <w:color w:val="0000FF"/>
                  <w:kern w:val="0"/>
                  <w:sz w:val="24"/>
                  <w:szCs w:val="24"/>
                  <w:u w:val="single"/>
                </w:rPr>
                <w:t>http://code.alibabatech.com/schema/dubbo"</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xsi:schemaLocation="</w:t>
            </w:r>
            <w:hyperlink r:id="rId319" w:history="1">
              <w:r w:rsidRPr="00B03E20">
                <w:rPr>
                  <w:rFonts w:ascii="宋体" w:eastAsia="宋体" w:hAnsi="宋体" w:cs="宋体"/>
                  <w:color w:val="0000FF"/>
                  <w:kern w:val="0"/>
                  <w:sz w:val="24"/>
                  <w:szCs w:val="24"/>
                  <w:u w:val="single"/>
                </w:rPr>
                <w:t>http://www.springframework.org/schema/beanshttp://www.springframework.org/schema/beans/spring-beans.xsdhttp://code.alibabatech.com/schema/dubbohttp://code.alibabatech.com/schema/dubbo/dubbo.xsd"</w:t>
              </w:r>
            </w:hyperlink>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&lt;dubbo:application</w:t>
            </w:r>
            <w:r w:rsidRPr="00B03E20">
              <w:rPr>
                <w:rFonts w:ascii="宋体" w:eastAsia="宋体" w:hAnsi="宋体" w:cs="宋体"/>
                <w:kern w:val="0"/>
                <w:sz w:val="24"/>
                <w:szCs w:val="24"/>
              </w:rPr>
              <w:t xml:space="preserve"> </w:t>
            </w:r>
            <w:r w:rsidRPr="00B03E20">
              <w:rPr>
                <w:rFonts w:ascii="宋体" w:eastAsia="宋体" w:hAnsi="宋体" w:cs="宋体"/>
                <w:kern w:val="0"/>
                <w:sz w:val="24"/>
              </w:rPr>
              <w:t>name="world"</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多注册中心配置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id="hangzhouRegistry"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address="10.20.141.150:9090"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id="qingdaoRegistry"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address="10.20.141.151:9010"</w:t>
            </w:r>
            <w:r w:rsidRPr="00B03E20">
              <w:rPr>
                <w:rFonts w:ascii="宋体" w:eastAsia="宋体" w:hAnsi="宋体" w:cs="宋体"/>
                <w:kern w:val="0"/>
                <w:sz w:val="24"/>
                <w:szCs w:val="24"/>
              </w:rPr>
              <w:t xml:space="preserve"> </w:t>
            </w:r>
            <w:r w:rsidRPr="00B03E20">
              <w:rPr>
                <w:rFonts w:ascii="宋体" w:eastAsia="宋体" w:hAnsi="宋体" w:cs="宋体"/>
                <w:kern w:val="0"/>
                <w:sz w:val="24"/>
              </w:rPr>
              <w:t>default="false"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向多个注册中心注册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interface="com.alibaba.hello.api.HelloService"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version="1.0.0"</w:t>
            </w:r>
            <w:r w:rsidRPr="00B03E20">
              <w:rPr>
                <w:rFonts w:ascii="宋体" w:eastAsia="宋体" w:hAnsi="宋体" w:cs="宋体"/>
                <w:kern w:val="0"/>
                <w:sz w:val="24"/>
                <w:szCs w:val="24"/>
              </w:rPr>
              <w:t xml:space="preserve"> </w:t>
            </w:r>
            <w:r w:rsidRPr="00B03E20">
              <w:rPr>
                <w:rFonts w:ascii="宋体" w:eastAsia="宋体" w:hAnsi="宋体" w:cs="宋体"/>
                <w:kern w:val="0"/>
                <w:sz w:val="24"/>
              </w:rPr>
              <w:t>ref="helloService"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registry="hangzhouRegistry,qingdaoRegistry"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&lt;/beans&gt;</w:t>
            </w:r>
          </w:p>
        </w:tc>
      </w:tr>
    </w:tbl>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56" w:name="UserGuide-zh-(2)不同服务使用不同注册中心"/>
      <w:bookmarkEnd w:id="56"/>
      <w:r w:rsidRPr="00B03E20">
        <w:rPr>
          <w:rFonts w:ascii="宋体" w:eastAsia="宋体" w:hAnsi="宋体" w:cs="宋体"/>
          <w:b/>
          <w:bCs/>
          <w:kern w:val="0"/>
          <w:sz w:val="24"/>
          <w:szCs w:val="24"/>
        </w:rPr>
        <w:lastRenderedPageBreak/>
        <w:t>(2) 不同服务使用不同注册中心</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比如：CRM有些服务是专门为国际站设计的，有些服务是专门为中文站设计的。</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consumer.xml</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&lt;?xml</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w:t>
            </w:r>
            <w:r w:rsidRPr="00B03E20">
              <w:rPr>
                <w:rFonts w:ascii="宋体" w:eastAsia="宋体" w:hAnsi="宋体" w:cs="宋体"/>
                <w:kern w:val="0"/>
                <w:sz w:val="24"/>
                <w:szCs w:val="24"/>
              </w:rPr>
              <w:t xml:space="preserve"> </w:t>
            </w:r>
            <w:r w:rsidRPr="00B03E20">
              <w:rPr>
                <w:rFonts w:ascii="宋体" w:eastAsia="宋体" w:hAnsi="宋体" w:cs="宋体"/>
                <w:kern w:val="0"/>
                <w:sz w:val="24"/>
              </w:rPr>
              <w:t>encoding="UTF-8"?&gt;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w:t>
            </w:r>
            <w:r w:rsidRPr="00B03E20">
              <w:rPr>
                <w:rFonts w:ascii="宋体" w:eastAsia="宋体" w:hAnsi="宋体" w:cs="宋体"/>
                <w:kern w:val="0"/>
                <w:sz w:val="24"/>
                <w:szCs w:val="24"/>
              </w:rPr>
              <w:t xml:space="preserve"> </w:t>
            </w:r>
            <w:r w:rsidRPr="00B03E20">
              <w:rPr>
                <w:rFonts w:ascii="宋体" w:eastAsia="宋体" w:hAnsi="宋体" w:cs="宋体"/>
                <w:kern w:val="0"/>
                <w:sz w:val="24"/>
              </w:rPr>
              <w:t>xmlns="</w:t>
            </w:r>
            <w:hyperlink r:id="rId320" w:history="1">
              <w:r w:rsidRPr="00B03E20">
                <w:rPr>
                  <w:rFonts w:ascii="宋体" w:eastAsia="宋体" w:hAnsi="宋体" w:cs="宋体"/>
                  <w:color w:val="0000FF"/>
                  <w:kern w:val="0"/>
                  <w:sz w:val="24"/>
                  <w:szCs w:val="24"/>
                  <w:u w:val="single"/>
                </w:rPr>
                <w:t>http://www.springframework.org/schema/beans"</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xmlns:xsi="</w:t>
            </w:r>
            <w:hyperlink r:id="rId321" w:history="1">
              <w:r w:rsidRPr="00B03E20">
                <w:rPr>
                  <w:rFonts w:ascii="宋体" w:eastAsia="宋体" w:hAnsi="宋体" w:cs="宋体"/>
                  <w:color w:val="0000FF"/>
                  <w:kern w:val="0"/>
                  <w:sz w:val="24"/>
                  <w:szCs w:val="24"/>
                  <w:u w:val="single"/>
                </w:rPr>
                <w:t>http://www.w3.org/2001/XMLSchema-instance"</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xmlns:dubbo="</w:t>
            </w:r>
            <w:hyperlink r:id="rId322" w:history="1">
              <w:r w:rsidRPr="00B03E20">
                <w:rPr>
                  <w:rFonts w:ascii="宋体" w:eastAsia="宋体" w:hAnsi="宋体" w:cs="宋体"/>
                  <w:color w:val="0000FF"/>
                  <w:kern w:val="0"/>
                  <w:sz w:val="24"/>
                  <w:szCs w:val="24"/>
                  <w:u w:val="single"/>
                </w:rPr>
                <w:t>http://code.alibabatech.com/schema/dubbo"</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xsi:schemaLocation="</w:t>
            </w:r>
            <w:hyperlink r:id="rId323" w:history="1">
              <w:r w:rsidRPr="00B03E20">
                <w:rPr>
                  <w:rFonts w:ascii="宋体" w:eastAsia="宋体" w:hAnsi="宋体" w:cs="宋体"/>
                  <w:color w:val="0000FF"/>
                  <w:kern w:val="0"/>
                  <w:sz w:val="24"/>
                  <w:szCs w:val="24"/>
                  <w:u w:val="single"/>
                </w:rPr>
                <w:t>http://www.springframework.org/schema/beanshttp://www.springframework.org/schema/beans/spring-beans.xsdhttp://code.alibabatech.com/schema/dubbohttp://code.alibabatech.com/schema/dubbo/dubbo.xsd"</w:t>
              </w:r>
            </w:hyperlink>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&lt;dubbo:application</w:t>
            </w:r>
            <w:r w:rsidRPr="00B03E20">
              <w:rPr>
                <w:rFonts w:ascii="宋体" w:eastAsia="宋体" w:hAnsi="宋体" w:cs="宋体"/>
                <w:kern w:val="0"/>
                <w:sz w:val="24"/>
                <w:szCs w:val="24"/>
              </w:rPr>
              <w:t xml:space="preserve"> </w:t>
            </w:r>
            <w:r w:rsidRPr="00B03E20">
              <w:rPr>
                <w:rFonts w:ascii="宋体" w:eastAsia="宋体" w:hAnsi="宋体" w:cs="宋体"/>
                <w:kern w:val="0"/>
                <w:sz w:val="24"/>
              </w:rPr>
              <w:t>name="world"</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多注册中心配置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    &lt;dubbo:registry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id="chinaRegistry"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address="10.20.141.150:9090"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id="intlRegistry"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address="10.20.154.177:9010"</w:t>
            </w:r>
            <w:r w:rsidRPr="00B03E20">
              <w:rPr>
                <w:rFonts w:ascii="宋体" w:eastAsia="宋体" w:hAnsi="宋体" w:cs="宋体"/>
                <w:kern w:val="0"/>
                <w:sz w:val="24"/>
                <w:szCs w:val="24"/>
              </w:rPr>
              <w:t xml:space="preserve"> </w:t>
            </w:r>
            <w:r w:rsidRPr="00B03E20">
              <w:rPr>
                <w:rFonts w:ascii="宋体" w:eastAsia="宋体" w:hAnsi="宋体" w:cs="宋体"/>
                <w:kern w:val="0"/>
                <w:sz w:val="24"/>
              </w:rPr>
              <w:t>default="false"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向中文站注册中心注册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interface="com.alibaba.hello.api.HelloService"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version="1.0.0"</w:t>
            </w:r>
            <w:r w:rsidRPr="00B03E20">
              <w:rPr>
                <w:rFonts w:ascii="宋体" w:eastAsia="宋体" w:hAnsi="宋体" w:cs="宋体"/>
                <w:kern w:val="0"/>
                <w:sz w:val="24"/>
                <w:szCs w:val="24"/>
              </w:rPr>
              <w:t xml:space="preserve"> </w:t>
            </w:r>
            <w:r w:rsidRPr="00B03E20">
              <w:rPr>
                <w:rFonts w:ascii="宋体" w:eastAsia="宋体" w:hAnsi="宋体" w:cs="宋体"/>
                <w:kern w:val="0"/>
                <w:sz w:val="24"/>
              </w:rPr>
              <w:t>ref="helloService"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registry="chinaRegistry"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向国际站注册中心注册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interface="com.alibaba.hello.api.DemoService"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version="1.0.0"</w:t>
            </w:r>
            <w:r w:rsidRPr="00B03E20">
              <w:rPr>
                <w:rFonts w:ascii="宋体" w:eastAsia="宋体" w:hAnsi="宋体" w:cs="宋体"/>
                <w:kern w:val="0"/>
                <w:sz w:val="24"/>
                <w:szCs w:val="24"/>
              </w:rPr>
              <w:t xml:space="preserve"> </w:t>
            </w:r>
            <w:r w:rsidRPr="00B03E20">
              <w:rPr>
                <w:rFonts w:ascii="宋体" w:eastAsia="宋体" w:hAnsi="宋体" w:cs="宋体"/>
                <w:kern w:val="0"/>
                <w:sz w:val="24"/>
              </w:rPr>
              <w:t>ref="demoService"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registry="intlRegistry"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&lt;/beans&gt;</w:t>
            </w:r>
          </w:p>
        </w:tc>
      </w:tr>
    </w:tbl>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57" w:name="UserGuide-zh-(3)多注册中心引用"/>
      <w:bookmarkEnd w:id="57"/>
      <w:r w:rsidRPr="00B03E20">
        <w:rPr>
          <w:rFonts w:ascii="宋体" w:eastAsia="宋体" w:hAnsi="宋体" w:cs="宋体"/>
          <w:b/>
          <w:bCs/>
          <w:kern w:val="0"/>
          <w:sz w:val="24"/>
          <w:szCs w:val="24"/>
        </w:rPr>
        <w:lastRenderedPageBreak/>
        <w:t>(3) 多注册中心引用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比如：CRM需同时调用中文站和国际站的PC2服务，PC2在中文站和国际站均有部署，接口及版本号都一样，但连的数据库不一样。</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consumer.xml</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&lt;?xml</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w:t>
            </w:r>
            <w:r w:rsidRPr="00B03E20">
              <w:rPr>
                <w:rFonts w:ascii="宋体" w:eastAsia="宋体" w:hAnsi="宋体" w:cs="宋体"/>
                <w:kern w:val="0"/>
                <w:sz w:val="24"/>
                <w:szCs w:val="24"/>
              </w:rPr>
              <w:t xml:space="preserve"> </w:t>
            </w:r>
            <w:r w:rsidRPr="00B03E20">
              <w:rPr>
                <w:rFonts w:ascii="宋体" w:eastAsia="宋体" w:hAnsi="宋体" w:cs="宋体"/>
                <w:kern w:val="0"/>
                <w:sz w:val="24"/>
              </w:rPr>
              <w:t>encoding="UTF-8"?&gt;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w:t>
            </w:r>
            <w:r w:rsidRPr="00B03E20">
              <w:rPr>
                <w:rFonts w:ascii="宋体" w:eastAsia="宋体" w:hAnsi="宋体" w:cs="宋体"/>
                <w:kern w:val="0"/>
                <w:sz w:val="24"/>
                <w:szCs w:val="24"/>
              </w:rPr>
              <w:t xml:space="preserve"> </w:t>
            </w:r>
            <w:r w:rsidRPr="00B03E20">
              <w:rPr>
                <w:rFonts w:ascii="宋体" w:eastAsia="宋体" w:hAnsi="宋体" w:cs="宋体"/>
                <w:kern w:val="0"/>
                <w:sz w:val="24"/>
              </w:rPr>
              <w:t>xmlns="</w:t>
            </w:r>
            <w:hyperlink r:id="rId324" w:history="1">
              <w:r w:rsidRPr="00B03E20">
                <w:rPr>
                  <w:rFonts w:ascii="宋体" w:eastAsia="宋体" w:hAnsi="宋体" w:cs="宋体"/>
                  <w:color w:val="0000FF"/>
                  <w:kern w:val="0"/>
                  <w:sz w:val="24"/>
                  <w:szCs w:val="24"/>
                  <w:u w:val="single"/>
                </w:rPr>
                <w:t>http://www.springframework.org/schema/beans"</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xmlns:xsi="</w:t>
            </w:r>
            <w:hyperlink r:id="rId325" w:history="1">
              <w:r w:rsidRPr="00B03E20">
                <w:rPr>
                  <w:rFonts w:ascii="宋体" w:eastAsia="宋体" w:hAnsi="宋体" w:cs="宋体"/>
                  <w:color w:val="0000FF"/>
                  <w:kern w:val="0"/>
                  <w:sz w:val="24"/>
                  <w:szCs w:val="24"/>
                  <w:u w:val="single"/>
                </w:rPr>
                <w:t>http://www.w3.org/2001/XMLSchema-instance"</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xmlns:dubbo="</w:t>
            </w:r>
            <w:hyperlink r:id="rId326" w:history="1">
              <w:r w:rsidRPr="00B03E20">
                <w:rPr>
                  <w:rFonts w:ascii="宋体" w:eastAsia="宋体" w:hAnsi="宋体" w:cs="宋体"/>
                  <w:color w:val="0000FF"/>
                  <w:kern w:val="0"/>
                  <w:sz w:val="24"/>
                  <w:szCs w:val="24"/>
                  <w:u w:val="single"/>
                </w:rPr>
                <w:t>http://code.alibabatech.com/schema/dubbo"</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xsi:schemaLocation="</w:t>
            </w:r>
            <w:hyperlink r:id="rId327" w:history="1">
              <w:r w:rsidRPr="00B03E20">
                <w:rPr>
                  <w:rFonts w:ascii="宋体" w:eastAsia="宋体" w:hAnsi="宋体" w:cs="宋体"/>
                  <w:color w:val="0000FF"/>
                  <w:kern w:val="0"/>
                  <w:sz w:val="24"/>
                  <w:szCs w:val="24"/>
                  <w:u w:val="single"/>
                </w:rPr>
                <w:t>http://www.springframework.org/schema/beanshttp://www.springframework.org/schema/beans/spring-beans.xsdhttp://code.alibabatech.com/schema/dubbohttp://code.alibabatech.com/schema/dubbo/dubbo.xsd"</w:t>
              </w:r>
            </w:hyperlink>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&lt;dubbo:application</w:t>
            </w:r>
            <w:r w:rsidRPr="00B03E20">
              <w:rPr>
                <w:rFonts w:ascii="宋体" w:eastAsia="宋体" w:hAnsi="宋体" w:cs="宋体"/>
                <w:kern w:val="0"/>
                <w:sz w:val="24"/>
                <w:szCs w:val="24"/>
              </w:rPr>
              <w:t xml:space="preserve"> </w:t>
            </w:r>
            <w:r w:rsidRPr="00B03E20">
              <w:rPr>
                <w:rFonts w:ascii="宋体" w:eastAsia="宋体" w:hAnsi="宋体" w:cs="宋体"/>
                <w:kern w:val="0"/>
                <w:sz w:val="24"/>
              </w:rPr>
              <w:t>name="world"</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多注册中心配置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id="chinaRegistry"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address="10.20.141.150:9090"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id="intlRegistry"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address="10.20.154.177:9010"</w:t>
            </w:r>
            <w:r w:rsidRPr="00B03E20">
              <w:rPr>
                <w:rFonts w:ascii="宋体" w:eastAsia="宋体" w:hAnsi="宋体" w:cs="宋体"/>
                <w:kern w:val="0"/>
                <w:sz w:val="24"/>
                <w:szCs w:val="24"/>
              </w:rPr>
              <w:t xml:space="preserve"> </w:t>
            </w:r>
            <w:r w:rsidRPr="00B03E20">
              <w:rPr>
                <w:rFonts w:ascii="宋体" w:eastAsia="宋体" w:hAnsi="宋体" w:cs="宋体"/>
                <w:kern w:val="0"/>
                <w:sz w:val="24"/>
              </w:rPr>
              <w:t>default="false"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引用中文站服务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id="chinaHelloService"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interface="com.alibaba.hello.api.HelloService"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version="1.0.0"</w:t>
            </w:r>
            <w:r w:rsidRPr="00B03E20">
              <w:rPr>
                <w:rFonts w:ascii="宋体" w:eastAsia="宋体" w:hAnsi="宋体" w:cs="宋体"/>
                <w:kern w:val="0"/>
                <w:sz w:val="24"/>
                <w:szCs w:val="24"/>
              </w:rPr>
              <w:t xml:space="preserve"> </w:t>
            </w:r>
            <w:r w:rsidRPr="00B03E20">
              <w:rPr>
                <w:rFonts w:ascii="宋体" w:eastAsia="宋体" w:hAnsi="宋体" w:cs="宋体"/>
                <w:kern w:val="0"/>
                <w:sz w:val="24"/>
              </w:rPr>
              <w:t>registry="chinaRegistry"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引用国际站站服务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id="intlHelloService"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interface="com.alibaba.hello.api.HelloService"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version="1.0.0"</w:t>
            </w:r>
            <w:r w:rsidRPr="00B03E20">
              <w:rPr>
                <w:rFonts w:ascii="宋体" w:eastAsia="宋体" w:hAnsi="宋体" w:cs="宋体"/>
                <w:kern w:val="0"/>
                <w:sz w:val="24"/>
                <w:szCs w:val="24"/>
              </w:rPr>
              <w:t xml:space="preserve"> </w:t>
            </w:r>
            <w:r w:rsidRPr="00B03E20">
              <w:rPr>
                <w:rFonts w:ascii="宋体" w:eastAsia="宋体" w:hAnsi="宋体" w:cs="宋体"/>
                <w:kern w:val="0"/>
                <w:sz w:val="24"/>
              </w:rPr>
              <w:t>registry="intlRegistry"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如果只是测试环境临时需要连接两个不同注册中心，使用竖号分隔多个不同注册中心地址：</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consumer.xml</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&lt;?xml</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w:t>
            </w:r>
            <w:r w:rsidRPr="00B03E20">
              <w:rPr>
                <w:rFonts w:ascii="宋体" w:eastAsia="宋体" w:hAnsi="宋体" w:cs="宋体"/>
                <w:kern w:val="0"/>
                <w:sz w:val="24"/>
                <w:szCs w:val="24"/>
              </w:rPr>
              <w:t xml:space="preserve"> </w:t>
            </w:r>
            <w:r w:rsidRPr="00B03E20">
              <w:rPr>
                <w:rFonts w:ascii="宋体" w:eastAsia="宋体" w:hAnsi="宋体" w:cs="宋体"/>
                <w:kern w:val="0"/>
                <w:sz w:val="24"/>
              </w:rPr>
              <w:t>encoding="UTF-8"?&gt;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w:t>
            </w:r>
            <w:r w:rsidRPr="00B03E20">
              <w:rPr>
                <w:rFonts w:ascii="宋体" w:eastAsia="宋体" w:hAnsi="宋体" w:cs="宋体"/>
                <w:kern w:val="0"/>
                <w:sz w:val="24"/>
                <w:szCs w:val="24"/>
              </w:rPr>
              <w:t xml:space="preserve"> </w:t>
            </w:r>
            <w:r w:rsidRPr="00B03E20">
              <w:rPr>
                <w:rFonts w:ascii="宋体" w:eastAsia="宋体" w:hAnsi="宋体" w:cs="宋体"/>
                <w:kern w:val="0"/>
                <w:sz w:val="24"/>
              </w:rPr>
              <w:t>xmlns="</w:t>
            </w:r>
            <w:hyperlink r:id="rId328" w:history="1">
              <w:r w:rsidRPr="00B03E20">
                <w:rPr>
                  <w:rFonts w:ascii="宋体" w:eastAsia="宋体" w:hAnsi="宋体" w:cs="宋体"/>
                  <w:color w:val="0000FF"/>
                  <w:kern w:val="0"/>
                  <w:sz w:val="24"/>
                  <w:szCs w:val="24"/>
                  <w:u w:val="single"/>
                </w:rPr>
                <w:t>http://www.springframework.org/schema/beans"</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xmlns:xsi="</w:t>
            </w:r>
            <w:hyperlink r:id="rId329" w:history="1">
              <w:r w:rsidRPr="00B03E20">
                <w:rPr>
                  <w:rFonts w:ascii="宋体" w:eastAsia="宋体" w:hAnsi="宋体" w:cs="宋体"/>
                  <w:color w:val="0000FF"/>
                  <w:kern w:val="0"/>
                  <w:sz w:val="24"/>
                  <w:szCs w:val="24"/>
                  <w:u w:val="single"/>
                </w:rPr>
                <w:t>http://www.w3.org/2001/XMLSchema-instance"</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xmlns:dubbo="</w:t>
            </w:r>
            <w:hyperlink r:id="rId330" w:history="1">
              <w:r w:rsidRPr="00B03E20">
                <w:rPr>
                  <w:rFonts w:ascii="宋体" w:eastAsia="宋体" w:hAnsi="宋体" w:cs="宋体"/>
                  <w:color w:val="0000FF"/>
                  <w:kern w:val="0"/>
                  <w:sz w:val="24"/>
                  <w:szCs w:val="24"/>
                  <w:u w:val="single"/>
                </w:rPr>
                <w:t>http://code.alibabatech.com/schema/dubbo"</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xsi:schemaLocation="</w:t>
            </w:r>
            <w:hyperlink r:id="rId331" w:history="1">
              <w:r w:rsidRPr="00B03E20">
                <w:rPr>
                  <w:rFonts w:ascii="宋体" w:eastAsia="宋体" w:hAnsi="宋体" w:cs="宋体"/>
                  <w:color w:val="0000FF"/>
                  <w:kern w:val="0"/>
                  <w:sz w:val="24"/>
                  <w:szCs w:val="24"/>
                  <w:u w:val="single"/>
                </w:rPr>
                <w:t>http://www.springframework.org/schema/beanshttp://www.springframework.org/schema/beans/spring-beans.xsdhttp://code.alibabatech.com/schema/dubbohttp://code.alibabatech.com/schema/dubbo/dubbo.xsd"</w:t>
              </w:r>
            </w:hyperlink>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&lt;dubbo:application</w:t>
            </w:r>
            <w:r w:rsidRPr="00B03E20">
              <w:rPr>
                <w:rFonts w:ascii="宋体" w:eastAsia="宋体" w:hAnsi="宋体" w:cs="宋体"/>
                <w:kern w:val="0"/>
                <w:sz w:val="24"/>
                <w:szCs w:val="24"/>
              </w:rPr>
              <w:t xml:space="preserve"> </w:t>
            </w:r>
            <w:r w:rsidRPr="00B03E20">
              <w:rPr>
                <w:rFonts w:ascii="宋体" w:eastAsia="宋体" w:hAnsi="宋体" w:cs="宋体"/>
                <w:kern w:val="0"/>
                <w:sz w:val="24"/>
              </w:rPr>
              <w:t>name="world"</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多注册中心配置，竖号分隔表示同时连接多个不同注册中心，同一注册中心的多个集群地址用逗号分隔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address="10.20.141.150:9090|10.20.154.177:9010"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引用服务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id="helloService"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interface="com.alibaba.hello.api.HelloService"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58" w:name="UserGuide-zh-服务分组"/>
      <w:bookmarkEnd w:id="58"/>
      <w:r w:rsidRPr="00B03E20">
        <w:rPr>
          <w:rFonts w:ascii="宋体" w:eastAsia="宋体" w:hAnsi="宋体" w:cs="宋体"/>
          <w:b/>
          <w:bCs/>
          <w:kern w:val="0"/>
          <w:sz w:val="27"/>
          <w:szCs w:val="27"/>
        </w:rPr>
        <w:t>服务分组</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32" w:tooltip="Multi Group-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33" w:anchor="UserGuide-zh-%E6%9C%8D%E5%8A%A1%E5%88%86%E7%BB%84"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184"/>
        <w:gridCol w:w="243"/>
        <w:gridCol w:w="7797"/>
        <w:gridCol w:w="45"/>
      </w:tblGrid>
      <w:tr w:rsidR="00B03E20" w:rsidRPr="00B03E20" w:rsidTr="00B03E20">
        <w:trPr>
          <w:gridAfter w:val="1"/>
          <w:tblCellSpacing w:w="15" w:type="dxa"/>
        </w:trPr>
        <w:tc>
          <w:tcPr>
            <w:tcW w:w="0" w:type="auto"/>
            <w:gridSpan w:val="2"/>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44" name="图片 44"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当一个接口有多种实现时，可以用group区分。</w:t>
            </w:r>
          </w:p>
        </w:tc>
      </w:tr>
      <w:tr w:rsidR="00B03E20" w:rsidRPr="00B03E20" w:rsidTr="00B03E20">
        <w:tblPrEx>
          <w:tblCellSpacing w:w="0" w:type="dxa"/>
          <w:tblCellMar>
            <w:top w:w="0" w:type="dxa"/>
            <w:left w:w="0" w:type="dxa"/>
            <w:bottom w:w="0" w:type="dxa"/>
            <w:right w:w="0" w:type="dxa"/>
          </w:tblCellMar>
        </w:tblPrEx>
        <w:trPr>
          <w:gridBefore w:val="1"/>
          <w:tblCellSpacing w:w="0" w:type="dxa"/>
        </w:trPr>
        <w:tc>
          <w:tcPr>
            <w:tcW w:w="0" w:type="auto"/>
            <w:gridSpan w:val="3"/>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group="feedback"</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interface="com.xxx.IndexService"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group="member"</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interface="com.xxx.IndexService"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jc w:val="left"/>
        <w:rPr>
          <w:rFonts w:ascii="宋体" w:eastAsia="宋体" w:hAnsi="宋体" w:cs="宋体"/>
          <w:vanish/>
          <w:kern w:val="0"/>
          <w:sz w:val="24"/>
          <w:szCs w:val="24"/>
        </w:rPr>
      </w:pPr>
    </w:p>
    <w:tbl>
      <w:tblPr>
        <w:tblW w:w="0" w:type="auto"/>
        <w:tblCellSpacing w:w="0" w:type="dxa"/>
        <w:tblCellMar>
          <w:left w:w="0" w:type="dxa"/>
          <w:right w:w="0" w:type="dxa"/>
        </w:tblCellMar>
        <w:tblLook w:val="04A0"/>
      </w:tblPr>
      <w:tblGrid>
        <w:gridCol w:w="1140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id="feedbackIndexService"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group="feedback"</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interface="com.xxx.IndexService"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id="memberIndexService"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group="member"</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interface="com.xxx.IndexService"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任意组：(2.2.0以上版本支持，总是只调一个可用组的实现)</w:t>
      </w:r>
    </w:p>
    <w:tbl>
      <w:tblPr>
        <w:tblW w:w="0" w:type="auto"/>
        <w:tblCellSpacing w:w="0" w:type="dxa"/>
        <w:tblCellMar>
          <w:left w:w="0" w:type="dxa"/>
          <w:right w:w="0" w:type="dxa"/>
        </w:tblCellMar>
        <w:tblLook w:val="04A0"/>
      </w:tblPr>
      <w:tblGrid>
        <w:gridCol w:w="91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516695633"/>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group="*"</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59" w:name="UserGuide-zh-多版本"/>
      <w:bookmarkEnd w:id="59"/>
      <w:r w:rsidRPr="00B03E20">
        <w:rPr>
          <w:rFonts w:ascii="宋体" w:eastAsia="宋体" w:hAnsi="宋体" w:cs="宋体"/>
          <w:b/>
          <w:bCs/>
          <w:kern w:val="0"/>
          <w:sz w:val="27"/>
          <w:szCs w:val="27"/>
        </w:rPr>
        <w:t>多版本</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34" w:tooltip="Multi Version-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35" w:anchor="UserGuide-zh-%E5%A4%9A%E7%89%88%E6%9C%AC"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991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45" name="图片 45"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当一个接口实现，出现不兼容升级时，可以用版本号过渡，版本号不同的服务相互间不引用。</w:t>
            </w:r>
          </w:p>
        </w:tc>
      </w:tr>
    </w:tbl>
    <w:p w:rsidR="00B03E20" w:rsidRPr="00B03E20" w:rsidRDefault="00B03E20" w:rsidP="00B03E20">
      <w:pPr>
        <w:widowControl/>
        <w:numPr>
          <w:ilvl w:val="0"/>
          <w:numId w:val="3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在低压力时间段，先升级一半提供者为新版本</w:t>
      </w:r>
    </w:p>
    <w:p w:rsidR="00B03E20" w:rsidRPr="00B03E20" w:rsidRDefault="00B03E20" w:rsidP="00B03E20">
      <w:pPr>
        <w:widowControl/>
        <w:numPr>
          <w:ilvl w:val="0"/>
          <w:numId w:val="3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再将所有消费者升级为新版本</w:t>
      </w:r>
    </w:p>
    <w:p w:rsidR="00B03E20" w:rsidRPr="00B03E20" w:rsidRDefault="00B03E20" w:rsidP="00B03E20">
      <w:pPr>
        <w:widowControl/>
        <w:numPr>
          <w:ilvl w:val="0"/>
          <w:numId w:val="3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然后将剩下的一半提供者升级为新版本</w:t>
      </w:r>
    </w:p>
    <w:tbl>
      <w:tblPr>
        <w:tblW w:w="0" w:type="auto"/>
        <w:tblCellSpacing w:w="0" w:type="dxa"/>
        <w:tblCellMar>
          <w:left w:w="0" w:type="dxa"/>
          <w:right w:w="0" w:type="dxa"/>
        </w:tblCellMar>
        <w:tblLook w:val="04A0"/>
      </w:tblPr>
      <w:tblGrid>
        <w:gridCol w:w="76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215314601"/>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version="2.0.0"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jc w:val="left"/>
        <w:rPr>
          <w:rFonts w:ascii="宋体" w:eastAsia="宋体" w:hAnsi="宋体" w:cs="宋体"/>
          <w:vanish/>
          <w:kern w:val="0"/>
          <w:sz w:val="24"/>
          <w:szCs w:val="24"/>
        </w:rPr>
      </w:pPr>
    </w:p>
    <w:tbl>
      <w:tblPr>
        <w:tblW w:w="0" w:type="auto"/>
        <w:tblCellSpacing w:w="0" w:type="dxa"/>
        <w:tblCellMar>
          <w:left w:w="0" w:type="dxa"/>
          <w:right w:w="0" w:type="dxa"/>
        </w:tblCellMar>
        <w:tblLook w:val="04A0"/>
      </w:tblPr>
      <w:tblGrid>
        <w:gridCol w:w="98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777408122"/>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version="2.0.0"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不区分版本：(2.2.0以上版本支持)</w:t>
      </w:r>
    </w:p>
    <w:tbl>
      <w:tblPr>
        <w:tblW w:w="0" w:type="auto"/>
        <w:tblCellSpacing w:w="0" w:type="dxa"/>
        <w:tblCellMar>
          <w:left w:w="0" w:type="dxa"/>
          <w:right w:w="0" w:type="dxa"/>
        </w:tblCellMar>
        <w:tblLook w:val="04A0"/>
      </w:tblPr>
      <w:tblGrid>
        <w:gridCol w:w="93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4118110"/>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60" w:name="UserGuide-zh-分组聚合"/>
      <w:bookmarkEnd w:id="60"/>
      <w:r w:rsidRPr="00B03E20">
        <w:rPr>
          <w:rFonts w:ascii="宋体" w:eastAsia="宋体" w:hAnsi="宋体" w:cs="宋体"/>
          <w:b/>
          <w:bCs/>
          <w:kern w:val="0"/>
          <w:sz w:val="27"/>
          <w:szCs w:val="27"/>
        </w:rPr>
        <w:t>分组聚合</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36" w:tooltip="Merge By Group-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37" w:anchor="UserGuide-zh-%E5%88%86%E7%BB%84%E8%81%9A%E5%90%88"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5091"/>
        <w:gridCol w:w="4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56845" cy="156845"/>
                  <wp:effectExtent l="19050" t="0" r="0" b="0"/>
                  <wp:docPr id="46" name="图片 46"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按组合并返回结果，比如菜单服务，接口一样，但有多种实现，用group区分，现在消费方需从每种group中调用一次返回结果，合并结果返回，这样就可以实现聚合菜单项。</w:t>
            </w:r>
          </w:p>
        </w:tc>
      </w:tr>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47" name="图片 47"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从2.1.0版本开始支持</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285615" cy="2094865"/>
            <wp:effectExtent l="19050" t="0" r="635" b="0"/>
            <wp:docPr id="48" name="图片 48" descr="http://alibaba.github.io/dubbo-doc-static/dubbo-merger.jpg-version=1&amp;modificationDate=1329310196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alibaba.github.io/dubbo-doc-static/dubbo-merger.jpg-version=1&amp;modificationDate=1329310196000.jpg"/>
                    <pic:cNvPicPr>
                      <a:picLocks noChangeAspect="1" noChangeArrowheads="1"/>
                    </pic:cNvPicPr>
                  </pic:nvPicPr>
                  <pic:blipFill>
                    <a:blip r:embed="rId338"/>
                    <a:srcRect/>
                    <a:stretch>
                      <a:fillRect/>
                    </a:stretch>
                  </pic:blipFill>
                  <pic:spPr bwMode="auto">
                    <a:xfrm>
                      <a:off x="0" y="0"/>
                      <a:ext cx="4285615" cy="2094865"/>
                    </a:xfrm>
                    <a:prstGeom prst="rect">
                      <a:avLst/>
                    </a:prstGeom>
                    <a:noFill/>
                    <a:ln w="9525">
                      <a:noFill/>
                      <a:miter lim="800000"/>
                      <a:headEnd/>
                      <a:tailEnd/>
                    </a:ln>
                  </pic:spPr>
                </pic:pic>
              </a:graphicData>
            </a:graphic>
          </wp:inline>
        </w:drawing>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代码参见：</w:t>
      </w:r>
      <w:hyperlink r:id="rId339" w:history="1">
        <w:r w:rsidRPr="00B03E20">
          <w:rPr>
            <w:rFonts w:ascii="宋体" w:eastAsia="宋体" w:hAnsi="宋体" w:cs="宋体"/>
            <w:color w:val="0000FF"/>
            <w:kern w:val="0"/>
            <w:sz w:val="24"/>
            <w:szCs w:val="24"/>
            <w:u w:val="single"/>
          </w:rPr>
          <w:t>https://github.com/alibaba/dubbo/tree/master/dubbo-test/dubbo-test-examples/src/main/java/com/alibaba/dubbo/examples/merge</w:t>
        </w:r>
      </w:hyperlink>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配置如：(搜索所有分组)</w:t>
      </w:r>
    </w:p>
    <w:tbl>
      <w:tblPr>
        <w:tblW w:w="0" w:type="auto"/>
        <w:tblCellSpacing w:w="0" w:type="dxa"/>
        <w:tblCellMar>
          <w:left w:w="0" w:type="dxa"/>
          <w:right w:w="0" w:type="dxa"/>
        </w:tblCellMar>
        <w:tblLook w:val="04A0"/>
      </w:tblPr>
      <w:tblGrid>
        <w:gridCol w:w="90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264417175"/>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interface="com.xxx.MenuService"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group="*"</w:t>
            </w:r>
            <w:r w:rsidRPr="00B03E20">
              <w:rPr>
                <w:rFonts w:ascii="宋体" w:eastAsia="宋体" w:hAnsi="宋体" w:cs="宋体"/>
                <w:kern w:val="0"/>
                <w:sz w:val="24"/>
                <w:szCs w:val="24"/>
              </w:rPr>
              <w:t xml:space="preserve"> </w:t>
            </w:r>
            <w:r w:rsidRPr="00B03E20">
              <w:rPr>
                <w:rFonts w:ascii="宋体" w:eastAsia="宋体" w:hAnsi="宋体" w:cs="宋体"/>
                <w:kern w:val="0"/>
                <w:sz w:val="24"/>
              </w:rPr>
              <w:t>merger="true"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或：(合并指定分组)</w:t>
      </w:r>
    </w:p>
    <w:tbl>
      <w:tblPr>
        <w:tblW w:w="0" w:type="auto"/>
        <w:tblCellSpacing w:w="0" w:type="dxa"/>
        <w:tblCellMar>
          <w:left w:w="0" w:type="dxa"/>
          <w:right w:w="0" w:type="dxa"/>
        </w:tblCellMar>
        <w:tblLook w:val="04A0"/>
      </w:tblPr>
      <w:tblGrid>
        <w:gridCol w:w="97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788430524"/>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interface="com.xxx.MenuService"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group="aaa,bbb"</w:t>
            </w:r>
            <w:r w:rsidRPr="00B03E20">
              <w:rPr>
                <w:rFonts w:ascii="宋体" w:eastAsia="宋体" w:hAnsi="宋体" w:cs="宋体"/>
                <w:kern w:val="0"/>
                <w:sz w:val="24"/>
                <w:szCs w:val="24"/>
              </w:rPr>
              <w:t xml:space="preserve"> </w:t>
            </w:r>
            <w:r w:rsidRPr="00B03E20">
              <w:rPr>
                <w:rFonts w:ascii="宋体" w:eastAsia="宋体" w:hAnsi="宋体" w:cs="宋体"/>
                <w:kern w:val="0"/>
                <w:sz w:val="24"/>
              </w:rPr>
              <w:t>merger="true"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或：(指定方法合并结果，其它未指定的方法，将只调用一个Group)</w:t>
      </w:r>
    </w:p>
    <w:tbl>
      <w:tblPr>
        <w:tblW w:w="0" w:type="auto"/>
        <w:tblCellSpacing w:w="0" w:type="dxa"/>
        <w:tblCellMar>
          <w:left w:w="0" w:type="dxa"/>
          <w:right w:w="0" w:type="dxa"/>
        </w:tblCellMar>
        <w:tblLook w:val="04A0"/>
      </w:tblPr>
      <w:tblGrid>
        <w:gridCol w:w="708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interface="com.xxx.MenuService"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group="*"&gt;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name="getMenuItems"</w:t>
            </w:r>
            <w:r w:rsidRPr="00B03E20">
              <w:rPr>
                <w:rFonts w:ascii="宋体" w:eastAsia="宋体" w:hAnsi="宋体" w:cs="宋体"/>
                <w:kern w:val="0"/>
                <w:sz w:val="24"/>
                <w:szCs w:val="24"/>
              </w:rPr>
              <w:t xml:space="preserve"> </w:t>
            </w:r>
            <w:r w:rsidRPr="00B03E20">
              <w:rPr>
                <w:rFonts w:ascii="宋体" w:eastAsia="宋体" w:hAnsi="宋体" w:cs="宋体"/>
                <w:kern w:val="0"/>
                <w:sz w:val="24"/>
              </w:rPr>
              <w:t>merger="true"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或：(某个方法不合并结果，其它都合并结果)</w:t>
      </w:r>
    </w:p>
    <w:tbl>
      <w:tblPr>
        <w:tblW w:w="0" w:type="auto"/>
        <w:tblCellSpacing w:w="0" w:type="dxa"/>
        <w:tblCellMar>
          <w:left w:w="0" w:type="dxa"/>
          <w:right w:w="0" w:type="dxa"/>
        </w:tblCellMar>
        <w:tblLook w:val="04A0"/>
      </w:tblPr>
      <w:tblGrid>
        <w:gridCol w:w="876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interface="com.xxx.MenuService"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group="*"</w:t>
            </w:r>
            <w:r w:rsidRPr="00B03E20">
              <w:rPr>
                <w:rFonts w:ascii="宋体" w:eastAsia="宋体" w:hAnsi="宋体" w:cs="宋体"/>
                <w:kern w:val="0"/>
                <w:sz w:val="24"/>
                <w:szCs w:val="24"/>
              </w:rPr>
              <w:t xml:space="preserve"> </w:t>
            </w:r>
            <w:r w:rsidRPr="00B03E20">
              <w:rPr>
                <w:rFonts w:ascii="宋体" w:eastAsia="宋体" w:hAnsi="宋体" w:cs="宋体"/>
                <w:kern w:val="0"/>
                <w:sz w:val="24"/>
              </w:rPr>
              <w:t>merger="true"&gt;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name="getMenuItems"</w:t>
            </w:r>
            <w:r w:rsidRPr="00B03E20">
              <w:rPr>
                <w:rFonts w:ascii="宋体" w:eastAsia="宋体" w:hAnsi="宋体" w:cs="宋体"/>
                <w:kern w:val="0"/>
                <w:sz w:val="24"/>
                <w:szCs w:val="24"/>
              </w:rPr>
              <w:t xml:space="preserve"> </w:t>
            </w:r>
            <w:r w:rsidRPr="00B03E20">
              <w:rPr>
                <w:rFonts w:ascii="宋体" w:eastAsia="宋体" w:hAnsi="宋体" w:cs="宋体"/>
                <w:kern w:val="0"/>
                <w:sz w:val="24"/>
              </w:rPr>
              <w:t>merger="false"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或：(指定合并策略，缺省根据返回值类型自动匹配，如果同一类型有两个合并器时，需指定合并器的名称)</w:t>
      </w:r>
      <w:r w:rsidRPr="00B03E20">
        <w:rPr>
          <w:rFonts w:ascii="宋体" w:eastAsia="宋体" w:hAnsi="宋体" w:cs="宋体"/>
          <w:kern w:val="0"/>
          <w:sz w:val="24"/>
          <w:szCs w:val="24"/>
        </w:rPr>
        <w:br/>
        <w:t>参见：[合并结果扩展]</w:t>
      </w:r>
    </w:p>
    <w:tbl>
      <w:tblPr>
        <w:tblW w:w="0" w:type="auto"/>
        <w:tblCellSpacing w:w="0" w:type="dxa"/>
        <w:tblCellMar>
          <w:left w:w="0" w:type="dxa"/>
          <w:right w:w="0" w:type="dxa"/>
        </w:tblCellMar>
        <w:tblLook w:val="04A0"/>
      </w:tblPr>
      <w:tblGrid>
        <w:gridCol w:w="73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interface="com.xxx.MenuService"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group="*"&gt;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name="getMenuItems"</w:t>
            </w:r>
            <w:r w:rsidRPr="00B03E20">
              <w:rPr>
                <w:rFonts w:ascii="宋体" w:eastAsia="宋体" w:hAnsi="宋体" w:cs="宋体"/>
                <w:kern w:val="0"/>
                <w:sz w:val="24"/>
                <w:szCs w:val="24"/>
              </w:rPr>
              <w:t xml:space="preserve"> </w:t>
            </w:r>
            <w:r w:rsidRPr="00B03E20">
              <w:rPr>
                <w:rFonts w:ascii="宋体" w:eastAsia="宋体" w:hAnsi="宋体" w:cs="宋体"/>
                <w:kern w:val="0"/>
                <w:sz w:val="24"/>
              </w:rPr>
              <w:t>merger="mymerge"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或：(指定合并方法，将调用返回结果的指定方法进行合并，合并方法的参数类型必须是返回结果类型本身)</w:t>
      </w:r>
    </w:p>
    <w:tbl>
      <w:tblPr>
        <w:tblW w:w="0" w:type="auto"/>
        <w:tblCellSpacing w:w="0" w:type="dxa"/>
        <w:tblCellMar>
          <w:left w:w="0" w:type="dxa"/>
          <w:right w:w="0" w:type="dxa"/>
        </w:tblCellMar>
        <w:tblLook w:val="04A0"/>
      </w:tblPr>
      <w:tblGrid>
        <w:gridCol w:w="73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interface="com.xxx.MenuService"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group="*"&gt;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name="getMenuItems"</w:t>
            </w:r>
            <w:r w:rsidRPr="00B03E20">
              <w:rPr>
                <w:rFonts w:ascii="宋体" w:eastAsia="宋体" w:hAnsi="宋体" w:cs="宋体"/>
                <w:kern w:val="0"/>
                <w:sz w:val="24"/>
                <w:szCs w:val="24"/>
              </w:rPr>
              <w:t xml:space="preserve"> </w:t>
            </w:r>
            <w:r w:rsidRPr="00B03E20">
              <w:rPr>
                <w:rFonts w:ascii="宋体" w:eastAsia="宋体" w:hAnsi="宋体" w:cs="宋体"/>
                <w:kern w:val="0"/>
                <w:sz w:val="24"/>
              </w:rPr>
              <w:t>merger=".addAll"</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61" w:name="UserGuide-zh-参数验证"/>
      <w:bookmarkEnd w:id="61"/>
      <w:r w:rsidRPr="00B03E20">
        <w:rPr>
          <w:rFonts w:ascii="宋体" w:eastAsia="宋体" w:hAnsi="宋体" w:cs="宋体"/>
          <w:b/>
          <w:bCs/>
          <w:kern w:val="0"/>
          <w:sz w:val="27"/>
          <w:szCs w:val="27"/>
        </w:rPr>
        <w:t>参数验证</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40" w:tooltip="Parameter Validation-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41" w:anchor="UserGuide-zh-%E5%8F%82%E6%95%B0%E9%AA%8C%E8%AF%81"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2450"/>
        <w:gridCol w:w="4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49" name="图片 49"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参数验证功能是基于</w:t>
            </w:r>
            <w:hyperlink r:id="rId342" w:history="1">
              <w:r w:rsidRPr="00B03E20">
                <w:rPr>
                  <w:rFonts w:ascii="宋体" w:eastAsia="宋体" w:hAnsi="宋体" w:cs="宋体"/>
                  <w:color w:val="0000FF"/>
                  <w:kern w:val="0"/>
                  <w:sz w:val="24"/>
                  <w:szCs w:val="24"/>
                  <w:u w:val="single"/>
                </w:rPr>
                <w:t>JSR303</w:t>
              </w:r>
            </w:hyperlink>
            <w:r w:rsidRPr="00B03E20">
              <w:rPr>
                <w:rFonts w:ascii="宋体" w:eastAsia="宋体" w:hAnsi="宋体" w:cs="宋体"/>
                <w:kern w:val="0"/>
                <w:sz w:val="24"/>
                <w:szCs w:val="24"/>
              </w:rPr>
              <w:t>实现的，用户只需标识JSR303标准的验证Annotation，并通过声明filter来实现验证。</w:t>
            </w:r>
          </w:p>
        </w:tc>
      </w:tr>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50" name="图片 50"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2.1.0以上版本支持</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完整示例代码参见：</w:t>
      </w:r>
      <w:hyperlink r:id="rId343" w:history="1">
        <w:r w:rsidRPr="00B03E20">
          <w:rPr>
            <w:rFonts w:ascii="宋体" w:eastAsia="宋体" w:hAnsi="宋体" w:cs="宋体"/>
            <w:color w:val="0000FF"/>
            <w:kern w:val="0"/>
            <w:sz w:val="24"/>
            <w:szCs w:val="24"/>
            <w:u w:val="single"/>
          </w:rPr>
          <w:t>https://github.com/alibaba/dubbo/tree/master/dubbo-test/dubbo-test-examples/src/main/java/com/alibaba/dubbo/examples/validation</w:t>
        </w:r>
      </w:hyperlink>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验证方式可扩展，参见：</w:t>
      </w:r>
      <w:hyperlink r:id="rId344" w:anchor="DeveloperGuide-zh-Validation" w:history="1">
        <w:r w:rsidRPr="00B03E20">
          <w:rPr>
            <w:rFonts w:ascii="宋体" w:eastAsia="宋体" w:hAnsi="宋体" w:cs="宋体"/>
            <w:color w:val="0000FF"/>
            <w:kern w:val="0"/>
            <w:sz w:val="24"/>
            <w:szCs w:val="24"/>
            <w:u w:val="single"/>
          </w:rPr>
          <w:t>Validation扩展点</w:t>
        </w:r>
      </w:hyperlink>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参数标注示例：</w:t>
      </w:r>
    </w:p>
    <w:tbl>
      <w:tblPr>
        <w:tblW w:w="0" w:type="auto"/>
        <w:tblCellSpacing w:w="0" w:type="dxa"/>
        <w:tblCellMar>
          <w:left w:w="0" w:type="dxa"/>
          <w:right w:w="0" w:type="dxa"/>
        </w:tblCellMar>
        <w:tblLook w:val="04A0"/>
      </w:tblPr>
      <w:tblGrid>
        <w:gridCol w:w="1320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java.io.Serializable;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java.util.Date;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javax.validation.constraints.Future;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javax.validation.constraints.Max;</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javax.validation.constraints.Min;</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javax.validation.constraints.NotNull;</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javax.validation.constraints.Past;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javax.validation.constraints.Pattern;</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javax.validation.constraints.Size;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class</w:t>
            </w:r>
            <w:r w:rsidRPr="00B03E20">
              <w:rPr>
                <w:rFonts w:ascii="宋体" w:eastAsia="宋体" w:hAnsi="宋体" w:cs="宋体"/>
                <w:kern w:val="0"/>
                <w:sz w:val="24"/>
                <w:szCs w:val="24"/>
              </w:rPr>
              <w:t xml:space="preserve"> </w:t>
            </w:r>
            <w:r w:rsidRPr="00B03E20">
              <w:rPr>
                <w:rFonts w:ascii="宋体" w:eastAsia="宋体" w:hAnsi="宋体" w:cs="宋体"/>
                <w:kern w:val="0"/>
                <w:sz w:val="24"/>
              </w:rPr>
              <w:t>ValidationParameter implements</w:t>
            </w:r>
            <w:r w:rsidRPr="00B03E20">
              <w:rPr>
                <w:rFonts w:ascii="宋体" w:eastAsia="宋体" w:hAnsi="宋体" w:cs="宋体"/>
                <w:kern w:val="0"/>
                <w:sz w:val="24"/>
                <w:szCs w:val="24"/>
              </w:rPr>
              <w:t xml:space="preserve"> </w:t>
            </w:r>
            <w:r w:rsidRPr="00B03E20">
              <w:rPr>
                <w:rFonts w:ascii="宋体" w:eastAsia="宋体" w:hAnsi="宋体" w:cs="宋体"/>
                <w:kern w:val="0"/>
                <w:sz w:val="24"/>
              </w:rPr>
              <w:t>Serializable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private</w:t>
            </w:r>
            <w:r w:rsidRPr="00B03E20">
              <w:rPr>
                <w:rFonts w:ascii="宋体" w:eastAsia="宋体" w:hAnsi="宋体" w:cs="宋体"/>
                <w:kern w:val="0"/>
                <w:sz w:val="24"/>
                <w:szCs w:val="24"/>
              </w:rPr>
              <w:t xml:space="preserve"> </w:t>
            </w:r>
            <w:r w:rsidRPr="00B03E20">
              <w:rPr>
                <w:rFonts w:ascii="宋体" w:eastAsia="宋体" w:hAnsi="宋体" w:cs="宋体"/>
                <w:kern w:val="0"/>
                <w:sz w:val="24"/>
              </w:rPr>
              <w:t>static</w:t>
            </w:r>
            <w:r w:rsidRPr="00B03E20">
              <w:rPr>
                <w:rFonts w:ascii="宋体" w:eastAsia="宋体" w:hAnsi="宋体" w:cs="宋体"/>
                <w:kern w:val="0"/>
                <w:sz w:val="24"/>
                <w:szCs w:val="24"/>
              </w:rPr>
              <w:t xml:space="preserve"> </w:t>
            </w:r>
            <w:r w:rsidRPr="00B03E20">
              <w:rPr>
                <w:rFonts w:ascii="宋体" w:eastAsia="宋体" w:hAnsi="宋体" w:cs="宋体"/>
                <w:kern w:val="0"/>
                <w:sz w:val="24"/>
              </w:rPr>
              <w:t>final</w:t>
            </w:r>
            <w:r w:rsidRPr="00B03E20">
              <w:rPr>
                <w:rFonts w:ascii="宋体" w:eastAsia="宋体" w:hAnsi="宋体" w:cs="宋体"/>
                <w:kern w:val="0"/>
                <w:sz w:val="24"/>
                <w:szCs w:val="24"/>
              </w:rPr>
              <w:t xml:space="preserve"> </w:t>
            </w:r>
            <w:r w:rsidRPr="00B03E20">
              <w:rPr>
                <w:rFonts w:ascii="宋体" w:eastAsia="宋体" w:hAnsi="宋体" w:cs="宋体"/>
                <w:kern w:val="0"/>
                <w:sz w:val="24"/>
              </w:rPr>
              <w:t>long</w:t>
            </w:r>
            <w:r w:rsidRPr="00B03E20">
              <w:rPr>
                <w:rFonts w:ascii="宋体" w:eastAsia="宋体" w:hAnsi="宋体" w:cs="宋体"/>
                <w:kern w:val="0"/>
                <w:sz w:val="24"/>
                <w:szCs w:val="24"/>
              </w:rPr>
              <w:t xml:space="preserve"> </w:t>
            </w:r>
            <w:r w:rsidRPr="00B03E20">
              <w:rPr>
                <w:rFonts w:ascii="宋体" w:eastAsia="宋体" w:hAnsi="宋体" w:cs="宋体"/>
                <w:kern w:val="0"/>
                <w:sz w:val="24"/>
              </w:rPr>
              <w:t>serialVersionUID = 7158911668568000392L;</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@NotNull</w:t>
            </w:r>
            <w:r w:rsidRPr="00B03E20">
              <w:rPr>
                <w:rFonts w:ascii="宋体" w:eastAsia="宋体" w:hAnsi="宋体" w:cs="宋体"/>
                <w:kern w:val="0"/>
                <w:sz w:val="24"/>
                <w:szCs w:val="24"/>
              </w:rPr>
              <w:t xml:space="preserve"> </w:t>
            </w:r>
            <w:r w:rsidRPr="00B03E20">
              <w:rPr>
                <w:rFonts w:ascii="宋体" w:eastAsia="宋体" w:hAnsi="宋体" w:cs="宋体"/>
                <w:kern w:val="0"/>
                <w:sz w:val="24"/>
              </w:rPr>
              <w:t>// 不允许为空</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@Size(min = 1, max = 20) // 长度或大小范围</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private</w:t>
            </w:r>
            <w:r w:rsidRPr="00B03E20">
              <w:rPr>
                <w:rFonts w:ascii="宋体" w:eastAsia="宋体" w:hAnsi="宋体" w:cs="宋体"/>
                <w:kern w:val="0"/>
                <w:sz w:val="24"/>
                <w:szCs w:val="24"/>
              </w:rPr>
              <w:t xml:space="preserve"> </w:t>
            </w:r>
            <w:r w:rsidRPr="00B03E20">
              <w:rPr>
                <w:rFonts w:ascii="宋体" w:eastAsia="宋体" w:hAnsi="宋体" w:cs="宋体"/>
                <w:kern w:val="0"/>
                <w:sz w:val="24"/>
              </w:rPr>
              <w:t>String name;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@NotNull(groups = ValidationService.Save.class) // 保存时不允许为空，更新时允许为空 ，表示不更新该字段</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@Pattern(regexp = "^\\s*\\w+(?:\\.{0,1}[\\w-]+)*@[a-zA-Z0-9]+(?:[-.][a-zA-Z0-9]+)*\\.[a-zA-Z]+\\s*$")</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private</w:t>
            </w:r>
            <w:r w:rsidRPr="00B03E20">
              <w:rPr>
                <w:rFonts w:ascii="宋体" w:eastAsia="宋体" w:hAnsi="宋体" w:cs="宋体"/>
                <w:kern w:val="0"/>
                <w:sz w:val="24"/>
                <w:szCs w:val="24"/>
              </w:rPr>
              <w:t xml:space="preserve"> </w:t>
            </w:r>
            <w:r w:rsidRPr="00B03E20">
              <w:rPr>
                <w:rFonts w:ascii="宋体" w:eastAsia="宋体" w:hAnsi="宋体" w:cs="宋体"/>
                <w:kern w:val="0"/>
                <w:sz w:val="24"/>
              </w:rPr>
              <w:t>String email;</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@Min(18) // 最小值</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@Max(100) // 最大值</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private</w:t>
            </w:r>
            <w:r w:rsidRPr="00B03E20">
              <w:rPr>
                <w:rFonts w:ascii="宋体" w:eastAsia="宋体" w:hAnsi="宋体" w:cs="宋体"/>
                <w:kern w:val="0"/>
                <w:sz w:val="24"/>
                <w:szCs w:val="24"/>
              </w:rPr>
              <w:t xml:space="preserve"> </w:t>
            </w:r>
            <w:r w:rsidRPr="00B03E20">
              <w:rPr>
                <w:rFonts w:ascii="宋体" w:eastAsia="宋体" w:hAnsi="宋体" w:cs="宋体"/>
                <w:kern w:val="0"/>
                <w:sz w:val="24"/>
              </w:rPr>
              <w:t>int</w:t>
            </w:r>
            <w:r w:rsidRPr="00B03E20">
              <w:rPr>
                <w:rFonts w:ascii="宋体" w:eastAsia="宋体" w:hAnsi="宋体" w:cs="宋体"/>
                <w:kern w:val="0"/>
                <w:sz w:val="24"/>
                <w:szCs w:val="24"/>
              </w:rPr>
              <w:t xml:space="preserve"> </w:t>
            </w:r>
            <w:r w:rsidRPr="00B03E20">
              <w:rPr>
                <w:rFonts w:ascii="宋体" w:eastAsia="宋体" w:hAnsi="宋体" w:cs="宋体"/>
                <w:kern w:val="0"/>
                <w:sz w:val="24"/>
              </w:rPr>
              <w:t>age;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@Past</w:t>
            </w:r>
            <w:r w:rsidRPr="00B03E20">
              <w:rPr>
                <w:rFonts w:ascii="宋体" w:eastAsia="宋体" w:hAnsi="宋体" w:cs="宋体"/>
                <w:kern w:val="0"/>
                <w:sz w:val="24"/>
                <w:szCs w:val="24"/>
              </w:rPr>
              <w:t xml:space="preserve"> </w:t>
            </w:r>
            <w:r w:rsidRPr="00B03E20">
              <w:rPr>
                <w:rFonts w:ascii="宋体" w:eastAsia="宋体" w:hAnsi="宋体" w:cs="宋体"/>
                <w:kern w:val="0"/>
                <w:sz w:val="24"/>
              </w:rPr>
              <w:t>// 必须为一个过去的时间</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private</w:t>
            </w:r>
            <w:r w:rsidRPr="00B03E20">
              <w:rPr>
                <w:rFonts w:ascii="宋体" w:eastAsia="宋体" w:hAnsi="宋体" w:cs="宋体"/>
                <w:kern w:val="0"/>
                <w:sz w:val="24"/>
                <w:szCs w:val="24"/>
              </w:rPr>
              <w:t xml:space="preserve"> </w:t>
            </w:r>
            <w:r w:rsidRPr="00B03E20">
              <w:rPr>
                <w:rFonts w:ascii="宋体" w:eastAsia="宋体" w:hAnsi="宋体" w:cs="宋体"/>
                <w:kern w:val="0"/>
                <w:sz w:val="24"/>
              </w:rPr>
              <w:t>Date loginDate;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@Future</w:t>
            </w:r>
            <w:r w:rsidRPr="00B03E20">
              <w:rPr>
                <w:rFonts w:ascii="宋体" w:eastAsia="宋体" w:hAnsi="宋体" w:cs="宋体"/>
                <w:kern w:val="0"/>
                <w:sz w:val="24"/>
                <w:szCs w:val="24"/>
              </w:rPr>
              <w:t xml:space="preserve"> </w:t>
            </w:r>
            <w:r w:rsidRPr="00B03E20">
              <w:rPr>
                <w:rFonts w:ascii="宋体" w:eastAsia="宋体" w:hAnsi="宋体" w:cs="宋体"/>
                <w:kern w:val="0"/>
                <w:sz w:val="24"/>
              </w:rPr>
              <w:t>// 必须为一个未来的时间</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private</w:t>
            </w:r>
            <w:r w:rsidRPr="00B03E20">
              <w:rPr>
                <w:rFonts w:ascii="宋体" w:eastAsia="宋体" w:hAnsi="宋体" w:cs="宋体"/>
                <w:kern w:val="0"/>
                <w:sz w:val="24"/>
                <w:szCs w:val="24"/>
              </w:rPr>
              <w:t xml:space="preserve"> </w:t>
            </w:r>
            <w:r w:rsidRPr="00B03E20">
              <w:rPr>
                <w:rFonts w:ascii="宋体" w:eastAsia="宋体" w:hAnsi="宋体" w:cs="宋体"/>
                <w:kern w:val="0"/>
                <w:sz w:val="24"/>
              </w:rPr>
              <w:t>Date expiryDate;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String getName()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return</w:t>
            </w:r>
            <w:r w:rsidRPr="00B03E20">
              <w:rPr>
                <w:rFonts w:ascii="宋体" w:eastAsia="宋体" w:hAnsi="宋体" w:cs="宋体"/>
                <w:kern w:val="0"/>
                <w:sz w:val="24"/>
                <w:szCs w:val="24"/>
              </w:rPr>
              <w:t xml:space="preserve"> </w:t>
            </w:r>
            <w:r w:rsidRPr="00B03E20">
              <w:rPr>
                <w:rFonts w:ascii="宋体" w:eastAsia="宋体" w:hAnsi="宋体" w:cs="宋体"/>
                <w:kern w:val="0"/>
                <w:sz w:val="24"/>
              </w:rPr>
              <w:t>name;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void</w:t>
            </w:r>
            <w:r w:rsidRPr="00B03E20">
              <w:rPr>
                <w:rFonts w:ascii="宋体" w:eastAsia="宋体" w:hAnsi="宋体" w:cs="宋体"/>
                <w:kern w:val="0"/>
                <w:sz w:val="24"/>
                <w:szCs w:val="24"/>
              </w:rPr>
              <w:t xml:space="preserve"> </w:t>
            </w:r>
            <w:r w:rsidRPr="00B03E20">
              <w:rPr>
                <w:rFonts w:ascii="宋体" w:eastAsia="宋体" w:hAnsi="宋体" w:cs="宋体"/>
                <w:kern w:val="0"/>
                <w:sz w:val="24"/>
              </w:rPr>
              <w:t>setName(String name)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this.name = name;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String getEmail()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return</w:t>
            </w:r>
            <w:r w:rsidRPr="00B03E20">
              <w:rPr>
                <w:rFonts w:ascii="宋体" w:eastAsia="宋体" w:hAnsi="宋体" w:cs="宋体"/>
                <w:kern w:val="0"/>
                <w:sz w:val="24"/>
                <w:szCs w:val="24"/>
              </w:rPr>
              <w:t xml:space="preserve"> </w:t>
            </w:r>
            <w:r w:rsidRPr="00B03E20">
              <w:rPr>
                <w:rFonts w:ascii="宋体" w:eastAsia="宋体" w:hAnsi="宋体" w:cs="宋体"/>
                <w:kern w:val="0"/>
                <w:sz w:val="24"/>
              </w:rPr>
              <w:t>email;</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void</w:t>
            </w:r>
            <w:r w:rsidRPr="00B03E20">
              <w:rPr>
                <w:rFonts w:ascii="宋体" w:eastAsia="宋体" w:hAnsi="宋体" w:cs="宋体"/>
                <w:kern w:val="0"/>
                <w:sz w:val="24"/>
                <w:szCs w:val="24"/>
              </w:rPr>
              <w:t xml:space="preserve"> </w:t>
            </w:r>
            <w:r w:rsidRPr="00B03E20">
              <w:rPr>
                <w:rFonts w:ascii="宋体" w:eastAsia="宋体" w:hAnsi="宋体" w:cs="宋体"/>
                <w:kern w:val="0"/>
                <w:sz w:val="24"/>
              </w:rPr>
              <w:t>setEmail(String email)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this.email = email;</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int</w:t>
            </w:r>
            <w:r w:rsidRPr="00B03E20">
              <w:rPr>
                <w:rFonts w:ascii="宋体" w:eastAsia="宋体" w:hAnsi="宋体" w:cs="宋体"/>
                <w:kern w:val="0"/>
                <w:sz w:val="24"/>
                <w:szCs w:val="24"/>
              </w:rPr>
              <w:t xml:space="preserve"> </w:t>
            </w:r>
            <w:r w:rsidRPr="00B03E20">
              <w:rPr>
                <w:rFonts w:ascii="宋体" w:eastAsia="宋体" w:hAnsi="宋体" w:cs="宋体"/>
                <w:kern w:val="0"/>
                <w:sz w:val="24"/>
              </w:rPr>
              <w:t>getAge()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return</w:t>
            </w:r>
            <w:r w:rsidRPr="00B03E20">
              <w:rPr>
                <w:rFonts w:ascii="宋体" w:eastAsia="宋体" w:hAnsi="宋体" w:cs="宋体"/>
                <w:kern w:val="0"/>
                <w:sz w:val="24"/>
                <w:szCs w:val="24"/>
              </w:rPr>
              <w:t xml:space="preserve"> </w:t>
            </w:r>
            <w:r w:rsidRPr="00B03E20">
              <w:rPr>
                <w:rFonts w:ascii="宋体" w:eastAsia="宋体" w:hAnsi="宋体" w:cs="宋体"/>
                <w:kern w:val="0"/>
                <w:sz w:val="24"/>
              </w:rPr>
              <w:t>age;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void</w:t>
            </w:r>
            <w:r w:rsidRPr="00B03E20">
              <w:rPr>
                <w:rFonts w:ascii="宋体" w:eastAsia="宋体" w:hAnsi="宋体" w:cs="宋体"/>
                <w:kern w:val="0"/>
                <w:sz w:val="24"/>
                <w:szCs w:val="24"/>
              </w:rPr>
              <w:t xml:space="preserve"> </w:t>
            </w:r>
            <w:r w:rsidRPr="00B03E20">
              <w:rPr>
                <w:rFonts w:ascii="宋体" w:eastAsia="宋体" w:hAnsi="宋体" w:cs="宋体"/>
                <w:kern w:val="0"/>
                <w:sz w:val="24"/>
              </w:rPr>
              <w:t>setAge(int</w:t>
            </w:r>
            <w:r w:rsidRPr="00B03E20">
              <w:rPr>
                <w:rFonts w:ascii="宋体" w:eastAsia="宋体" w:hAnsi="宋体" w:cs="宋体"/>
                <w:kern w:val="0"/>
                <w:sz w:val="24"/>
                <w:szCs w:val="24"/>
              </w:rPr>
              <w:t xml:space="preserve"> </w:t>
            </w:r>
            <w:r w:rsidRPr="00B03E20">
              <w:rPr>
                <w:rFonts w:ascii="宋体" w:eastAsia="宋体" w:hAnsi="宋体" w:cs="宋体"/>
                <w:kern w:val="0"/>
                <w:sz w:val="24"/>
              </w:rPr>
              <w:t>age)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this.age = age;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Date getLoginDate()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return</w:t>
            </w:r>
            <w:r w:rsidRPr="00B03E20">
              <w:rPr>
                <w:rFonts w:ascii="宋体" w:eastAsia="宋体" w:hAnsi="宋体" w:cs="宋体"/>
                <w:kern w:val="0"/>
                <w:sz w:val="24"/>
                <w:szCs w:val="24"/>
              </w:rPr>
              <w:t xml:space="preserve"> </w:t>
            </w:r>
            <w:r w:rsidRPr="00B03E20">
              <w:rPr>
                <w:rFonts w:ascii="宋体" w:eastAsia="宋体" w:hAnsi="宋体" w:cs="宋体"/>
                <w:kern w:val="0"/>
                <w:sz w:val="24"/>
              </w:rPr>
              <w:t>loginDate;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void</w:t>
            </w:r>
            <w:r w:rsidRPr="00B03E20">
              <w:rPr>
                <w:rFonts w:ascii="宋体" w:eastAsia="宋体" w:hAnsi="宋体" w:cs="宋体"/>
                <w:kern w:val="0"/>
                <w:sz w:val="24"/>
                <w:szCs w:val="24"/>
              </w:rPr>
              <w:t xml:space="preserve"> </w:t>
            </w:r>
            <w:r w:rsidRPr="00B03E20">
              <w:rPr>
                <w:rFonts w:ascii="宋体" w:eastAsia="宋体" w:hAnsi="宋体" w:cs="宋体"/>
                <w:kern w:val="0"/>
                <w:sz w:val="24"/>
              </w:rPr>
              <w:t>setLoginDate(Date loginDate)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this.loginDate = loginDate;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Date getExpiryDate()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        return</w:t>
            </w:r>
            <w:r w:rsidRPr="00B03E20">
              <w:rPr>
                <w:rFonts w:ascii="宋体" w:eastAsia="宋体" w:hAnsi="宋体" w:cs="宋体"/>
                <w:kern w:val="0"/>
                <w:sz w:val="24"/>
                <w:szCs w:val="24"/>
              </w:rPr>
              <w:t xml:space="preserve"> </w:t>
            </w:r>
            <w:r w:rsidRPr="00B03E20">
              <w:rPr>
                <w:rFonts w:ascii="宋体" w:eastAsia="宋体" w:hAnsi="宋体" w:cs="宋体"/>
                <w:kern w:val="0"/>
                <w:sz w:val="24"/>
              </w:rPr>
              <w:t>expiryDate;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void</w:t>
            </w:r>
            <w:r w:rsidRPr="00B03E20">
              <w:rPr>
                <w:rFonts w:ascii="宋体" w:eastAsia="宋体" w:hAnsi="宋体" w:cs="宋体"/>
                <w:kern w:val="0"/>
                <w:sz w:val="24"/>
                <w:szCs w:val="24"/>
              </w:rPr>
              <w:t xml:space="preserve"> </w:t>
            </w:r>
            <w:r w:rsidRPr="00B03E20">
              <w:rPr>
                <w:rFonts w:ascii="宋体" w:eastAsia="宋体" w:hAnsi="宋体" w:cs="宋体"/>
                <w:kern w:val="0"/>
                <w:sz w:val="24"/>
              </w:rPr>
              <w:t>setExpiryDate(Date expiryDate)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this.expiryDate = expiryDate;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分组验证示例：</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w:t>
            </w:r>
            <w:r w:rsidRPr="00B03E20">
              <w:rPr>
                <w:rFonts w:ascii="宋体" w:eastAsia="宋体" w:hAnsi="宋体" w:cs="宋体"/>
                <w:kern w:val="0"/>
                <w:sz w:val="24"/>
                <w:szCs w:val="24"/>
              </w:rPr>
              <w:t xml:space="preserve"> </w:t>
            </w:r>
            <w:r w:rsidRPr="00B03E20">
              <w:rPr>
                <w:rFonts w:ascii="宋体" w:eastAsia="宋体" w:hAnsi="宋体" w:cs="宋体"/>
                <w:kern w:val="0"/>
                <w:sz w:val="24"/>
              </w:rPr>
              <w:t>ValidationService { // 缺省可按服务接口区分验证场景，如：@NotNull(groups = ValidationService.class)</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@interface</w:t>
            </w:r>
            <w:r w:rsidRPr="00B03E20">
              <w:rPr>
                <w:rFonts w:ascii="宋体" w:eastAsia="宋体" w:hAnsi="宋体" w:cs="宋体"/>
                <w:kern w:val="0"/>
                <w:sz w:val="24"/>
                <w:szCs w:val="24"/>
              </w:rPr>
              <w:t xml:space="preserve"> </w:t>
            </w:r>
            <w:r w:rsidRPr="00B03E20">
              <w:rPr>
                <w:rFonts w:ascii="宋体" w:eastAsia="宋体" w:hAnsi="宋体" w:cs="宋体"/>
                <w:kern w:val="0"/>
                <w:sz w:val="24"/>
              </w:rPr>
              <w:t>Save{} // 与方法同名接口，首字母大写，用于区分验证场景，如：@NotNull(groups = ValidationService.Save.class)，可选</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void</w:t>
            </w:r>
            <w:r w:rsidRPr="00B03E20">
              <w:rPr>
                <w:rFonts w:ascii="宋体" w:eastAsia="宋体" w:hAnsi="宋体" w:cs="宋体"/>
                <w:kern w:val="0"/>
                <w:sz w:val="24"/>
                <w:szCs w:val="24"/>
              </w:rPr>
              <w:t xml:space="preserve"> </w:t>
            </w:r>
            <w:r w:rsidRPr="00B03E20">
              <w:rPr>
                <w:rFonts w:ascii="宋体" w:eastAsia="宋体" w:hAnsi="宋体" w:cs="宋体"/>
                <w:kern w:val="0"/>
                <w:sz w:val="24"/>
              </w:rPr>
              <w:t>save(ValidationParameter parameter);</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void</w:t>
            </w:r>
            <w:r w:rsidRPr="00B03E20">
              <w:rPr>
                <w:rFonts w:ascii="宋体" w:eastAsia="宋体" w:hAnsi="宋体" w:cs="宋体"/>
                <w:kern w:val="0"/>
                <w:sz w:val="24"/>
                <w:szCs w:val="24"/>
              </w:rPr>
              <w:t xml:space="preserve"> </w:t>
            </w:r>
            <w:r w:rsidRPr="00B03E20">
              <w:rPr>
                <w:rFonts w:ascii="宋体" w:eastAsia="宋体" w:hAnsi="宋体" w:cs="宋体"/>
                <w:kern w:val="0"/>
                <w:sz w:val="24"/>
              </w:rPr>
              <w:t>update(ValidationParameter parameter);</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关联验证示例：</w:t>
      </w:r>
    </w:p>
    <w:tbl>
      <w:tblPr>
        <w:tblW w:w="0" w:type="auto"/>
        <w:tblCellSpacing w:w="0" w:type="dxa"/>
        <w:tblCellMar>
          <w:left w:w="0" w:type="dxa"/>
          <w:right w:w="0" w:type="dxa"/>
        </w:tblCellMar>
        <w:tblLook w:val="04A0"/>
      </w:tblPr>
      <w:tblGrid>
        <w:gridCol w:w="73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javax.validation.GroupSequence;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w:t>
            </w:r>
            <w:r w:rsidRPr="00B03E20">
              <w:rPr>
                <w:rFonts w:ascii="宋体" w:eastAsia="宋体" w:hAnsi="宋体" w:cs="宋体"/>
                <w:kern w:val="0"/>
                <w:sz w:val="24"/>
                <w:szCs w:val="24"/>
              </w:rPr>
              <w:t xml:space="preserve"> </w:t>
            </w:r>
            <w:r w:rsidRPr="00B03E20">
              <w:rPr>
                <w:rFonts w:ascii="宋体" w:eastAsia="宋体" w:hAnsi="宋体" w:cs="宋体"/>
                <w:kern w:val="0"/>
                <w:sz w:val="24"/>
              </w:rPr>
              <w:t>ValidationService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@GroupSequence(Update.class) // 同时验证Update组规则</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@interface</w:t>
            </w:r>
            <w:r w:rsidRPr="00B03E20">
              <w:rPr>
                <w:rFonts w:ascii="宋体" w:eastAsia="宋体" w:hAnsi="宋体" w:cs="宋体"/>
                <w:kern w:val="0"/>
                <w:sz w:val="24"/>
                <w:szCs w:val="24"/>
              </w:rPr>
              <w:t xml:space="preserve"> </w:t>
            </w:r>
            <w:r w:rsidRPr="00B03E20">
              <w:rPr>
                <w:rFonts w:ascii="宋体" w:eastAsia="宋体" w:hAnsi="宋体" w:cs="宋体"/>
                <w:kern w:val="0"/>
                <w:sz w:val="24"/>
              </w:rPr>
              <w:t>Save{}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void</w:t>
            </w:r>
            <w:r w:rsidRPr="00B03E20">
              <w:rPr>
                <w:rFonts w:ascii="宋体" w:eastAsia="宋体" w:hAnsi="宋体" w:cs="宋体"/>
                <w:kern w:val="0"/>
                <w:sz w:val="24"/>
                <w:szCs w:val="24"/>
              </w:rPr>
              <w:t xml:space="preserve"> </w:t>
            </w:r>
            <w:r w:rsidRPr="00B03E20">
              <w:rPr>
                <w:rFonts w:ascii="宋体" w:eastAsia="宋体" w:hAnsi="宋体" w:cs="宋体"/>
                <w:kern w:val="0"/>
                <w:sz w:val="24"/>
              </w:rPr>
              <w:t>save(ValidationParameter parameter);</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@interface</w:t>
            </w:r>
            <w:r w:rsidRPr="00B03E20">
              <w:rPr>
                <w:rFonts w:ascii="宋体" w:eastAsia="宋体" w:hAnsi="宋体" w:cs="宋体"/>
                <w:kern w:val="0"/>
                <w:sz w:val="24"/>
                <w:szCs w:val="24"/>
              </w:rPr>
              <w:t xml:space="preserve"> </w:t>
            </w:r>
            <w:r w:rsidRPr="00B03E20">
              <w:rPr>
                <w:rFonts w:ascii="宋体" w:eastAsia="宋体" w:hAnsi="宋体" w:cs="宋体"/>
                <w:kern w:val="0"/>
                <w:sz w:val="24"/>
              </w:rPr>
              <w:t xml:space="preserve">Update{}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void</w:t>
            </w:r>
            <w:r w:rsidRPr="00B03E20">
              <w:rPr>
                <w:rFonts w:ascii="宋体" w:eastAsia="宋体" w:hAnsi="宋体" w:cs="宋体"/>
                <w:kern w:val="0"/>
                <w:sz w:val="24"/>
                <w:szCs w:val="24"/>
              </w:rPr>
              <w:t xml:space="preserve"> </w:t>
            </w:r>
            <w:r w:rsidRPr="00B03E20">
              <w:rPr>
                <w:rFonts w:ascii="宋体" w:eastAsia="宋体" w:hAnsi="宋体" w:cs="宋体"/>
                <w:kern w:val="0"/>
                <w:sz w:val="24"/>
              </w:rPr>
              <w:t>update(ValidationParameter parameter);</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参数验证示例：</w:t>
      </w:r>
    </w:p>
    <w:tbl>
      <w:tblPr>
        <w:tblW w:w="0" w:type="auto"/>
        <w:tblCellSpacing w:w="0" w:type="dxa"/>
        <w:tblCellMar>
          <w:left w:w="0" w:type="dxa"/>
          <w:right w:w="0" w:type="dxa"/>
        </w:tblCellMar>
        <w:tblLook w:val="04A0"/>
      </w:tblPr>
      <w:tblGrid>
        <w:gridCol w:w="91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javax.validation.constraints.Min;</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javax.validation.constraints.NotNull;</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w:t>
            </w:r>
            <w:r w:rsidRPr="00B03E20">
              <w:rPr>
                <w:rFonts w:ascii="宋体" w:eastAsia="宋体" w:hAnsi="宋体" w:cs="宋体"/>
                <w:kern w:val="0"/>
                <w:sz w:val="24"/>
                <w:szCs w:val="24"/>
              </w:rPr>
              <w:t xml:space="preserve"> </w:t>
            </w:r>
            <w:r w:rsidRPr="00B03E20">
              <w:rPr>
                <w:rFonts w:ascii="宋体" w:eastAsia="宋体" w:hAnsi="宋体" w:cs="宋体"/>
                <w:kern w:val="0"/>
                <w:sz w:val="24"/>
              </w:rPr>
              <w:t>ValidationService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void</w:t>
            </w:r>
            <w:r w:rsidRPr="00B03E20">
              <w:rPr>
                <w:rFonts w:ascii="宋体" w:eastAsia="宋体" w:hAnsi="宋体" w:cs="宋体"/>
                <w:kern w:val="0"/>
                <w:sz w:val="24"/>
                <w:szCs w:val="24"/>
              </w:rPr>
              <w:t xml:space="preserve"> </w:t>
            </w:r>
            <w:r w:rsidRPr="00B03E20">
              <w:rPr>
                <w:rFonts w:ascii="宋体" w:eastAsia="宋体" w:hAnsi="宋体" w:cs="宋体"/>
                <w:kern w:val="0"/>
                <w:sz w:val="24"/>
              </w:rPr>
              <w:t>save(@NotNull</w:t>
            </w:r>
            <w:r w:rsidRPr="00B03E20">
              <w:rPr>
                <w:rFonts w:ascii="宋体" w:eastAsia="宋体" w:hAnsi="宋体" w:cs="宋体"/>
                <w:kern w:val="0"/>
                <w:sz w:val="24"/>
                <w:szCs w:val="24"/>
              </w:rPr>
              <w:t xml:space="preserve"> </w:t>
            </w:r>
            <w:r w:rsidRPr="00B03E20">
              <w:rPr>
                <w:rFonts w:ascii="宋体" w:eastAsia="宋体" w:hAnsi="宋体" w:cs="宋体"/>
                <w:kern w:val="0"/>
                <w:sz w:val="24"/>
              </w:rPr>
              <w:t>ValidationParameter parameter); // 验证参数不为空</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void</w:t>
            </w:r>
            <w:r w:rsidRPr="00B03E20">
              <w:rPr>
                <w:rFonts w:ascii="宋体" w:eastAsia="宋体" w:hAnsi="宋体" w:cs="宋体"/>
                <w:kern w:val="0"/>
                <w:sz w:val="24"/>
                <w:szCs w:val="24"/>
              </w:rPr>
              <w:t xml:space="preserve"> </w:t>
            </w:r>
            <w:r w:rsidRPr="00B03E20">
              <w:rPr>
                <w:rFonts w:ascii="宋体" w:eastAsia="宋体" w:hAnsi="宋体" w:cs="宋体"/>
                <w:kern w:val="0"/>
                <w:sz w:val="24"/>
              </w:rPr>
              <w:t>delete(@Min(1) int</w:t>
            </w:r>
            <w:r w:rsidRPr="00B03E20">
              <w:rPr>
                <w:rFonts w:ascii="宋体" w:eastAsia="宋体" w:hAnsi="宋体" w:cs="宋体"/>
                <w:kern w:val="0"/>
                <w:sz w:val="24"/>
                <w:szCs w:val="24"/>
              </w:rPr>
              <w:t xml:space="preserve"> </w:t>
            </w:r>
            <w:r w:rsidRPr="00B03E20">
              <w:rPr>
                <w:rFonts w:ascii="宋体" w:eastAsia="宋体" w:hAnsi="宋体" w:cs="宋体"/>
                <w:kern w:val="0"/>
                <w:sz w:val="24"/>
              </w:rPr>
              <w:t>id); // 直接对基本类型参数验证</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在客户端验证参数：</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2118325727"/>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id="validationService"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interface="com.alibaba.dubbo.examples.validation.api.ValidationService"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validation="true"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在服务器端验证参数：</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377365509"/>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interface="com.alibaba.dubbo.examples.validation.api.ValidationService"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ref="validationService"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validation="true"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验证异常信息：</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javax.validation.ConstraintViolationException;</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javax.validation.ConstraintViolationException;</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org.springframework.context.support.ClassPathXmlApplicationContext;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com.alibaba.dubbo.examples.validation.api.ValidationParameter;</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com.alibaba.dubbo.examples.validation.api.ValidationService;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com.alibaba.dubbo.rpc.RpcException;</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class</w:t>
            </w:r>
            <w:r w:rsidRPr="00B03E20">
              <w:rPr>
                <w:rFonts w:ascii="宋体" w:eastAsia="宋体" w:hAnsi="宋体" w:cs="宋体"/>
                <w:kern w:val="0"/>
                <w:sz w:val="24"/>
                <w:szCs w:val="24"/>
              </w:rPr>
              <w:t xml:space="preserve"> </w:t>
            </w:r>
            <w:r w:rsidRPr="00B03E20">
              <w:rPr>
                <w:rFonts w:ascii="宋体" w:eastAsia="宋体" w:hAnsi="宋体" w:cs="宋体"/>
                <w:kern w:val="0"/>
                <w:sz w:val="24"/>
              </w:rPr>
              <w:t>ValidationConsumer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static</w:t>
            </w:r>
            <w:r w:rsidRPr="00B03E20">
              <w:rPr>
                <w:rFonts w:ascii="宋体" w:eastAsia="宋体" w:hAnsi="宋体" w:cs="宋体"/>
                <w:kern w:val="0"/>
                <w:sz w:val="24"/>
                <w:szCs w:val="24"/>
              </w:rPr>
              <w:t xml:space="preserve"> </w:t>
            </w:r>
            <w:r w:rsidRPr="00B03E20">
              <w:rPr>
                <w:rFonts w:ascii="宋体" w:eastAsia="宋体" w:hAnsi="宋体" w:cs="宋体"/>
                <w:kern w:val="0"/>
                <w:sz w:val="24"/>
              </w:rPr>
              <w:t>void</w:t>
            </w:r>
            <w:r w:rsidRPr="00B03E20">
              <w:rPr>
                <w:rFonts w:ascii="宋体" w:eastAsia="宋体" w:hAnsi="宋体" w:cs="宋体"/>
                <w:kern w:val="0"/>
                <w:sz w:val="24"/>
                <w:szCs w:val="24"/>
              </w:rPr>
              <w:t xml:space="preserve"> </w:t>
            </w:r>
            <w:r w:rsidRPr="00B03E20">
              <w:rPr>
                <w:rFonts w:ascii="宋体" w:eastAsia="宋体" w:hAnsi="宋体" w:cs="宋体"/>
                <w:kern w:val="0"/>
                <w:sz w:val="24"/>
              </w:rPr>
              <w:t>main(String[] args) throws</w:t>
            </w:r>
            <w:r w:rsidRPr="00B03E20">
              <w:rPr>
                <w:rFonts w:ascii="宋体" w:eastAsia="宋体" w:hAnsi="宋体" w:cs="宋体"/>
                <w:kern w:val="0"/>
                <w:sz w:val="24"/>
                <w:szCs w:val="24"/>
              </w:rPr>
              <w:t xml:space="preserve"> </w:t>
            </w:r>
            <w:r w:rsidRPr="00B03E20">
              <w:rPr>
                <w:rFonts w:ascii="宋体" w:eastAsia="宋体" w:hAnsi="宋体" w:cs="宋体"/>
                <w:kern w:val="0"/>
                <w:sz w:val="24"/>
              </w:rPr>
              <w:t>Exception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String config = ValidationConsumer.class.getPackage().getName().replace('.', '/') + "/validation-consumer.xml";</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ClassPathXmlApplicationContext context = new</w:t>
            </w:r>
            <w:r w:rsidRPr="00B03E20">
              <w:rPr>
                <w:rFonts w:ascii="宋体" w:eastAsia="宋体" w:hAnsi="宋体" w:cs="宋体"/>
                <w:kern w:val="0"/>
                <w:sz w:val="24"/>
                <w:szCs w:val="24"/>
              </w:rPr>
              <w:t xml:space="preserve"> </w:t>
            </w:r>
            <w:r w:rsidRPr="00B03E20">
              <w:rPr>
                <w:rFonts w:ascii="宋体" w:eastAsia="宋体" w:hAnsi="宋体" w:cs="宋体"/>
                <w:kern w:val="0"/>
                <w:sz w:val="24"/>
              </w:rPr>
              <w:t>ClassPathXmlApplicationContext(config);</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context.start();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ValidationService validationService = (ValidationService)context.getBean("validationService");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 Error</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try</w:t>
            </w:r>
            <w:r w:rsidRPr="00B03E20">
              <w:rPr>
                <w:rFonts w:ascii="宋体" w:eastAsia="宋体" w:hAnsi="宋体" w:cs="宋体"/>
                <w:kern w:val="0"/>
                <w:sz w:val="24"/>
                <w:szCs w:val="24"/>
              </w:rPr>
              <w:t xml:space="preserve"> </w:t>
            </w:r>
            <w:r w:rsidRPr="00B03E20">
              <w:rPr>
                <w:rFonts w:ascii="宋体" w:eastAsia="宋体" w:hAnsi="宋体" w:cs="宋体"/>
                <w:kern w:val="0"/>
                <w:sz w:val="24"/>
              </w:rPr>
              <w: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parameter = new</w:t>
            </w:r>
            <w:r w:rsidRPr="00B03E20">
              <w:rPr>
                <w:rFonts w:ascii="宋体" w:eastAsia="宋体" w:hAnsi="宋体" w:cs="宋体"/>
                <w:kern w:val="0"/>
                <w:sz w:val="24"/>
                <w:szCs w:val="24"/>
              </w:rPr>
              <w:t xml:space="preserve"> </w:t>
            </w:r>
            <w:r w:rsidRPr="00B03E20">
              <w:rPr>
                <w:rFonts w:ascii="宋体" w:eastAsia="宋体" w:hAnsi="宋体" w:cs="宋体"/>
                <w:kern w:val="0"/>
                <w:sz w:val="24"/>
              </w:rPr>
              <w:t>ValidationParameter();</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validationService.save(parameter);</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System.out.println("Validation ERROR");</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 catch</w:t>
            </w:r>
            <w:r w:rsidRPr="00B03E20">
              <w:rPr>
                <w:rFonts w:ascii="宋体" w:eastAsia="宋体" w:hAnsi="宋体" w:cs="宋体"/>
                <w:kern w:val="0"/>
                <w:sz w:val="24"/>
                <w:szCs w:val="24"/>
              </w:rPr>
              <w:t xml:space="preserve"> </w:t>
            </w:r>
            <w:r w:rsidRPr="00B03E20">
              <w:rPr>
                <w:rFonts w:ascii="宋体" w:eastAsia="宋体" w:hAnsi="宋体" w:cs="宋体"/>
                <w:kern w:val="0"/>
                <w:sz w:val="24"/>
              </w:rPr>
              <w:t>(RpcException e) { // 抛出的是RpcException</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ConstraintViolationException ve = (ConstraintViolationException) e.getCause(); // 里面嵌了一个ConstraintViolationException</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Set&lt;ConstraintViolation&lt;?&gt;&gt; violations = ve.getConstraintViolations(); // 可以拿到一个验证错误详细信息的集合</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System.out.println(violations);</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需要加入依赖：</w:t>
      </w:r>
    </w:p>
    <w:tbl>
      <w:tblPr>
        <w:tblW w:w="0" w:type="auto"/>
        <w:tblCellSpacing w:w="0" w:type="dxa"/>
        <w:tblCellMar>
          <w:left w:w="0" w:type="dxa"/>
          <w:right w:w="0" w:type="dxa"/>
        </w:tblCellMar>
        <w:tblLook w:val="04A0"/>
      </w:tblPr>
      <w:tblGrid>
        <w:gridCol w:w="624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&lt;dependency&gt;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&lt;groupId&gt;javax.validation&lt;/groupId&gt;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&lt;artifactId&gt;validation-api&lt;/artifactId&gt;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&lt;version&gt;1.0.0.GA&lt;/version&gt;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&lt;/dependency&gt;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&lt;dependency&gt;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&lt;groupId&gt;org.hibernate&lt;/groupId&gt;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&lt;artifactId&gt;hibernate-validator&lt;/artifactId&gt;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&lt;version&gt;4.2.0.Final&lt;/version&gt;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&lt;/dependency&gt;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62" w:name="UserGuide-zh-结果缓存"/>
      <w:bookmarkEnd w:id="62"/>
      <w:r w:rsidRPr="00B03E20">
        <w:rPr>
          <w:rFonts w:ascii="宋体" w:eastAsia="宋体" w:hAnsi="宋体" w:cs="宋体"/>
          <w:b/>
          <w:bCs/>
          <w:kern w:val="0"/>
          <w:sz w:val="27"/>
          <w:szCs w:val="27"/>
        </w:rPr>
        <w:lastRenderedPageBreak/>
        <w:t>结果缓存</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45" w:tooltip="Result Cache-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46" w:anchor="UserGuide-zh-%E7%BB%93%E6%9E%9C%E7%BC%93%E5%AD%98"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0290"/>
        <w:gridCol w:w="4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51" name="图片 51"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结果缓存，用于加速热门数据的访问速度，Dubbo提供声明式缓存，以减少用户加缓存的工作量。</w:t>
            </w:r>
          </w:p>
        </w:tc>
      </w:tr>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52" name="图片 52"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2.1.0以上版本支持</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示例代码：</w:t>
      </w:r>
      <w:hyperlink r:id="rId347" w:history="1">
        <w:r w:rsidRPr="00B03E20">
          <w:rPr>
            <w:rFonts w:ascii="宋体" w:eastAsia="宋体" w:hAnsi="宋体" w:cs="宋体"/>
            <w:color w:val="0000FF"/>
            <w:kern w:val="0"/>
            <w:sz w:val="24"/>
            <w:szCs w:val="24"/>
            <w:u w:val="single"/>
          </w:rPr>
          <w:t>https://github.com/alibaba/dubbo/tree/master/dubbo-test/dubbo-test-examples/src/main/java/com/alibaba/dubbo/examples/cache</w:t>
        </w:r>
      </w:hyperlink>
    </w:p>
    <w:p w:rsidR="00B03E20" w:rsidRPr="00B03E20" w:rsidRDefault="00B03E20" w:rsidP="00B03E20">
      <w:pPr>
        <w:widowControl/>
        <w:numPr>
          <w:ilvl w:val="0"/>
          <w:numId w:val="3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lru 基于最近最少使用原则删除多余缓存，保持最热的数据被缓存。</w:t>
      </w:r>
    </w:p>
    <w:p w:rsidR="00B03E20" w:rsidRPr="00B03E20" w:rsidRDefault="00B03E20" w:rsidP="00B03E20">
      <w:pPr>
        <w:widowControl/>
        <w:numPr>
          <w:ilvl w:val="0"/>
          <w:numId w:val="3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threadlocal 当前线程缓存，比如一个页面渲染，用到很多portal，每个portal都要去查用户信息，通过线程缓存，可以减少这种多余访问。</w:t>
      </w:r>
    </w:p>
    <w:p w:rsidR="00B03E20" w:rsidRPr="00B03E20" w:rsidRDefault="00B03E20" w:rsidP="00B03E20">
      <w:pPr>
        <w:widowControl/>
        <w:numPr>
          <w:ilvl w:val="0"/>
          <w:numId w:val="3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jcache 与</w:t>
      </w:r>
      <w:hyperlink r:id="rId348" w:history="1">
        <w:r w:rsidRPr="00B03E20">
          <w:rPr>
            <w:rFonts w:ascii="宋体" w:eastAsia="宋体" w:hAnsi="宋体" w:cs="宋体"/>
            <w:color w:val="0000FF"/>
            <w:kern w:val="0"/>
            <w:sz w:val="24"/>
            <w:szCs w:val="24"/>
            <w:u w:val="single"/>
          </w:rPr>
          <w:t>JSR107</w:t>
        </w:r>
      </w:hyperlink>
      <w:r w:rsidRPr="00B03E20">
        <w:rPr>
          <w:rFonts w:ascii="宋体" w:eastAsia="宋体" w:hAnsi="宋体" w:cs="宋体"/>
          <w:kern w:val="0"/>
          <w:sz w:val="24"/>
          <w:szCs w:val="24"/>
        </w:rPr>
        <w:t>集成，可以桥接各种缓存实现。</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缓存类型可扩展，参见：</w:t>
      </w:r>
      <w:hyperlink r:id="rId349" w:anchor="DeveloperGuide-zh-CacheFactory" w:history="1">
        <w:r w:rsidRPr="00B03E20">
          <w:rPr>
            <w:rFonts w:ascii="宋体" w:eastAsia="宋体" w:hAnsi="宋体" w:cs="宋体"/>
            <w:color w:val="0000FF"/>
            <w:kern w:val="0"/>
            <w:sz w:val="24"/>
            <w:szCs w:val="24"/>
            <w:u w:val="single"/>
          </w:rPr>
          <w:t>CacheFactory扩展点</w:t>
        </w:r>
      </w:hyperlink>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配置如：</w:t>
      </w:r>
    </w:p>
    <w:tbl>
      <w:tblPr>
        <w:tblW w:w="0" w:type="auto"/>
        <w:tblCellSpacing w:w="0" w:type="dxa"/>
        <w:tblCellMar>
          <w:left w:w="0" w:type="dxa"/>
          <w:right w:w="0" w:type="dxa"/>
        </w:tblCellMar>
        <w:tblLook w:val="04A0"/>
      </w:tblPr>
      <w:tblGrid>
        <w:gridCol w:w="74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582445418"/>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cache="lru"</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w:t>
      </w:r>
    </w:p>
    <w:tbl>
      <w:tblPr>
        <w:tblW w:w="0" w:type="auto"/>
        <w:tblCellSpacing w:w="0" w:type="dxa"/>
        <w:tblCellMar>
          <w:left w:w="0" w:type="dxa"/>
          <w:right w:w="0" w:type="dxa"/>
        </w:tblCellMar>
        <w:tblLook w:val="04A0"/>
      </w:tblPr>
      <w:tblGrid>
        <w:gridCol w:w="61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name="findBar"</w:t>
            </w:r>
            <w:r w:rsidRPr="00B03E20">
              <w:rPr>
                <w:rFonts w:ascii="宋体" w:eastAsia="宋体" w:hAnsi="宋体" w:cs="宋体"/>
                <w:kern w:val="0"/>
                <w:sz w:val="24"/>
                <w:szCs w:val="24"/>
              </w:rPr>
              <w:t xml:space="preserve"> </w:t>
            </w:r>
            <w:r w:rsidRPr="00B03E20">
              <w:rPr>
                <w:rFonts w:ascii="宋体" w:eastAsia="宋体" w:hAnsi="宋体" w:cs="宋体"/>
                <w:kern w:val="0"/>
                <w:sz w:val="24"/>
              </w:rPr>
              <w:t>cache="lru"</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63" w:name="UserGuide-zh-泛化引用"/>
      <w:bookmarkEnd w:id="63"/>
      <w:r w:rsidRPr="00B03E20">
        <w:rPr>
          <w:rFonts w:ascii="宋体" w:eastAsia="宋体" w:hAnsi="宋体" w:cs="宋体"/>
          <w:b/>
          <w:bCs/>
          <w:kern w:val="0"/>
          <w:sz w:val="27"/>
          <w:szCs w:val="27"/>
        </w:rPr>
        <w:lastRenderedPageBreak/>
        <w:t>泛化引用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50" w:tooltip="Generic Reference-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51" w:anchor="UserGuide-zh-%E6%B3%9B%E5%8C%96%E5%BC%95%E7%94%A8"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184"/>
        <w:gridCol w:w="169"/>
        <w:gridCol w:w="8091"/>
        <w:gridCol w:w="7044"/>
      </w:tblGrid>
      <w:tr w:rsidR="00B03E20" w:rsidRPr="00B03E20" w:rsidTr="00B03E20">
        <w:trPr>
          <w:tblCellSpacing w:w="15" w:type="dxa"/>
        </w:trPr>
        <w:tc>
          <w:tcPr>
            <w:tcW w:w="0" w:type="auto"/>
            <w:gridSpan w:val="2"/>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53" name="图片 53"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泛接口调用方式主要用于客户端没有API接口及模型类元的情况，参数及返回值中的所有POJO均用Map表示，通常用于框架集成，比如：实现一个通用的服务测试框架，可通过GenericService调用所有服务实现。</w:t>
            </w:r>
          </w:p>
        </w:tc>
      </w:tr>
      <w:tr w:rsidR="00B03E20" w:rsidRPr="00B03E20" w:rsidTr="00B03E20">
        <w:tblPrEx>
          <w:tblCellSpacing w:w="0" w:type="dxa"/>
          <w:tblCellMar>
            <w:top w:w="0" w:type="dxa"/>
            <w:left w:w="0" w:type="dxa"/>
            <w:bottom w:w="0" w:type="dxa"/>
            <w:right w:w="0" w:type="dxa"/>
          </w:tblCellMar>
        </w:tblPrEx>
        <w:trPr>
          <w:gridBefore w:val="1"/>
          <w:gridAfter w:val="1"/>
          <w:tblCellSpacing w:w="0" w:type="dxa"/>
        </w:trPr>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generic="true"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jc w:val="left"/>
        <w:rPr>
          <w:rFonts w:ascii="宋体" w:eastAsia="宋体" w:hAnsi="宋体" w:cs="宋体"/>
          <w:vanish/>
          <w:kern w:val="0"/>
          <w:sz w:val="24"/>
          <w:szCs w:val="24"/>
        </w:rPr>
      </w:pP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GenericService barService = (GenericService) applicationContext.getBean("barService");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Object result = barService.$invoke("sayHello", new</w:t>
            </w:r>
            <w:r w:rsidRPr="00B03E20">
              <w:rPr>
                <w:rFonts w:ascii="宋体" w:eastAsia="宋体" w:hAnsi="宋体" w:cs="宋体"/>
                <w:kern w:val="0"/>
                <w:sz w:val="24"/>
                <w:szCs w:val="24"/>
              </w:rPr>
              <w:t xml:space="preserve"> </w:t>
            </w:r>
            <w:r w:rsidRPr="00B03E20">
              <w:rPr>
                <w:rFonts w:ascii="宋体" w:eastAsia="宋体" w:hAnsi="宋体" w:cs="宋体"/>
                <w:kern w:val="0"/>
                <w:sz w:val="24"/>
              </w:rPr>
              <w:t>String[] { "java.lang.String"</w:t>
            </w:r>
            <w:r w:rsidRPr="00B03E20">
              <w:rPr>
                <w:rFonts w:ascii="宋体" w:eastAsia="宋体" w:hAnsi="宋体" w:cs="宋体"/>
                <w:kern w:val="0"/>
                <w:sz w:val="24"/>
                <w:szCs w:val="24"/>
              </w:rPr>
              <w:t xml:space="preserve"> </w:t>
            </w:r>
            <w:r w:rsidRPr="00B03E20">
              <w:rPr>
                <w:rFonts w:ascii="宋体" w:eastAsia="宋体" w:hAnsi="宋体" w:cs="宋体"/>
                <w:kern w:val="0"/>
                <w:sz w:val="24"/>
              </w:rPr>
              <w:t>}, new</w:t>
            </w:r>
            <w:r w:rsidRPr="00B03E20">
              <w:rPr>
                <w:rFonts w:ascii="宋体" w:eastAsia="宋体" w:hAnsi="宋体" w:cs="宋体"/>
                <w:kern w:val="0"/>
                <w:sz w:val="24"/>
                <w:szCs w:val="24"/>
              </w:rPr>
              <w:t xml:space="preserve"> </w:t>
            </w:r>
            <w:r w:rsidRPr="00B03E20">
              <w:rPr>
                <w:rFonts w:ascii="宋体" w:eastAsia="宋体" w:hAnsi="宋体" w:cs="宋体"/>
                <w:kern w:val="0"/>
                <w:sz w:val="24"/>
              </w:rPr>
              <w:t>Object[] { "World"</w:t>
            </w:r>
            <w:r w:rsidRPr="00B03E20">
              <w:rPr>
                <w:rFonts w:ascii="宋体" w:eastAsia="宋体" w:hAnsi="宋体" w:cs="宋体"/>
                <w:kern w:val="0"/>
                <w:sz w:val="24"/>
                <w:szCs w:val="24"/>
              </w:rPr>
              <w:t xml:space="preserve"> </w:t>
            </w:r>
            <w:r w:rsidRPr="00B03E20">
              <w:rPr>
                <w:rFonts w:ascii="宋体" w:eastAsia="宋体" w:hAnsi="宋体" w:cs="宋体"/>
                <w:kern w:val="0"/>
                <w:sz w:val="24"/>
              </w:rPr>
              <w:t>});</w:t>
            </w:r>
          </w:p>
        </w:tc>
      </w:tr>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 xml:space="preserve">com.alibaba.dubbo.rpc.service.GenericService;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 引用远程服务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ReferenceConfig&lt;GenericService&gt; reference = new</w:t>
            </w:r>
            <w:r w:rsidRPr="00B03E20">
              <w:rPr>
                <w:rFonts w:ascii="宋体" w:eastAsia="宋体" w:hAnsi="宋体" w:cs="宋体"/>
                <w:kern w:val="0"/>
                <w:sz w:val="24"/>
                <w:szCs w:val="24"/>
              </w:rPr>
              <w:t xml:space="preserve"> </w:t>
            </w:r>
            <w:r w:rsidRPr="00B03E20">
              <w:rPr>
                <w:rFonts w:ascii="宋体" w:eastAsia="宋体" w:hAnsi="宋体" w:cs="宋体"/>
                <w:kern w:val="0"/>
                <w:sz w:val="24"/>
              </w:rPr>
              <w:t>ReferenceConfig&lt;GenericService&gt;(); // 该实例很重量，里面封装了所有与注册中心及服务提供方连接，请缓存</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reference.setInterface("com.xxx.XxxService"); // 弱类型接口名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reference.setVersion("1.0.0");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reference.setGeneric(true); // 声明为泛化接口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GenericService genericService = reference.get(); // 用com.alibaba.dubbo.rpc.service.GenericService可以替代所有接口引用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 基本类型以及Date,List,Map等不需要转换，直接调用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Object result = genericService.$invoke("sayHello", new</w:t>
            </w:r>
            <w:r w:rsidRPr="00B03E20">
              <w:rPr>
                <w:rFonts w:ascii="宋体" w:eastAsia="宋体" w:hAnsi="宋体" w:cs="宋体"/>
                <w:kern w:val="0"/>
                <w:sz w:val="24"/>
                <w:szCs w:val="24"/>
              </w:rPr>
              <w:t xml:space="preserve"> </w:t>
            </w:r>
            <w:r w:rsidRPr="00B03E20">
              <w:rPr>
                <w:rFonts w:ascii="宋体" w:eastAsia="宋体" w:hAnsi="宋体" w:cs="宋体"/>
                <w:kern w:val="0"/>
                <w:sz w:val="24"/>
              </w:rPr>
              <w:t>String[] {"java.lang.String"}, new</w:t>
            </w:r>
            <w:r w:rsidRPr="00B03E20">
              <w:rPr>
                <w:rFonts w:ascii="宋体" w:eastAsia="宋体" w:hAnsi="宋体" w:cs="宋体"/>
                <w:kern w:val="0"/>
                <w:sz w:val="24"/>
                <w:szCs w:val="24"/>
              </w:rPr>
              <w:t xml:space="preserve"> </w:t>
            </w:r>
            <w:r w:rsidRPr="00B03E20">
              <w:rPr>
                <w:rFonts w:ascii="宋体" w:eastAsia="宋体" w:hAnsi="宋体" w:cs="宋体"/>
                <w:kern w:val="0"/>
                <w:sz w:val="24"/>
              </w:rPr>
              <w:t xml:space="preserve">Object[] {"world"});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 用Map表示POJO参数，如果返回值为POJO也将自动转成Map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Map&lt;String, Object&gt; person = new</w:t>
            </w:r>
            <w:r w:rsidRPr="00B03E20">
              <w:rPr>
                <w:rFonts w:ascii="宋体" w:eastAsia="宋体" w:hAnsi="宋体" w:cs="宋体"/>
                <w:kern w:val="0"/>
                <w:sz w:val="24"/>
                <w:szCs w:val="24"/>
              </w:rPr>
              <w:t xml:space="preserve"> </w:t>
            </w:r>
            <w:r w:rsidRPr="00B03E20">
              <w:rPr>
                <w:rFonts w:ascii="宋体" w:eastAsia="宋体" w:hAnsi="宋体" w:cs="宋体"/>
                <w:kern w:val="0"/>
                <w:sz w:val="24"/>
              </w:rPr>
              <w:t xml:space="preserve">HashMap&lt;String, Object&gt;();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person.put("name", "xxx");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person.put("password", "yyy");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Object result = genericService.$invoke("findPerson", new</w:t>
            </w:r>
            <w:r w:rsidRPr="00B03E20">
              <w:rPr>
                <w:rFonts w:ascii="宋体" w:eastAsia="宋体" w:hAnsi="宋体" w:cs="宋体"/>
                <w:kern w:val="0"/>
                <w:sz w:val="24"/>
                <w:szCs w:val="24"/>
              </w:rPr>
              <w:t xml:space="preserve"> </w:t>
            </w:r>
            <w:r w:rsidRPr="00B03E20">
              <w:rPr>
                <w:rFonts w:ascii="宋体" w:eastAsia="宋体" w:hAnsi="宋体" w:cs="宋体"/>
                <w:kern w:val="0"/>
                <w:sz w:val="24"/>
              </w:rPr>
              <w:t>String[]{"com.xxx.Person"}, new</w:t>
            </w:r>
            <w:r w:rsidRPr="00B03E20">
              <w:rPr>
                <w:rFonts w:ascii="宋体" w:eastAsia="宋体" w:hAnsi="宋体" w:cs="宋体"/>
                <w:kern w:val="0"/>
                <w:sz w:val="24"/>
                <w:szCs w:val="24"/>
              </w:rPr>
              <w:t xml:space="preserve"> </w:t>
            </w:r>
            <w:r w:rsidRPr="00B03E20">
              <w:rPr>
                <w:rFonts w:ascii="宋体" w:eastAsia="宋体" w:hAnsi="宋体" w:cs="宋体"/>
                <w:kern w:val="0"/>
                <w:sz w:val="24"/>
              </w:rPr>
              <w:t xml:space="preserve">Object[]{person}); // 如果返回POJO将自动转成Map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假设存在POJO如： </w:t>
      </w:r>
    </w:p>
    <w:tbl>
      <w:tblPr>
        <w:tblW w:w="0" w:type="auto"/>
        <w:tblCellSpacing w:w="0" w:type="dxa"/>
        <w:tblCellMar>
          <w:left w:w="0" w:type="dxa"/>
          <w:right w:w="0" w:type="dxa"/>
        </w:tblCellMar>
        <w:tblLook w:val="04A0"/>
      </w:tblPr>
      <w:tblGrid>
        <w:gridCol w:w="516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package</w:t>
            </w:r>
            <w:r w:rsidRPr="00B03E20">
              <w:rPr>
                <w:rFonts w:ascii="宋体" w:eastAsia="宋体" w:hAnsi="宋体" w:cs="宋体"/>
                <w:kern w:val="0"/>
                <w:sz w:val="24"/>
                <w:szCs w:val="24"/>
              </w:rPr>
              <w:t xml:space="preserve"> </w:t>
            </w:r>
            <w:r w:rsidRPr="00B03E20">
              <w:rPr>
                <w:rFonts w:ascii="宋体" w:eastAsia="宋体" w:hAnsi="宋体" w:cs="宋体"/>
                <w:kern w:val="0"/>
                <w:sz w:val="24"/>
              </w:rPr>
              <w:t xml:space="preserve">com.xxx;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class</w:t>
            </w:r>
            <w:r w:rsidRPr="00B03E20">
              <w:rPr>
                <w:rFonts w:ascii="宋体" w:eastAsia="宋体" w:hAnsi="宋体" w:cs="宋体"/>
                <w:kern w:val="0"/>
                <w:sz w:val="24"/>
                <w:szCs w:val="24"/>
              </w:rPr>
              <w:t xml:space="preserve"> </w:t>
            </w:r>
            <w:r w:rsidRPr="00B03E20">
              <w:rPr>
                <w:rFonts w:ascii="宋体" w:eastAsia="宋体" w:hAnsi="宋体" w:cs="宋体"/>
                <w:kern w:val="0"/>
                <w:sz w:val="24"/>
              </w:rPr>
              <w:t>PersonImpl implements</w:t>
            </w:r>
            <w:r w:rsidRPr="00B03E20">
              <w:rPr>
                <w:rFonts w:ascii="宋体" w:eastAsia="宋体" w:hAnsi="宋体" w:cs="宋体"/>
                <w:kern w:val="0"/>
                <w:sz w:val="24"/>
                <w:szCs w:val="24"/>
              </w:rPr>
              <w:t xml:space="preserve"> </w:t>
            </w:r>
            <w:r w:rsidRPr="00B03E20">
              <w:rPr>
                <w:rFonts w:ascii="宋体" w:eastAsia="宋体" w:hAnsi="宋体" w:cs="宋体"/>
                <w:kern w:val="0"/>
                <w:sz w:val="24"/>
              </w:rPr>
              <w:t xml:space="preserve">Person {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private</w:t>
            </w:r>
            <w:r w:rsidRPr="00B03E20">
              <w:rPr>
                <w:rFonts w:ascii="宋体" w:eastAsia="宋体" w:hAnsi="宋体" w:cs="宋体"/>
                <w:kern w:val="0"/>
                <w:sz w:val="24"/>
                <w:szCs w:val="24"/>
              </w:rPr>
              <w:t xml:space="preserve"> </w:t>
            </w:r>
            <w:r w:rsidRPr="00B03E20">
              <w:rPr>
                <w:rFonts w:ascii="宋体" w:eastAsia="宋体" w:hAnsi="宋体" w:cs="宋体"/>
                <w:kern w:val="0"/>
                <w:sz w:val="24"/>
              </w:rPr>
              <w:t xml:space="preserve">String name;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private</w:t>
            </w:r>
            <w:r w:rsidRPr="00B03E20">
              <w:rPr>
                <w:rFonts w:ascii="宋体" w:eastAsia="宋体" w:hAnsi="宋体" w:cs="宋体"/>
                <w:kern w:val="0"/>
                <w:sz w:val="24"/>
                <w:szCs w:val="24"/>
              </w:rPr>
              <w:t xml:space="preserve"> </w:t>
            </w:r>
            <w:r w:rsidRPr="00B03E20">
              <w:rPr>
                <w:rFonts w:ascii="宋体" w:eastAsia="宋体" w:hAnsi="宋体" w:cs="宋体"/>
                <w:kern w:val="0"/>
                <w:sz w:val="24"/>
              </w:rPr>
              <w:t xml:space="preserve">String password;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 xml:space="preserve">String getName() {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return</w:t>
            </w:r>
            <w:r w:rsidRPr="00B03E20">
              <w:rPr>
                <w:rFonts w:ascii="宋体" w:eastAsia="宋体" w:hAnsi="宋体" w:cs="宋体"/>
                <w:kern w:val="0"/>
                <w:sz w:val="24"/>
                <w:szCs w:val="24"/>
              </w:rPr>
              <w:t xml:space="preserve"> </w:t>
            </w:r>
            <w:r w:rsidRPr="00B03E20">
              <w:rPr>
                <w:rFonts w:ascii="宋体" w:eastAsia="宋体" w:hAnsi="宋体" w:cs="宋体"/>
                <w:kern w:val="0"/>
                <w:sz w:val="24"/>
              </w:rPr>
              <w:t xml:space="preserve">name;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void</w:t>
            </w:r>
            <w:r w:rsidRPr="00B03E20">
              <w:rPr>
                <w:rFonts w:ascii="宋体" w:eastAsia="宋体" w:hAnsi="宋体" w:cs="宋体"/>
                <w:kern w:val="0"/>
                <w:sz w:val="24"/>
                <w:szCs w:val="24"/>
              </w:rPr>
              <w:t xml:space="preserve"> </w:t>
            </w:r>
            <w:r w:rsidRPr="00B03E20">
              <w:rPr>
                <w:rFonts w:ascii="宋体" w:eastAsia="宋体" w:hAnsi="宋体" w:cs="宋体"/>
                <w:kern w:val="0"/>
                <w:sz w:val="24"/>
              </w:rPr>
              <w:t xml:space="preserve">setName(String name) {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this.name = name;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 xml:space="preserve">String getPassword() {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return</w:t>
            </w:r>
            <w:r w:rsidRPr="00B03E20">
              <w:rPr>
                <w:rFonts w:ascii="宋体" w:eastAsia="宋体" w:hAnsi="宋体" w:cs="宋体"/>
                <w:kern w:val="0"/>
                <w:sz w:val="24"/>
                <w:szCs w:val="24"/>
              </w:rPr>
              <w:t xml:space="preserve"> </w:t>
            </w:r>
            <w:r w:rsidRPr="00B03E20">
              <w:rPr>
                <w:rFonts w:ascii="宋体" w:eastAsia="宋体" w:hAnsi="宋体" w:cs="宋体"/>
                <w:kern w:val="0"/>
                <w:sz w:val="24"/>
              </w:rPr>
              <w:t xml:space="preserve">password;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void</w:t>
            </w:r>
            <w:r w:rsidRPr="00B03E20">
              <w:rPr>
                <w:rFonts w:ascii="宋体" w:eastAsia="宋体" w:hAnsi="宋体" w:cs="宋体"/>
                <w:kern w:val="0"/>
                <w:sz w:val="24"/>
                <w:szCs w:val="24"/>
              </w:rPr>
              <w:t xml:space="preserve"> </w:t>
            </w:r>
            <w:r w:rsidRPr="00B03E20">
              <w:rPr>
                <w:rFonts w:ascii="宋体" w:eastAsia="宋体" w:hAnsi="宋体" w:cs="宋体"/>
                <w:kern w:val="0"/>
                <w:sz w:val="24"/>
              </w:rPr>
              <w:t xml:space="preserve">setPassword(String password) {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this.password= password;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则POJO数据： </w:t>
      </w:r>
    </w:p>
    <w:tbl>
      <w:tblPr>
        <w:tblW w:w="0" w:type="auto"/>
        <w:tblCellSpacing w:w="0" w:type="dxa"/>
        <w:tblCellMar>
          <w:left w:w="0" w:type="dxa"/>
          <w:right w:w="0" w:type="dxa"/>
        </w:tblCellMar>
        <w:tblLook w:val="04A0"/>
      </w:tblPr>
      <w:tblGrid>
        <w:gridCol w:w="396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Person person = new</w:t>
            </w:r>
            <w:r w:rsidRPr="00B03E20">
              <w:rPr>
                <w:rFonts w:ascii="宋体" w:eastAsia="宋体" w:hAnsi="宋体" w:cs="宋体"/>
                <w:kern w:val="0"/>
                <w:sz w:val="24"/>
                <w:szCs w:val="24"/>
              </w:rPr>
              <w:t xml:space="preserve"> </w:t>
            </w:r>
            <w:r w:rsidRPr="00B03E20">
              <w:rPr>
                <w:rFonts w:ascii="宋体" w:eastAsia="宋体" w:hAnsi="宋体" w:cs="宋体"/>
                <w:kern w:val="0"/>
                <w:sz w:val="24"/>
              </w:rPr>
              <w:t xml:space="preserve">PersonImpl();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person.setName("xxx");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person.setPassword("yyy");</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可用下面Map表示： </w:t>
      </w:r>
    </w:p>
    <w:tbl>
      <w:tblPr>
        <w:tblW w:w="0" w:type="auto"/>
        <w:tblCellSpacing w:w="0" w:type="dxa"/>
        <w:tblCellMar>
          <w:left w:w="0" w:type="dxa"/>
          <w:right w:w="0" w:type="dxa"/>
        </w:tblCellMar>
        <w:tblLook w:val="04A0"/>
      </w:tblPr>
      <w:tblGrid>
        <w:gridCol w:w="139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Map&lt;String, Object&gt; map = new</w:t>
            </w:r>
            <w:r w:rsidRPr="00B03E20">
              <w:rPr>
                <w:rFonts w:ascii="宋体" w:eastAsia="宋体" w:hAnsi="宋体" w:cs="宋体"/>
                <w:kern w:val="0"/>
                <w:sz w:val="24"/>
                <w:szCs w:val="24"/>
              </w:rPr>
              <w:t xml:space="preserve"> </w:t>
            </w:r>
            <w:r w:rsidRPr="00B03E20">
              <w:rPr>
                <w:rFonts w:ascii="宋体" w:eastAsia="宋体" w:hAnsi="宋体" w:cs="宋体"/>
                <w:kern w:val="0"/>
                <w:sz w:val="24"/>
              </w:rPr>
              <w:t xml:space="preserve">HashMap&lt;String, Object&gt;();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map.put("class", "com.xxx.PersonImpl"); // 注意：如果参数类型是接口，或者List等丢失泛型，可通过class属性指定类型。</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map.put("name", "xxx");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map.put("password", "yyy");</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64" w:name="UserGuide-zh-泛化实现"/>
      <w:bookmarkEnd w:id="64"/>
      <w:r w:rsidRPr="00B03E20">
        <w:rPr>
          <w:rFonts w:ascii="宋体" w:eastAsia="宋体" w:hAnsi="宋体" w:cs="宋体"/>
          <w:b/>
          <w:bCs/>
          <w:kern w:val="0"/>
          <w:sz w:val="27"/>
          <w:szCs w:val="27"/>
        </w:rPr>
        <w:lastRenderedPageBreak/>
        <w:t>泛化实现</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52" w:tooltip="Generic Implementation-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53" w:anchor="UserGuide-zh-%E6%B3%9B%E5%8C%96%E5%AE%9E%E7%8E%B0"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184"/>
        <w:gridCol w:w="169"/>
        <w:gridCol w:w="8223"/>
        <w:gridCol w:w="6912"/>
      </w:tblGrid>
      <w:tr w:rsidR="00B03E20" w:rsidRPr="00B03E20" w:rsidTr="00B03E20">
        <w:trPr>
          <w:tblCellSpacing w:w="15" w:type="dxa"/>
        </w:trPr>
        <w:tc>
          <w:tcPr>
            <w:tcW w:w="0" w:type="auto"/>
            <w:gridSpan w:val="2"/>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54" name="图片 54"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泛接口实现方式主要用于服务器端没有API接口及模型类元的情况，参数及返回值中的所有POJO均用Map表示，通常用于框架集成，比如：实现一个通用的远程服务Mock框架，可通过实现GenericService接口处理所有服务请求。</w:t>
            </w:r>
          </w:p>
        </w:tc>
      </w:tr>
      <w:tr w:rsidR="00B03E20" w:rsidRPr="00B03E20" w:rsidTr="00B03E20">
        <w:tblPrEx>
          <w:tblCellSpacing w:w="0" w:type="dxa"/>
          <w:tblCellMar>
            <w:top w:w="0" w:type="dxa"/>
            <w:left w:w="0" w:type="dxa"/>
            <w:bottom w:w="0" w:type="dxa"/>
            <w:right w:w="0" w:type="dxa"/>
          </w:tblCellMar>
        </w:tblPrEx>
        <w:trPr>
          <w:gridBefore w:val="1"/>
          <w:gridAfter w:val="1"/>
          <w:tblCellSpacing w:w="0" w:type="dxa"/>
        </w:trPr>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w:t>
            </w:r>
            <w:r w:rsidRPr="00B03E20">
              <w:rPr>
                <w:rFonts w:ascii="宋体" w:eastAsia="宋体" w:hAnsi="宋体" w:cs="宋体"/>
                <w:kern w:val="0"/>
                <w:sz w:val="24"/>
                <w:szCs w:val="24"/>
              </w:rPr>
              <w:t xml:space="preserve"> </w:t>
            </w:r>
            <w:r w:rsidRPr="00B03E20">
              <w:rPr>
                <w:rFonts w:ascii="宋体" w:eastAsia="宋体" w:hAnsi="宋体" w:cs="宋体"/>
                <w:kern w:val="0"/>
                <w:sz w:val="24"/>
              </w:rPr>
              <w:t>id="genericService"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class="com.foo.MyGenericService"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ref="genericService"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jc w:val="left"/>
        <w:rPr>
          <w:rFonts w:ascii="宋体" w:eastAsia="宋体" w:hAnsi="宋体" w:cs="宋体"/>
          <w:vanish/>
          <w:kern w:val="0"/>
          <w:sz w:val="24"/>
          <w:szCs w:val="24"/>
        </w:rPr>
      </w:pP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package</w:t>
            </w:r>
            <w:r w:rsidRPr="00B03E20">
              <w:rPr>
                <w:rFonts w:ascii="宋体" w:eastAsia="宋体" w:hAnsi="宋体" w:cs="宋体"/>
                <w:kern w:val="0"/>
                <w:sz w:val="24"/>
                <w:szCs w:val="24"/>
              </w:rPr>
              <w:t xml:space="preserve"> </w:t>
            </w:r>
            <w:r w:rsidRPr="00B03E20">
              <w:rPr>
                <w:rFonts w:ascii="宋体" w:eastAsia="宋体" w:hAnsi="宋体" w:cs="宋体"/>
                <w:kern w:val="0"/>
                <w:sz w:val="24"/>
              </w:rPr>
              <w:t>com.foo;</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class</w:t>
            </w:r>
            <w:r w:rsidRPr="00B03E20">
              <w:rPr>
                <w:rFonts w:ascii="宋体" w:eastAsia="宋体" w:hAnsi="宋体" w:cs="宋体"/>
                <w:kern w:val="0"/>
                <w:sz w:val="24"/>
                <w:szCs w:val="24"/>
              </w:rPr>
              <w:t xml:space="preserve"> </w:t>
            </w:r>
            <w:r w:rsidRPr="00B03E20">
              <w:rPr>
                <w:rFonts w:ascii="宋体" w:eastAsia="宋体" w:hAnsi="宋体" w:cs="宋体"/>
                <w:kern w:val="0"/>
                <w:sz w:val="24"/>
              </w:rPr>
              <w:t>MyGenericService implements</w:t>
            </w:r>
            <w:r w:rsidRPr="00B03E20">
              <w:rPr>
                <w:rFonts w:ascii="宋体" w:eastAsia="宋体" w:hAnsi="宋体" w:cs="宋体"/>
                <w:kern w:val="0"/>
                <w:sz w:val="24"/>
                <w:szCs w:val="24"/>
              </w:rPr>
              <w:t xml:space="preserve"> </w:t>
            </w:r>
            <w:r w:rsidRPr="00B03E20">
              <w:rPr>
                <w:rFonts w:ascii="宋体" w:eastAsia="宋体" w:hAnsi="宋体" w:cs="宋体"/>
                <w:kern w:val="0"/>
                <w:sz w:val="24"/>
              </w:rPr>
              <w:t>GenericService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Object $invoke(String methodName, String[] parameterTypes, Object[] args) throws</w:t>
            </w:r>
            <w:r w:rsidRPr="00B03E20">
              <w:rPr>
                <w:rFonts w:ascii="宋体" w:eastAsia="宋体" w:hAnsi="宋体" w:cs="宋体"/>
                <w:kern w:val="0"/>
                <w:sz w:val="24"/>
                <w:szCs w:val="24"/>
              </w:rPr>
              <w:t xml:space="preserve"> </w:t>
            </w:r>
            <w:r w:rsidRPr="00B03E20">
              <w:rPr>
                <w:rFonts w:ascii="宋体" w:eastAsia="宋体" w:hAnsi="宋体" w:cs="宋体"/>
                <w:kern w:val="0"/>
                <w:sz w:val="24"/>
              </w:rPr>
              <w:t>GenericException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if</w:t>
            </w:r>
            <w:r w:rsidRPr="00B03E20">
              <w:rPr>
                <w:rFonts w:ascii="宋体" w:eastAsia="宋体" w:hAnsi="宋体" w:cs="宋体"/>
                <w:kern w:val="0"/>
                <w:sz w:val="24"/>
                <w:szCs w:val="24"/>
              </w:rPr>
              <w:t xml:space="preserve"> </w:t>
            </w:r>
            <w:r w:rsidRPr="00B03E20">
              <w:rPr>
                <w:rFonts w:ascii="宋体" w:eastAsia="宋体" w:hAnsi="宋体" w:cs="宋体"/>
                <w:kern w:val="0"/>
                <w:sz w:val="24"/>
              </w:rPr>
              <w:t>("sayHello".equals(methodName))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return</w:t>
            </w:r>
            <w:r w:rsidRPr="00B03E20">
              <w:rPr>
                <w:rFonts w:ascii="宋体" w:eastAsia="宋体" w:hAnsi="宋体" w:cs="宋体"/>
                <w:kern w:val="0"/>
                <w:sz w:val="24"/>
                <w:szCs w:val="24"/>
              </w:rPr>
              <w:t xml:space="preserve"> </w:t>
            </w:r>
            <w:r w:rsidRPr="00B03E20">
              <w:rPr>
                <w:rFonts w:ascii="宋体" w:eastAsia="宋体" w:hAnsi="宋体" w:cs="宋体"/>
                <w:kern w:val="0"/>
                <w:sz w:val="24"/>
              </w:rPr>
              <w:t>"Welcome "</w:t>
            </w:r>
            <w:r w:rsidRPr="00B03E20">
              <w:rPr>
                <w:rFonts w:ascii="宋体" w:eastAsia="宋体" w:hAnsi="宋体" w:cs="宋体"/>
                <w:kern w:val="0"/>
                <w:sz w:val="24"/>
                <w:szCs w:val="24"/>
              </w:rPr>
              <w:t xml:space="preserve"> </w:t>
            </w:r>
            <w:r w:rsidRPr="00B03E20">
              <w:rPr>
                <w:rFonts w:ascii="宋体" w:eastAsia="宋体" w:hAnsi="宋体" w:cs="宋体"/>
                <w:kern w:val="0"/>
                <w:sz w:val="24"/>
              </w:rPr>
              <w:t>+ args[0];</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GenericService xxxService = new</w:t>
            </w:r>
            <w:r w:rsidRPr="00B03E20">
              <w:rPr>
                <w:rFonts w:ascii="宋体" w:eastAsia="宋体" w:hAnsi="宋体" w:cs="宋体"/>
                <w:kern w:val="0"/>
                <w:sz w:val="24"/>
                <w:szCs w:val="24"/>
              </w:rPr>
              <w:t xml:space="preserve"> </w:t>
            </w:r>
            <w:r w:rsidRPr="00B03E20">
              <w:rPr>
                <w:rFonts w:ascii="宋体" w:eastAsia="宋体" w:hAnsi="宋体" w:cs="宋体"/>
                <w:kern w:val="0"/>
                <w:sz w:val="24"/>
              </w:rPr>
              <w:t xml:space="preserve">XxxGenericService(); // 用com.alibaba.dubbo.rpc.service.GenericService可以替代所有接口实现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ServiceConfig&lt;GenericService&gt; service = new</w:t>
            </w:r>
            <w:r w:rsidRPr="00B03E20">
              <w:rPr>
                <w:rFonts w:ascii="宋体" w:eastAsia="宋体" w:hAnsi="宋体" w:cs="宋体"/>
                <w:kern w:val="0"/>
                <w:sz w:val="24"/>
                <w:szCs w:val="24"/>
              </w:rPr>
              <w:t xml:space="preserve"> </w:t>
            </w:r>
            <w:r w:rsidRPr="00B03E20">
              <w:rPr>
                <w:rFonts w:ascii="宋体" w:eastAsia="宋体" w:hAnsi="宋体" w:cs="宋体"/>
                <w:kern w:val="0"/>
                <w:sz w:val="24"/>
              </w:rPr>
              <w:t>ServiceConfig&lt;GenericService&gt;(); // 该实例很重量，里面封装了所有与注册中心及服务提供方连接，请缓存</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service.setInterface("com.xxx.XxxService"); // 弱类型接口名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service.setVersion("1.0.0");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service.setRef(xxxService); // 指向一个通用服务实现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 暴露及注册服务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service.export();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65" w:name="UserGuide-zh-回声测试"/>
      <w:bookmarkEnd w:id="65"/>
      <w:r w:rsidRPr="00B03E20">
        <w:rPr>
          <w:rFonts w:ascii="宋体" w:eastAsia="宋体" w:hAnsi="宋体" w:cs="宋体"/>
          <w:b/>
          <w:bCs/>
          <w:kern w:val="0"/>
          <w:sz w:val="27"/>
          <w:szCs w:val="27"/>
        </w:rPr>
        <w:t>回声测试</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w:t>
      </w:r>
      <w:hyperlink r:id="rId354" w:tooltip="Echo Test-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55" w:anchor="UserGuide-zh-%E5%9B%9E%E5%A3%B0%E6%B5%8B%E8%AF%95"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183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55" name="图片 55"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回声测试用于检测服务是否可用，回声测试按照正常请求流程执行，能够测试整个调用是否通畅，可用于监控。</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56" name="图片 56"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所有服务自动实现EchoService接口，只需将任意服务引用强制转型为EchoService，即可使用。</w:t>
            </w:r>
          </w:p>
        </w:tc>
      </w:tr>
    </w:tbl>
    <w:p w:rsidR="00B03E20" w:rsidRPr="00B03E20" w:rsidRDefault="00B03E20" w:rsidP="00B03E20">
      <w:pPr>
        <w:widowControl/>
        <w:jc w:val="left"/>
        <w:rPr>
          <w:rFonts w:ascii="宋体" w:eastAsia="宋体" w:hAnsi="宋体" w:cs="宋体"/>
          <w:vanish/>
          <w:kern w:val="0"/>
          <w:sz w:val="24"/>
          <w:szCs w:val="24"/>
        </w:rPr>
      </w:pPr>
    </w:p>
    <w:tbl>
      <w:tblPr>
        <w:tblW w:w="0" w:type="auto"/>
        <w:tblCellSpacing w:w="0" w:type="dxa"/>
        <w:tblCellMar>
          <w:left w:w="0" w:type="dxa"/>
          <w:right w:w="0" w:type="dxa"/>
        </w:tblCellMar>
        <w:tblLook w:val="04A0"/>
      </w:tblPr>
      <w:tblGrid>
        <w:gridCol w:w="95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679551364"/>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id="memberService"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interface="com.xxx.MemberService"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MemberService memberService = ctx.getBean("memberService"); // 远程服务引用</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EchoService echoService = (EchoService) memberService; // 强制转型为EchoService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String status = echoService.$echo("OK"); // 回声测试可用性</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assert(status.equals("OK"))</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66" w:name="UserGuide-zh-上下文信息"/>
      <w:bookmarkEnd w:id="66"/>
      <w:r w:rsidRPr="00B03E20">
        <w:rPr>
          <w:rFonts w:ascii="宋体" w:eastAsia="宋体" w:hAnsi="宋体" w:cs="宋体"/>
          <w:b/>
          <w:bCs/>
          <w:kern w:val="0"/>
          <w:sz w:val="27"/>
          <w:szCs w:val="27"/>
        </w:rPr>
        <w:t>上下文信息</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56" w:tooltip="Rpc Context-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57" w:anchor="UserGuide-zh-%E4%B8%8A%E4%B8%8B%E6%96%87%E4%BF%A1%E6%81%AF"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9630"/>
        <w:gridCol w:w="45"/>
      </w:tblGrid>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57" name="图片 57"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上下文中存放的是当前调用过程中所需的环境信息。</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58" name="图片 58"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所有配置信息都将转换为URL的参数，参见《</w:t>
            </w:r>
            <w:hyperlink r:id="rId358" w:anchor="UserGuide-ConfigurationReference" w:history="1">
              <w:r w:rsidRPr="00B03E20">
                <w:rPr>
                  <w:rFonts w:ascii="宋体" w:eastAsia="宋体" w:hAnsi="宋体" w:cs="宋体"/>
                  <w:color w:val="0000FF"/>
                  <w:kern w:val="0"/>
                  <w:sz w:val="24"/>
                  <w:szCs w:val="24"/>
                  <w:u w:val="single"/>
                </w:rPr>
                <w:t>配置项一览表</w:t>
              </w:r>
            </w:hyperlink>
            <w:r w:rsidRPr="00B03E20">
              <w:rPr>
                <w:rFonts w:ascii="宋体" w:eastAsia="宋体" w:hAnsi="宋体" w:cs="宋体"/>
                <w:kern w:val="0"/>
                <w:sz w:val="24"/>
                <w:szCs w:val="24"/>
              </w:rPr>
              <w:t>》中的“对应URL参数”一列。</w:t>
            </w:r>
          </w:p>
        </w:tc>
      </w:tr>
    </w:tbl>
    <w:p w:rsidR="00B03E20" w:rsidRPr="00B03E20" w:rsidRDefault="00B03E20" w:rsidP="00B03E20">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tblPr>
      <w:tblGrid>
        <w:gridCol w:w="352"/>
        <w:gridCol w:w="15136"/>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59" name="图片 59"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注意</w:t>
            </w:r>
            <w:r w:rsidRPr="00B03E20">
              <w:rPr>
                <w:rFonts w:ascii="宋体" w:eastAsia="宋体" w:hAnsi="宋体" w:cs="宋体"/>
                <w:kern w:val="0"/>
                <w:sz w:val="24"/>
                <w:szCs w:val="24"/>
              </w:rPr>
              <w:br/>
              <w:t>RpcContext是一个ThreadLocal的临时状态记录器，当接收到RPC请求，或发起RPC请求时，RpcContext的状态都会变化。</w:t>
            </w:r>
            <w:r w:rsidRPr="00B03E20">
              <w:rPr>
                <w:rFonts w:ascii="宋体" w:eastAsia="宋体" w:hAnsi="宋体" w:cs="宋体"/>
                <w:kern w:val="0"/>
                <w:sz w:val="24"/>
                <w:szCs w:val="24"/>
              </w:rPr>
              <w:br/>
              <w:t>比如：A调B，B再调C，则B机器上，在B调C之前，RpcContext记录的是A调B的信息，在B调C之后，RpcContext记录的是B调C的信息。</w:t>
            </w:r>
          </w:p>
        </w:tc>
      </w:tr>
    </w:tbl>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r w:rsidRPr="00B03E20">
        <w:rPr>
          <w:rFonts w:ascii="宋体" w:eastAsia="宋体" w:hAnsi="宋体" w:cs="宋体"/>
          <w:b/>
          <w:bCs/>
          <w:kern w:val="0"/>
          <w:sz w:val="24"/>
          <w:szCs w:val="24"/>
        </w:rPr>
        <w:t>(1) 服务消费方</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xxxService.xxx(); // 远程调用</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boolean</w:t>
            </w:r>
            <w:r w:rsidRPr="00B03E20">
              <w:rPr>
                <w:rFonts w:ascii="宋体" w:eastAsia="宋体" w:hAnsi="宋体" w:cs="宋体"/>
                <w:kern w:val="0"/>
                <w:sz w:val="24"/>
                <w:szCs w:val="24"/>
              </w:rPr>
              <w:t xml:space="preserve"> </w:t>
            </w:r>
            <w:r w:rsidRPr="00B03E20">
              <w:rPr>
                <w:rFonts w:ascii="宋体" w:eastAsia="宋体" w:hAnsi="宋体" w:cs="宋体"/>
                <w:kern w:val="0"/>
                <w:sz w:val="24"/>
              </w:rPr>
              <w:t>isConsumerSide = RpcContext.getContext().isConsumerSide(); // 本端是否为消费端，这里会返回true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String serverIP = RpcContext.getContext().getRemoteHost(); // 获取最后一次调用的提供方IP地址</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String application = RpcContext.getContext().getUrl().getParameter("application"); // 获取当前服务配置信息，所有配置信息都将转换为URL的参数</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yyyService.yyy(); // 注意：每发起RPC调用，上下文状态会变化</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tc>
      </w:tr>
    </w:tbl>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r w:rsidRPr="00B03E20">
        <w:rPr>
          <w:rFonts w:ascii="宋体" w:eastAsia="宋体" w:hAnsi="宋体" w:cs="宋体"/>
          <w:b/>
          <w:bCs/>
          <w:kern w:val="0"/>
          <w:sz w:val="24"/>
          <w:szCs w:val="24"/>
        </w:rPr>
        <w:lastRenderedPageBreak/>
        <w:t>(2) 服务提供方</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class</w:t>
            </w:r>
            <w:r w:rsidRPr="00B03E20">
              <w:rPr>
                <w:rFonts w:ascii="宋体" w:eastAsia="宋体" w:hAnsi="宋体" w:cs="宋体"/>
                <w:kern w:val="0"/>
                <w:sz w:val="24"/>
                <w:szCs w:val="24"/>
              </w:rPr>
              <w:t xml:space="preserve"> </w:t>
            </w:r>
            <w:r w:rsidRPr="00B03E20">
              <w:rPr>
                <w:rFonts w:ascii="宋体" w:eastAsia="宋体" w:hAnsi="宋体" w:cs="宋体"/>
                <w:kern w:val="0"/>
                <w:sz w:val="24"/>
              </w:rPr>
              <w:t>XxxServiceImpl implements</w:t>
            </w:r>
            <w:r w:rsidRPr="00B03E20">
              <w:rPr>
                <w:rFonts w:ascii="宋体" w:eastAsia="宋体" w:hAnsi="宋体" w:cs="宋体"/>
                <w:kern w:val="0"/>
                <w:sz w:val="24"/>
                <w:szCs w:val="24"/>
              </w:rPr>
              <w:t xml:space="preserve"> </w:t>
            </w:r>
            <w:r w:rsidRPr="00B03E20">
              <w:rPr>
                <w:rFonts w:ascii="宋体" w:eastAsia="宋体" w:hAnsi="宋体" w:cs="宋体"/>
                <w:kern w:val="0"/>
                <w:sz w:val="24"/>
              </w:rPr>
              <w:t>XxxService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void</w:t>
            </w:r>
            <w:r w:rsidRPr="00B03E20">
              <w:rPr>
                <w:rFonts w:ascii="宋体" w:eastAsia="宋体" w:hAnsi="宋体" w:cs="宋体"/>
                <w:kern w:val="0"/>
                <w:sz w:val="24"/>
                <w:szCs w:val="24"/>
              </w:rPr>
              <w:t xml:space="preserve"> </w:t>
            </w:r>
            <w:r w:rsidRPr="00B03E20">
              <w:rPr>
                <w:rFonts w:ascii="宋体" w:eastAsia="宋体" w:hAnsi="宋体" w:cs="宋体"/>
                <w:kern w:val="0"/>
                <w:sz w:val="24"/>
              </w:rPr>
              <w:t>xxx() { // 服务方法实现</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boolean</w:t>
            </w:r>
            <w:r w:rsidRPr="00B03E20">
              <w:rPr>
                <w:rFonts w:ascii="宋体" w:eastAsia="宋体" w:hAnsi="宋体" w:cs="宋体"/>
                <w:kern w:val="0"/>
                <w:sz w:val="24"/>
                <w:szCs w:val="24"/>
              </w:rPr>
              <w:t xml:space="preserve"> </w:t>
            </w:r>
            <w:r w:rsidRPr="00B03E20">
              <w:rPr>
                <w:rFonts w:ascii="宋体" w:eastAsia="宋体" w:hAnsi="宋体" w:cs="宋体"/>
                <w:kern w:val="0"/>
                <w:sz w:val="24"/>
              </w:rPr>
              <w:t>isProviderSide = RpcContext.getContext().isProviderSide(); // 本端是否为提供端，这里会返回true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String clientIP = RpcContext.getContext().getRemoteHost(); // 获取调用方IP地址</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String application = RpcContext.getContext().getUrl().getParameter("application"); // 获取当前服务配置信息，所有配置信息都将转换为URL的参数</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yyyService.yyy(); // 注意：每发起RPC调用，上下文状态会变化</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boolean</w:t>
            </w:r>
            <w:r w:rsidRPr="00B03E20">
              <w:rPr>
                <w:rFonts w:ascii="宋体" w:eastAsia="宋体" w:hAnsi="宋体" w:cs="宋体"/>
                <w:kern w:val="0"/>
                <w:sz w:val="24"/>
                <w:szCs w:val="24"/>
              </w:rPr>
              <w:t xml:space="preserve"> </w:t>
            </w:r>
            <w:r w:rsidRPr="00B03E20">
              <w:rPr>
                <w:rFonts w:ascii="宋体" w:eastAsia="宋体" w:hAnsi="宋体" w:cs="宋体"/>
                <w:kern w:val="0"/>
                <w:sz w:val="24"/>
              </w:rPr>
              <w:t>isProviderSide = RpcContext.getContext().isProviderSide(); // 此时本端变成消费端，这里会返回false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67" w:name="UserGuide-zh-隐式传参"/>
      <w:bookmarkEnd w:id="67"/>
      <w:r w:rsidRPr="00B03E20">
        <w:rPr>
          <w:rFonts w:ascii="宋体" w:eastAsia="宋体" w:hAnsi="宋体" w:cs="宋体"/>
          <w:b/>
          <w:bCs/>
          <w:kern w:val="0"/>
          <w:sz w:val="27"/>
          <w:szCs w:val="27"/>
        </w:rPr>
        <w:t>隐式传参</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59" w:tooltip="Attachment Parameter-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60" w:anchor="UserGuide-zh-%E9%9A%90%E5%BC%8F%E4%BC%A0%E5%8F%82"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973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60" name="图片 60"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注：path,group,version,dubbo,token,timeout几个key有特殊处理，请使用其它key值。</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666865" cy="1235075"/>
            <wp:effectExtent l="0" t="0" r="635" b="0"/>
            <wp:docPr id="61" name="图片 61" descr="http://alibaba.github.io/dubbo-doc-static/context.png-version=1&amp;modificationDate=1320941797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alibaba.github.io/dubbo-doc-static/context.png-version=1&amp;modificationDate=1320941797000.png"/>
                    <pic:cNvPicPr>
                      <a:picLocks noChangeAspect="1" noChangeArrowheads="1"/>
                    </pic:cNvPicPr>
                  </pic:nvPicPr>
                  <pic:blipFill>
                    <a:blip r:embed="rId361"/>
                    <a:srcRect/>
                    <a:stretch>
                      <a:fillRect/>
                    </a:stretch>
                  </pic:blipFill>
                  <pic:spPr bwMode="auto">
                    <a:xfrm>
                      <a:off x="0" y="0"/>
                      <a:ext cx="6666865" cy="1235075"/>
                    </a:xfrm>
                    <a:prstGeom prst="rect">
                      <a:avLst/>
                    </a:prstGeom>
                    <a:noFill/>
                    <a:ln w="9525">
                      <a:noFill/>
                      <a:miter lim="800000"/>
                      <a:headEnd/>
                      <a:tailEnd/>
                    </a:ln>
                  </pic:spPr>
                </pic:pic>
              </a:graphicData>
            </a:graphic>
          </wp:inline>
        </w:drawing>
      </w: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68" w:name="UserGuide-zh-(1)服务消费方"/>
      <w:bookmarkEnd w:id="68"/>
      <w:r w:rsidRPr="00B03E20">
        <w:rPr>
          <w:rFonts w:ascii="宋体" w:eastAsia="宋体" w:hAnsi="宋体" w:cs="宋体"/>
          <w:b/>
          <w:bCs/>
          <w:kern w:val="0"/>
          <w:sz w:val="24"/>
          <w:szCs w:val="24"/>
        </w:rPr>
        <w:lastRenderedPageBreak/>
        <w:t>(1) 服务消费方</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RpcContext.getContext().setAttachment("index", "1"); // 隐式传参，后面的远程调用都会隐式将这些参数发送到服务器端，类似cookie，用于框架集成，不建议常规业务使用</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xxxService.xxx(); // 远程调用</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【注】 setAttachment设置的KV，在完成下面一次远程调用会被清空。即多次远程调用要多次设置。</w:t>
      </w: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69" w:name="UserGuide-zh-(2)服务提供方"/>
      <w:bookmarkEnd w:id="69"/>
      <w:r w:rsidRPr="00B03E20">
        <w:rPr>
          <w:rFonts w:ascii="宋体" w:eastAsia="宋体" w:hAnsi="宋体" w:cs="宋体"/>
          <w:b/>
          <w:bCs/>
          <w:kern w:val="0"/>
          <w:sz w:val="24"/>
          <w:szCs w:val="24"/>
        </w:rPr>
        <w:t>(2) 服务提供方</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class</w:t>
            </w:r>
            <w:r w:rsidRPr="00B03E20">
              <w:rPr>
                <w:rFonts w:ascii="宋体" w:eastAsia="宋体" w:hAnsi="宋体" w:cs="宋体"/>
                <w:kern w:val="0"/>
                <w:sz w:val="24"/>
                <w:szCs w:val="24"/>
              </w:rPr>
              <w:t xml:space="preserve"> </w:t>
            </w:r>
            <w:r w:rsidRPr="00B03E20">
              <w:rPr>
                <w:rFonts w:ascii="宋体" w:eastAsia="宋体" w:hAnsi="宋体" w:cs="宋体"/>
                <w:kern w:val="0"/>
                <w:sz w:val="24"/>
              </w:rPr>
              <w:t>XxxServiceImpl implements</w:t>
            </w:r>
            <w:r w:rsidRPr="00B03E20">
              <w:rPr>
                <w:rFonts w:ascii="宋体" w:eastAsia="宋体" w:hAnsi="宋体" w:cs="宋体"/>
                <w:kern w:val="0"/>
                <w:sz w:val="24"/>
                <w:szCs w:val="24"/>
              </w:rPr>
              <w:t xml:space="preserve"> </w:t>
            </w:r>
            <w:r w:rsidRPr="00B03E20">
              <w:rPr>
                <w:rFonts w:ascii="宋体" w:eastAsia="宋体" w:hAnsi="宋体" w:cs="宋体"/>
                <w:kern w:val="0"/>
                <w:sz w:val="24"/>
              </w:rPr>
              <w:t>XxxService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void</w:t>
            </w:r>
            <w:r w:rsidRPr="00B03E20">
              <w:rPr>
                <w:rFonts w:ascii="宋体" w:eastAsia="宋体" w:hAnsi="宋体" w:cs="宋体"/>
                <w:kern w:val="0"/>
                <w:sz w:val="24"/>
                <w:szCs w:val="24"/>
              </w:rPr>
              <w:t xml:space="preserve"> </w:t>
            </w:r>
            <w:r w:rsidRPr="00B03E20">
              <w:rPr>
                <w:rFonts w:ascii="宋体" w:eastAsia="宋体" w:hAnsi="宋体" w:cs="宋体"/>
                <w:kern w:val="0"/>
                <w:sz w:val="24"/>
              </w:rPr>
              <w:t>xxx() { // 服务方法实现</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String index = RpcContext.getContext().getAttachment("index"); // 获取客户端隐式传入的参数，用于框架集成，不建议常规业务使用</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70" w:name="UserGuide-zh-异步调用"/>
      <w:bookmarkEnd w:id="70"/>
      <w:r w:rsidRPr="00B03E20">
        <w:rPr>
          <w:rFonts w:ascii="宋体" w:eastAsia="宋体" w:hAnsi="宋体" w:cs="宋体"/>
          <w:b/>
          <w:bCs/>
          <w:kern w:val="0"/>
          <w:sz w:val="27"/>
          <w:szCs w:val="27"/>
        </w:rPr>
        <w:t>异步调用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62" w:tooltip="Async Call-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63" w:anchor="UserGuide-zh-%E5%BC%82%E6%AD%A5%E8%B0%83%E7%94%A8"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2270"/>
        <w:gridCol w:w="4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62" name="图片 62"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基于NIO的非阻塞实现并行调用，客户端不需要启动多线程即可完成并行调用多个远程服务，相对多线程开销较小。</w:t>
            </w:r>
          </w:p>
        </w:tc>
      </w:tr>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63" name="图片 63"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2.0.6及其以上版本支持</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711825" cy="1808480"/>
            <wp:effectExtent l="19050" t="0" r="3175" b="0"/>
            <wp:docPr id="64" name="图片 64" descr="http://alibaba.github.io/dubbo-doc-static/future.jpg-version=1&amp;modificationDate=1320417743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alibaba.github.io/dubbo-doc-static/future.jpg-version=1&amp;modificationDate=1320417743000.jpg"/>
                    <pic:cNvPicPr>
                      <a:picLocks noChangeAspect="1" noChangeArrowheads="1"/>
                    </pic:cNvPicPr>
                  </pic:nvPicPr>
                  <pic:blipFill>
                    <a:blip r:embed="rId364"/>
                    <a:srcRect/>
                    <a:stretch>
                      <a:fillRect/>
                    </a:stretch>
                  </pic:blipFill>
                  <pic:spPr bwMode="auto">
                    <a:xfrm>
                      <a:off x="0" y="0"/>
                      <a:ext cx="5711825" cy="1808480"/>
                    </a:xfrm>
                    <a:prstGeom prst="rect">
                      <a:avLst/>
                    </a:prstGeom>
                    <a:noFill/>
                    <a:ln w="9525">
                      <a:noFill/>
                      <a:miter lim="800000"/>
                      <a:headEnd/>
                      <a:tailEnd/>
                    </a:ln>
                  </pic:spPr>
                </pic:pic>
              </a:graphicData>
            </a:graphic>
          </wp:inline>
        </w:drawing>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配置声明：</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consumer.xml</w:t>
      </w:r>
    </w:p>
    <w:tbl>
      <w:tblPr>
        <w:tblW w:w="0" w:type="auto"/>
        <w:tblCellSpacing w:w="0" w:type="dxa"/>
        <w:tblCellMar>
          <w:left w:w="0" w:type="dxa"/>
          <w:right w:w="0" w:type="dxa"/>
        </w:tblCellMar>
        <w:tblLook w:val="04A0"/>
      </w:tblPr>
      <w:tblGrid>
        <w:gridCol w:w="864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id="fooService"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interface="com.alibaba.foo.FooService"&gt;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name="findFoo"</w:t>
            </w:r>
            <w:r w:rsidRPr="00B03E20">
              <w:rPr>
                <w:rFonts w:ascii="宋体" w:eastAsia="宋体" w:hAnsi="宋体" w:cs="宋体"/>
                <w:kern w:val="0"/>
                <w:sz w:val="24"/>
                <w:szCs w:val="24"/>
              </w:rPr>
              <w:t xml:space="preserve"> </w:t>
            </w:r>
            <w:r w:rsidRPr="00B03E20">
              <w:rPr>
                <w:rFonts w:ascii="宋体" w:eastAsia="宋体" w:hAnsi="宋体" w:cs="宋体"/>
                <w:kern w:val="0"/>
                <w:sz w:val="24"/>
              </w:rPr>
              <w:t>async="true"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interface="com.alibaba.bar.BarService"&gt;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name="findBar"</w:t>
            </w:r>
            <w:r w:rsidRPr="00B03E20">
              <w:rPr>
                <w:rFonts w:ascii="宋体" w:eastAsia="宋体" w:hAnsi="宋体" w:cs="宋体"/>
                <w:kern w:val="0"/>
                <w:sz w:val="24"/>
                <w:szCs w:val="24"/>
              </w:rPr>
              <w:t xml:space="preserve"> </w:t>
            </w:r>
            <w:r w:rsidRPr="00B03E20">
              <w:rPr>
                <w:rFonts w:ascii="宋体" w:eastAsia="宋体" w:hAnsi="宋体" w:cs="宋体"/>
                <w:kern w:val="0"/>
                <w:sz w:val="24"/>
              </w:rPr>
              <w:t>async="true"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调用代码：</w:t>
      </w:r>
    </w:p>
    <w:tbl>
      <w:tblPr>
        <w:tblW w:w="0" w:type="auto"/>
        <w:tblCellSpacing w:w="0" w:type="dxa"/>
        <w:tblCellMar>
          <w:left w:w="0" w:type="dxa"/>
          <w:right w:w="0" w:type="dxa"/>
        </w:tblCellMar>
        <w:tblLook w:val="04A0"/>
      </w:tblPr>
      <w:tblGrid>
        <w:gridCol w:w="1530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fooService.findFoo(fooId); // 此调用会立即返回null</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Future&lt;Foo&gt; fooFuture = RpcContext.getContext().getFuture(); // 拿到调用的Future引用，当结果返回后，会被通知和设置到此Future。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barService.findBar(barId); // 此调用会立即返回null</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Future&lt;Bar&gt; barFuture = RpcContext.getContext().getFuture(); // 拿到调用的Future引用，当结果返回后，会被通知和设置到此Future。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此时findFoo和findBar的请求同时在执行，客户端不需要启动多线程来支持并行，而是借助NIO的非阻塞完成。</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Foo foo = fooFuture.get(); // 如果foo已返回，直接拿到返回值，否则线程wait住，等待foo返回后，线程会被notify唤醒。</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Bar bar = barFuture.get(); // 同理等待bar返回。</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如果foo需要5秒返回，bar需要6秒返回，实际只需等6秒，即可获取到foo和bar，进行接下来的处理。</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你也可以设置是否等待消息发出：(异步总是不等待返回)</w:t>
      </w:r>
    </w:p>
    <w:p w:rsidR="00B03E20" w:rsidRPr="00B03E20" w:rsidRDefault="00B03E20" w:rsidP="00B03E20">
      <w:pPr>
        <w:widowControl/>
        <w:numPr>
          <w:ilvl w:val="0"/>
          <w:numId w:val="3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sent="true" 等待消息发出，消息发送失败将抛出异常。</w:t>
      </w:r>
    </w:p>
    <w:p w:rsidR="00B03E20" w:rsidRPr="00B03E20" w:rsidRDefault="00B03E20" w:rsidP="00B03E20">
      <w:pPr>
        <w:widowControl/>
        <w:numPr>
          <w:ilvl w:val="0"/>
          <w:numId w:val="3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sent="false" 不等待消息发出，将消息放入IO队列，即刻返回。 </w:t>
      </w:r>
    </w:p>
    <w:tbl>
      <w:tblPr>
        <w:tblW w:w="0" w:type="auto"/>
        <w:tblCellSpacing w:w="0" w:type="dxa"/>
        <w:tblInd w:w="720" w:type="dxa"/>
        <w:tblCellMar>
          <w:left w:w="0" w:type="dxa"/>
          <w:right w:w="0" w:type="dxa"/>
        </w:tblCellMar>
        <w:tblLook w:val="04A0"/>
      </w:tblPr>
      <w:tblGrid>
        <w:gridCol w:w="67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283390757"/>
              <w:rPr>
                <w:rFonts w:ascii="宋体" w:eastAsia="宋体" w:hAnsi="宋体" w:cs="宋体"/>
                <w:kern w:val="0"/>
                <w:sz w:val="24"/>
                <w:szCs w:val="24"/>
              </w:rPr>
            </w:pPr>
            <w:r w:rsidRPr="00B03E20">
              <w:rPr>
                <w:rFonts w:ascii="宋体" w:eastAsia="宋体" w:hAnsi="宋体" w:cs="宋体"/>
                <w:kern w:val="0"/>
                <w:sz w:val="24"/>
              </w:rPr>
              <w:t>&lt;dubbo:method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name="findFoo"</w:t>
            </w:r>
            <w:r w:rsidRPr="00B03E20">
              <w:rPr>
                <w:rFonts w:ascii="宋体" w:eastAsia="宋体" w:hAnsi="宋体" w:cs="宋体"/>
                <w:kern w:val="0"/>
                <w:sz w:val="24"/>
                <w:szCs w:val="24"/>
              </w:rPr>
              <w:t xml:space="preserve"> </w:t>
            </w:r>
            <w:r w:rsidRPr="00B03E20">
              <w:rPr>
                <w:rFonts w:ascii="宋体" w:eastAsia="宋体" w:hAnsi="宋体" w:cs="宋体"/>
                <w:kern w:val="0"/>
                <w:sz w:val="24"/>
              </w:rPr>
              <w:t>async="true"</w:t>
            </w:r>
            <w:r w:rsidRPr="00B03E20">
              <w:rPr>
                <w:rFonts w:ascii="宋体" w:eastAsia="宋体" w:hAnsi="宋体" w:cs="宋体"/>
                <w:kern w:val="0"/>
                <w:sz w:val="24"/>
                <w:szCs w:val="24"/>
              </w:rPr>
              <w:t xml:space="preserve"> </w:t>
            </w:r>
            <w:r w:rsidRPr="00B03E20">
              <w:rPr>
                <w:rFonts w:ascii="宋体" w:eastAsia="宋体" w:hAnsi="宋体" w:cs="宋体"/>
                <w:kern w:val="0"/>
                <w:sz w:val="24"/>
              </w:rPr>
              <w:t>sent="true"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如果你只是想异步，完全忽略返回值，可以配置return="false"，以减少Future对象的创建和管理成本：</w:t>
      </w:r>
    </w:p>
    <w:tbl>
      <w:tblPr>
        <w:tblW w:w="0" w:type="auto"/>
        <w:tblCellSpacing w:w="0" w:type="dxa"/>
        <w:tblCellMar>
          <w:left w:w="0" w:type="dxa"/>
          <w:right w:w="0" w:type="dxa"/>
        </w:tblCellMar>
        <w:tblLook w:val="04A0"/>
      </w:tblPr>
      <w:tblGrid>
        <w:gridCol w:w="70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2068604695"/>
              <w:rPr>
                <w:rFonts w:ascii="宋体" w:eastAsia="宋体" w:hAnsi="宋体" w:cs="宋体"/>
                <w:kern w:val="0"/>
                <w:sz w:val="24"/>
                <w:szCs w:val="24"/>
              </w:rPr>
            </w:pPr>
            <w:r w:rsidRPr="00B03E20">
              <w:rPr>
                <w:rFonts w:ascii="宋体" w:eastAsia="宋体" w:hAnsi="宋体" w:cs="宋体"/>
                <w:kern w:val="0"/>
                <w:sz w:val="24"/>
              </w:rPr>
              <w:t>&lt;dubbo:method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name="findFoo"</w:t>
            </w:r>
            <w:r w:rsidRPr="00B03E20">
              <w:rPr>
                <w:rFonts w:ascii="宋体" w:eastAsia="宋体" w:hAnsi="宋体" w:cs="宋体"/>
                <w:kern w:val="0"/>
                <w:sz w:val="24"/>
                <w:szCs w:val="24"/>
              </w:rPr>
              <w:t xml:space="preserve"> </w:t>
            </w:r>
            <w:r w:rsidRPr="00B03E20">
              <w:rPr>
                <w:rFonts w:ascii="宋体" w:eastAsia="宋体" w:hAnsi="宋体" w:cs="宋体"/>
                <w:kern w:val="0"/>
                <w:sz w:val="24"/>
              </w:rPr>
              <w:t>async="true"</w:t>
            </w:r>
            <w:r w:rsidRPr="00B03E20">
              <w:rPr>
                <w:rFonts w:ascii="宋体" w:eastAsia="宋体" w:hAnsi="宋体" w:cs="宋体"/>
                <w:kern w:val="0"/>
                <w:sz w:val="24"/>
                <w:szCs w:val="24"/>
              </w:rPr>
              <w:t xml:space="preserve"> </w:t>
            </w:r>
            <w:r w:rsidRPr="00B03E20">
              <w:rPr>
                <w:rFonts w:ascii="宋体" w:eastAsia="宋体" w:hAnsi="宋体" w:cs="宋体"/>
                <w:kern w:val="0"/>
                <w:sz w:val="24"/>
              </w:rPr>
              <w:t>return="false"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71" w:name="UserGuide-zh-本地调用"/>
      <w:bookmarkEnd w:id="71"/>
      <w:r w:rsidRPr="00B03E20">
        <w:rPr>
          <w:rFonts w:ascii="宋体" w:eastAsia="宋体" w:hAnsi="宋体" w:cs="宋体"/>
          <w:b/>
          <w:bCs/>
          <w:kern w:val="0"/>
          <w:sz w:val="27"/>
          <w:szCs w:val="27"/>
        </w:rPr>
        <w:t>本地调用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65" w:tooltip="Local Call-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66" w:anchor="UserGuide-zh-%E6%9C%AC%E5%9C%B0%E8%B0%83%E7%94%A8"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411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65" name="图片 65"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本地调用，使用了Injvm协议，是一个伪协议，它不开启端口，不发起远程调用，只在JVM内直接关联，但执行Dubbo的Filter链。</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Define injvm protocol:</w:t>
      </w:r>
    </w:p>
    <w:tbl>
      <w:tblPr>
        <w:tblW w:w="0" w:type="auto"/>
        <w:tblCellSpacing w:w="0" w:type="dxa"/>
        <w:tblCellMar>
          <w:left w:w="0" w:type="dxa"/>
          <w:right w:w="0" w:type="dxa"/>
        </w:tblCellMar>
        <w:tblLook w:val="04A0"/>
      </w:tblPr>
      <w:tblGrid>
        <w:gridCol w:w="37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346256201"/>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name="injvm"</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Set default protocol:</w:t>
      </w:r>
    </w:p>
    <w:tbl>
      <w:tblPr>
        <w:tblW w:w="0" w:type="auto"/>
        <w:tblCellSpacing w:w="0" w:type="dxa"/>
        <w:tblCellMar>
          <w:left w:w="0" w:type="dxa"/>
          <w:right w:w="0" w:type="dxa"/>
        </w:tblCellMar>
        <w:tblLook w:val="04A0"/>
      </w:tblPr>
      <w:tblGrid>
        <w:gridCol w:w="42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964576084"/>
              <w:rPr>
                <w:rFonts w:ascii="宋体" w:eastAsia="宋体" w:hAnsi="宋体" w:cs="宋体"/>
                <w:kern w:val="0"/>
                <w:sz w:val="24"/>
                <w:szCs w:val="24"/>
              </w:rPr>
            </w:pPr>
            <w:r w:rsidRPr="00B03E20">
              <w:rPr>
                <w:rFonts w:ascii="宋体" w:eastAsia="宋体" w:hAnsi="宋体" w:cs="宋体"/>
                <w:kern w:val="0"/>
                <w:sz w:val="24"/>
              </w:rPr>
              <w:t>&lt;dubbo:provider</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protocol="injvm"</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Set service protocol:</w:t>
      </w:r>
    </w:p>
    <w:tbl>
      <w:tblPr>
        <w:tblW w:w="0" w:type="auto"/>
        <w:tblCellSpacing w:w="0" w:type="dxa"/>
        <w:tblCellMar>
          <w:left w:w="0" w:type="dxa"/>
          <w:right w:w="0" w:type="dxa"/>
        </w:tblCellMar>
        <w:tblLook w:val="04A0"/>
      </w:tblPr>
      <w:tblGrid>
        <w:gridCol w:w="40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25984186"/>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protocol="injvm"</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Use injvm first:</w:t>
      </w:r>
    </w:p>
    <w:tbl>
      <w:tblPr>
        <w:tblW w:w="0" w:type="auto"/>
        <w:tblCellSpacing w:w="0" w:type="dxa"/>
        <w:tblCellMar>
          <w:left w:w="0" w:type="dxa"/>
          <w:right w:w="0" w:type="dxa"/>
        </w:tblCellMar>
        <w:tblLook w:val="04A0"/>
      </w:tblPr>
      <w:tblGrid>
        <w:gridCol w:w="408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&lt;dubbo:consumer</w:t>
            </w:r>
            <w:r w:rsidRPr="00B03E20">
              <w:rPr>
                <w:rFonts w:ascii="宋体" w:eastAsia="宋体" w:hAnsi="宋体" w:cs="宋体"/>
                <w:kern w:val="0"/>
                <w:sz w:val="24"/>
                <w:szCs w:val="24"/>
              </w:rPr>
              <w:t xml:space="preserve"> </w:t>
            </w:r>
            <w:r w:rsidRPr="00B03E20">
              <w:rPr>
                <w:rFonts w:ascii="宋体" w:eastAsia="宋体" w:hAnsi="宋体" w:cs="宋体"/>
                <w:kern w:val="0"/>
                <w:sz w:val="24"/>
              </w:rPr>
              <w:t>injvm="true"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&lt;dubbo:provider</w:t>
            </w:r>
            <w:r w:rsidRPr="00B03E20">
              <w:rPr>
                <w:rFonts w:ascii="宋体" w:eastAsia="宋体" w:hAnsi="宋体" w:cs="宋体"/>
                <w:kern w:val="0"/>
                <w:sz w:val="24"/>
                <w:szCs w:val="24"/>
              </w:rPr>
              <w:t xml:space="preserve"> </w:t>
            </w:r>
            <w:r w:rsidRPr="00B03E20">
              <w:rPr>
                <w:rFonts w:ascii="宋体" w:eastAsia="宋体" w:hAnsi="宋体" w:cs="宋体"/>
                <w:kern w:val="0"/>
                <w:sz w:val="24"/>
              </w:rPr>
              <w:t>injvm="true"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w:t>
      </w:r>
    </w:p>
    <w:tbl>
      <w:tblPr>
        <w:tblW w:w="0" w:type="auto"/>
        <w:tblCellSpacing w:w="0" w:type="dxa"/>
        <w:tblCellMar>
          <w:left w:w="0" w:type="dxa"/>
          <w:right w:w="0" w:type="dxa"/>
        </w:tblCellMar>
        <w:tblLook w:val="04A0"/>
      </w:tblPr>
      <w:tblGrid>
        <w:gridCol w:w="307"/>
        <w:gridCol w:w="5610"/>
      </w:tblGrid>
      <w:tr w:rsidR="00B03E20" w:rsidRPr="00B03E20" w:rsidTr="00B03E20">
        <w:trPr>
          <w:tblCellSpacing w:w="0" w:type="dxa"/>
        </w:trPr>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injvm="true"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injvm="true"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r w:rsidR="00B03E20" w:rsidRPr="00B03E20" w:rsidTr="00B03E20">
        <w:tblPrEx>
          <w:tblCellSpacing w:w="15" w:type="dxa"/>
          <w:tblCellMar>
            <w:top w:w="15" w:type="dxa"/>
            <w:left w:w="15" w:type="dxa"/>
            <w:bottom w:w="15" w:type="dxa"/>
            <w:right w:w="15" w:type="dxa"/>
          </w:tblCellMar>
        </w:tblPrEx>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66" name="图片 66"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注意：服务暴露与服务引用都需要声明injvm="true"</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bookmarkStart w:id="72" w:name="UserGuide-zh-automatic"/>
      <w:bookmarkEnd w:id="72"/>
      <w:r w:rsidRPr="00B03E20">
        <w:rPr>
          <w:rFonts w:ascii="宋体" w:eastAsia="宋体" w:hAnsi="宋体" w:cs="宋体"/>
          <w:b/>
          <w:bCs/>
          <w:kern w:val="0"/>
          <w:sz w:val="24"/>
          <w:szCs w:val="24"/>
        </w:rPr>
        <w:t>自动暴露、引用本地服务</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从 dubbo 2.2.0 开始，每个服务默认都会在本地暴露；在引用服务的时候，默认优先引用本地服务；如果希望引用远程服务可以使用一下配置强制引用远程服务。</w:t>
      </w:r>
    </w:p>
    <w:tbl>
      <w:tblPr>
        <w:tblW w:w="0" w:type="auto"/>
        <w:tblCellSpacing w:w="0" w:type="dxa"/>
        <w:tblCellMar>
          <w:left w:w="0" w:type="dxa"/>
          <w:right w:w="0" w:type="dxa"/>
        </w:tblCellMar>
        <w:tblLook w:val="04A0"/>
      </w:tblPr>
      <w:tblGrid>
        <w:gridCol w:w="55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 scope="remote"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73" w:name="UserGuide-zh-参数回调"/>
      <w:bookmarkEnd w:id="73"/>
      <w:r w:rsidRPr="00B03E20">
        <w:rPr>
          <w:rFonts w:ascii="宋体" w:eastAsia="宋体" w:hAnsi="宋体" w:cs="宋体"/>
          <w:b/>
          <w:bCs/>
          <w:kern w:val="0"/>
          <w:sz w:val="27"/>
          <w:szCs w:val="27"/>
        </w:rPr>
        <w:t>参数回调</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67" w:tooltip="Parameter Callback-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68" w:anchor="UserGuide-zh-%E5%8F%82%E6%95%B0%E5%9B%9E%E8%B0%83"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5091"/>
        <w:gridCol w:w="4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67" name="图片 67"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参数回调方式与调用本地callback或listener相同，只需要在Spring的配置文件中声明哪个参数是callback类型即可，Dubbo将基于长连接生成反向代理，这样就可以从服务器端调用客户端逻辑。</w:t>
            </w:r>
          </w:p>
        </w:tc>
      </w:tr>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68" name="图片 68"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2.0.6及其以上版本支持</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代码参见：</w:t>
      </w:r>
      <w:hyperlink r:id="rId369" w:history="1">
        <w:r w:rsidRPr="00B03E20">
          <w:rPr>
            <w:rFonts w:ascii="宋体" w:eastAsia="宋体" w:hAnsi="宋体" w:cs="宋体"/>
            <w:color w:val="0000FF"/>
            <w:kern w:val="0"/>
            <w:sz w:val="24"/>
            <w:szCs w:val="24"/>
            <w:u w:val="single"/>
          </w:rPr>
          <w:t>https://github.com/alibaba/dubbo/tree/master/dubbo-test/dubbo-test-examples/src/main/java/com/alibaba/dubbo/examples/callback</w:t>
        </w:r>
      </w:hyperlink>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(1) 共享服务接口：</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服务接口示例：</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lastRenderedPageBreak/>
        <w:t>CallbackService.java</w:t>
      </w:r>
    </w:p>
    <w:tbl>
      <w:tblPr>
        <w:tblW w:w="0" w:type="auto"/>
        <w:tblCellSpacing w:w="0" w:type="dxa"/>
        <w:tblCellMar>
          <w:left w:w="0" w:type="dxa"/>
          <w:right w:w="0" w:type="dxa"/>
        </w:tblCellMar>
        <w:tblLook w:val="04A0"/>
      </w:tblPr>
      <w:tblGrid>
        <w:gridCol w:w="768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package</w:t>
            </w:r>
            <w:r w:rsidRPr="00B03E20">
              <w:rPr>
                <w:rFonts w:ascii="宋体" w:eastAsia="宋体" w:hAnsi="宋体" w:cs="宋体"/>
                <w:kern w:val="0"/>
                <w:sz w:val="24"/>
                <w:szCs w:val="24"/>
              </w:rPr>
              <w:t xml:space="preserve"> </w:t>
            </w:r>
            <w:r w:rsidRPr="00B03E20">
              <w:rPr>
                <w:rFonts w:ascii="宋体" w:eastAsia="宋体" w:hAnsi="宋体" w:cs="宋体"/>
                <w:kern w:val="0"/>
                <w:sz w:val="24"/>
              </w:rPr>
              <w:t>com.callback;</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w:t>
            </w:r>
            <w:r w:rsidRPr="00B03E20">
              <w:rPr>
                <w:rFonts w:ascii="宋体" w:eastAsia="宋体" w:hAnsi="宋体" w:cs="宋体"/>
                <w:kern w:val="0"/>
                <w:sz w:val="24"/>
                <w:szCs w:val="24"/>
              </w:rPr>
              <w:t xml:space="preserve"> </w:t>
            </w:r>
            <w:r w:rsidRPr="00B03E20">
              <w:rPr>
                <w:rFonts w:ascii="宋体" w:eastAsia="宋体" w:hAnsi="宋体" w:cs="宋体"/>
                <w:kern w:val="0"/>
                <w:sz w:val="24"/>
              </w:rPr>
              <w:t>CallbackService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void</w:t>
            </w:r>
            <w:r w:rsidRPr="00B03E20">
              <w:rPr>
                <w:rFonts w:ascii="宋体" w:eastAsia="宋体" w:hAnsi="宋体" w:cs="宋体"/>
                <w:kern w:val="0"/>
                <w:sz w:val="24"/>
                <w:szCs w:val="24"/>
              </w:rPr>
              <w:t xml:space="preserve"> </w:t>
            </w:r>
            <w:r w:rsidRPr="00B03E20">
              <w:rPr>
                <w:rFonts w:ascii="宋体" w:eastAsia="宋体" w:hAnsi="宋体" w:cs="宋体"/>
                <w:kern w:val="0"/>
                <w:sz w:val="24"/>
              </w:rPr>
              <w:t>addListener(String key, CallbackListener listener);</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CallbackListener.java</w:t>
      </w:r>
    </w:p>
    <w:tbl>
      <w:tblPr>
        <w:tblW w:w="0" w:type="auto"/>
        <w:tblCellSpacing w:w="0" w:type="dxa"/>
        <w:tblCellMar>
          <w:left w:w="0" w:type="dxa"/>
          <w:right w:w="0" w:type="dxa"/>
        </w:tblCellMar>
        <w:tblLook w:val="04A0"/>
      </w:tblPr>
      <w:tblGrid>
        <w:gridCol w:w="420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package</w:t>
            </w:r>
            <w:r w:rsidRPr="00B03E20">
              <w:rPr>
                <w:rFonts w:ascii="宋体" w:eastAsia="宋体" w:hAnsi="宋体" w:cs="宋体"/>
                <w:kern w:val="0"/>
                <w:sz w:val="24"/>
                <w:szCs w:val="24"/>
              </w:rPr>
              <w:t xml:space="preserve"> </w:t>
            </w:r>
            <w:r w:rsidRPr="00B03E20">
              <w:rPr>
                <w:rFonts w:ascii="宋体" w:eastAsia="宋体" w:hAnsi="宋体" w:cs="宋体"/>
                <w:kern w:val="0"/>
                <w:sz w:val="24"/>
              </w:rPr>
              <w:t>com.callback;</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w:t>
            </w:r>
            <w:r w:rsidRPr="00B03E20">
              <w:rPr>
                <w:rFonts w:ascii="宋体" w:eastAsia="宋体" w:hAnsi="宋体" w:cs="宋体"/>
                <w:kern w:val="0"/>
                <w:sz w:val="24"/>
                <w:szCs w:val="24"/>
              </w:rPr>
              <w:t xml:space="preserve"> </w:t>
            </w:r>
            <w:r w:rsidRPr="00B03E20">
              <w:rPr>
                <w:rFonts w:ascii="宋体" w:eastAsia="宋体" w:hAnsi="宋体" w:cs="宋体"/>
                <w:kern w:val="0"/>
                <w:sz w:val="24"/>
              </w:rPr>
              <w:t>CallbackListener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void</w:t>
            </w:r>
            <w:r w:rsidRPr="00B03E20">
              <w:rPr>
                <w:rFonts w:ascii="宋体" w:eastAsia="宋体" w:hAnsi="宋体" w:cs="宋体"/>
                <w:kern w:val="0"/>
                <w:sz w:val="24"/>
                <w:szCs w:val="24"/>
              </w:rPr>
              <w:t xml:space="preserve"> </w:t>
            </w:r>
            <w:r w:rsidRPr="00B03E20">
              <w:rPr>
                <w:rFonts w:ascii="宋体" w:eastAsia="宋体" w:hAnsi="宋体" w:cs="宋体"/>
                <w:kern w:val="0"/>
                <w:sz w:val="24"/>
              </w:rPr>
              <w:t>changed(String msg);</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(2) 服务提供者：</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服务提供者接口实现示例：</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CallbackServiceImpl.java</w:t>
      </w:r>
    </w:p>
    <w:tbl>
      <w:tblPr>
        <w:tblW w:w="0" w:type="auto"/>
        <w:tblCellSpacing w:w="0" w:type="dxa"/>
        <w:tblCellMar>
          <w:left w:w="0" w:type="dxa"/>
          <w:right w:w="0" w:type="dxa"/>
        </w:tblCellMar>
        <w:tblLook w:val="04A0"/>
      </w:tblPr>
      <w:tblGrid>
        <w:gridCol w:w="1416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package</w:t>
            </w:r>
            <w:r w:rsidRPr="00B03E20">
              <w:rPr>
                <w:rFonts w:ascii="宋体" w:eastAsia="宋体" w:hAnsi="宋体" w:cs="宋体"/>
                <w:kern w:val="0"/>
                <w:sz w:val="24"/>
                <w:szCs w:val="24"/>
              </w:rPr>
              <w:t xml:space="preserve"> </w:t>
            </w:r>
            <w:r w:rsidRPr="00B03E20">
              <w:rPr>
                <w:rFonts w:ascii="宋体" w:eastAsia="宋体" w:hAnsi="宋体" w:cs="宋体"/>
                <w:kern w:val="0"/>
                <w:sz w:val="24"/>
              </w:rPr>
              <w:t>com.callback.impl;</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java.text.SimpleDateFormat;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java.util.Date;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java.util.Map;</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java.util.concurrent.ConcurrentHashMap;</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com.callback.CallbackListener;</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import</w:t>
            </w:r>
            <w:r w:rsidRPr="00B03E20">
              <w:rPr>
                <w:rFonts w:ascii="宋体" w:eastAsia="宋体" w:hAnsi="宋体" w:cs="宋体"/>
                <w:kern w:val="0"/>
                <w:sz w:val="24"/>
                <w:szCs w:val="24"/>
              </w:rPr>
              <w:t xml:space="preserve"> </w:t>
            </w:r>
            <w:r w:rsidRPr="00B03E20">
              <w:rPr>
                <w:rFonts w:ascii="宋体" w:eastAsia="宋体" w:hAnsi="宋体" w:cs="宋体"/>
                <w:kern w:val="0"/>
                <w:sz w:val="24"/>
              </w:rPr>
              <w:t>com.callback.CallbackService;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class</w:t>
            </w:r>
            <w:r w:rsidRPr="00B03E20">
              <w:rPr>
                <w:rFonts w:ascii="宋体" w:eastAsia="宋体" w:hAnsi="宋体" w:cs="宋体"/>
                <w:kern w:val="0"/>
                <w:sz w:val="24"/>
                <w:szCs w:val="24"/>
              </w:rPr>
              <w:t xml:space="preserve"> </w:t>
            </w:r>
            <w:r w:rsidRPr="00B03E20">
              <w:rPr>
                <w:rFonts w:ascii="宋体" w:eastAsia="宋体" w:hAnsi="宋体" w:cs="宋体"/>
                <w:kern w:val="0"/>
                <w:sz w:val="24"/>
              </w:rPr>
              <w:t>CallbackServiceImpl implements</w:t>
            </w:r>
            <w:r w:rsidRPr="00B03E20">
              <w:rPr>
                <w:rFonts w:ascii="宋体" w:eastAsia="宋体" w:hAnsi="宋体" w:cs="宋体"/>
                <w:kern w:val="0"/>
                <w:sz w:val="24"/>
                <w:szCs w:val="24"/>
              </w:rPr>
              <w:t xml:space="preserve"> </w:t>
            </w:r>
            <w:r w:rsidRPr="00B03E20">
              <w:rPr>
                <w:rFonts w:ascii="宋体" w:eastAsia="宋体" w:hAnsi="宋体" w:cs="宋体"/>
                <w:kern w:val="0"/>
                <w:sz w:val="24"/>
              </w:rPr>
              <w:t>CallbackService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private</w:t>
            </w:r>
            <w:r w:rsidRPr="00B03E20">
              <w:rPr>
                <w:rFonts w:ascii="宋体" w:eastAsia="宋体" w:hAnsi="宋体" w:cs="宋体"/>
                <w:kern w:val="0"/>
                <w:sz w:val="24"/>
                <w:szCs w:val="24"/>
              </w:rPr>
              <w:t xml:space="preserve"> </w:t>
            </w:r>
            <w:r w:rsidRPr="00B03E20">
              <w:rPr>
                <w:rFonts w:ascii="宋体" w:eastAsia="宋体" w:hAnsi="宋体" w:cs="宋体"/>
                <w:kern w:val="0"/>
                <w:sz w:val="24"/>
              </w:rPr>
              <w:t>final</w:t>
            </w:r>
            <w:r w:rsidRPr="00B03E20">
              <w:rPr>
                <w:rFonts w:ascii="宋体" w:eastAsia="宋体" w:hAnsi="宋体" w:cs="宋体"/>
                <w:kern w:val="0"/>
                <w:sz w:val="24"/>
                <w:szCs w:val="24"/>
              </w:rPr>
              <w:t xml:space="preserve"> </w:t>
            </w:r>
            <w:r w:rsidRPr="00B03E20">
              <w:rPr>
                <w:rFonts w:ascii="宋体" w:eastAsia="宋体" w:hAnsi="宋体" w:cs="宋体"/>
                <w:kern w:val="0"/>
                <w:sz w:val="24"/>
              </w:rPr>
              <w:t>Map&lt;String, CallbackListener&gt; listeners = new</w:t>
            </w:r>
            <w:r w:rsidRPr="00B03E20">
              <w:rPr>
                <w:rFonts w:ascii="宋体" w:eastAsia="宋体" w:hAnsi="宋体" w:cs="宋体"/>
                <w:kern w:val="0"/>
                <w:sz w:val="24"/>
                <w:szCs w:val="24"/>
              </w:rPr>
              <w:t xml:space="preserve"> </w:t>
            </w:r>
            <w:r w:rsidRPr="00B03E20">
              <w:rPr>
                <w:rFonts w:ascii="宋体" w:eastAsia="宋体" w:hAnsi="宋体" w:cs="宋体"/>
                <w:kern w:val="0"/>
                <w:sz w:val="24"/>
              </w:rPr>
              <w:t>ConcurrentHashMap&lt;String, CallbackListener&gt;();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CallbackServiceImpl()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        Thread t = new</w:t>
            </w:r>
            <w:r w:rsidRPr="00B03E20">
              <w:rPr>
                <w:rFonts w:ascii="宋体" w:eastAsia="宋体" w:hAnsi="宋体" w:cs="宋体"/>
                <w:kern w:val="0"/>
                <w:sz w:val="24"/>
                <w:szCs w:val="24"/>
              </w:rPr>
              <w:t xml:space="preserve"> </w:t>
            </w:r>
            <w:r w:rsidRPr="00B03E20">
              <w:rPr>
                <w:rFonts w:ascii="宋体" w:eastAsia="宋体" w:hAnsi="宋体" w:cs="宋体"/>
                <w:kern w:val="0"/>
                <w:sz w:val="24"/>
              </w:rPr>
              <w:t>Thread(new</w:t>
            </w:r>
            <w:r w:rsidRPr="00B03E20">
              <w:rPr>
                <w:rFonts w:ascii="宋体" w:eastAsia="宋体" w:hAnsi="宋体" w:cs="宋体"/>
                <w:kern w:val="0"/>
                <w:sz w:val="24"/>
                <w:szCs w:val="24"/>
              </w:rPr>
              <w:t xml:space="preserve"> </w:t>
            </w:r>
            <w:r w:rsidRPr="00B03E20">
              <w:rPr>
                <w:rFonts w:ascii="宋体" w:eastAsia="宋体" w:hAnsi="宋体" w:cs="宋体"/>
                <w:kern w:val="0"/>
                <w:sz w:val="24"/>
              </w:rPr>
              <w:t>Runnable()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void</w:t>
            </w:r>
            <w:r w:rsidRPr="00B03E20">
              <w:rPr>
                <w:rFonts w:ascii="宋体" w:eastAsia="宋体" w:hAnsi="宋体" w:cs="宋体"/>
                <w:kern w:val="0"/>
                <w:sz w:val="24"/>
                <w:szCs w:val="24"/>
              </w:rPr>
              <w:t xml:space="preserve"> </w:t>
            </w:r>
            <w:r w:rsidRPr="00B03E20">
              <w:rPr>
                <w:rFonts w:ascii="宋体" w:eastAsia="宋体" w:hAnsi="宋体" w:cs="宋体"/>
                <w:kern w:val="0"/>
                <w:sz w:val="24"/>
              </w:rPr>
              <w:t>run()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while(true)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try</w:t>
            </w:r>
            <w:r w:rsidRPr="00B03E20">
              <w:rPr>
                <w:rFonts w:ascii="宋体" w:eastAsia="宋体" w:hAnsi="宋体" w:cs="宋体"/>
                <w:kern w:val="0"/>
                <w:sz w:val="24"/>
                <w:szCs w:val="24"/>
              </w:rPr>
              <w:t xml:space="preserve"> </w:t>
            </w:r>
            <w:r w:rsidRPr="00B03E20">
              <w:rPr>
                <w:rFonts w:ascii="宋体" w:eastAsia="宋体" w:hAnsi="宋体" w:cs="宋体"/>
                <w:kern w:val="0"/>
                <w:sz w:val="24"/>
              </w:rPr>
              <w: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for(Map.Entry&lt;String, CallbackListener&gt; entry : listeners.entrySet()){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try</w:t>
            </w:r>
            <w:r w:rsidRPr="00B03E20">
              <w:rPr>
                <w:rFonts w:ascii="宋体" w:eastAsia="宋体" w:hAnsi="宋体" w:cs="宋体"/>
                <w:kern w:val="0"/>
                <w:sz w:val="24"/>
                <w:szCs w:val="24"/>
              </w:rPr>
              <w:t xml:space="preserve"> </w:t>
            </w:r>
            <w:r w:rsidRPr="00B03E20">
              <w:rPr>
                <w:rFonts w:ascii="宋体" w:eastAsia="宋体" w:hAnsi="宋体" w:cs="宋体"/>
                <w:kern w:val="0"/>
                <w:sz w:val="24"/>
              </w:rPr>
              <w: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entry.getValue().changed(getChanged(entry.getKey()));</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 catch</w:t>
            </w:r>
            <w:r w:rsidRPr="00B03E20">
              <w:rPr>
                <w:rFonts w:ascii="宋体" w:eastAsia="宋体" w:hAnsi="宋体" w:cs="宋体"/>
                <w:kern w:val="0"/>
                <w:sz w:val="24"/>
                <w:szCs w:val="24"/>
              </w:rPr>
              <w:t xml:space="preserve"> </w:t>
            </w:r>
            <w:r w:rsidRPr="00B03E20">
              <w:rPr>
                <w:rFonts w:ascii="宋体" w:eastAsia="宋体" w:hAnsi="宋体" w:cs="宋体"/>
                <w:kern w:val="0"/>
                <w:sz w:val="24"/>
              </w:rPr>
              <w:t>(Throwable 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listeners.remove(entry.getKey());</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Thread.sleep(5000); // 定时触发变更通知</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 catch</w:t>
            </w:r>
            <w:r w:rsidRPr="00B03E20">
              <w:rPr>
                <w:rFonts w:ascii="宋体" w:eastAsia="宋体" w:hAnsi="宋体" w:cs="宋体"/>
                <w:kern w:val="0"/>
                <w:sz w:val="24"/>
                <w:szCs w:val="24"/>
              </w:rPr>
              <w:t xml:space="preserve"> </w:t>
            </w:r>
            <w:r w:rsidRPr="00B03E20">
              <w:rPr>
                <w:rFonts w:ascii="宋体" w:eastAsia="宋体" w:hAnsi="宋体" w:cs="宋体"/>
                <w:kern w:val="0"/>
                <w:sz w:val="24"/>
              </w:rPr>
              <w:t>(Throwable t) { // 防御容错</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t.printStackTrace();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t.setDaemon(true);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t.start();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void</w:t>
            </w:r>
            <w:r w:rsidRPr="00B03E20">
              <w:rPr>
                <w:rFonts w:ascii="宋体" w:eastAsia="宋体" w:hAnsi="宋体" w:cs="宋体"/>
                <w:kern w:val="0"/>
                <w:sz w:val="24"/>
                <w:szCs w:val="24"/>
              </w:rPr>
              <w:t xml:space="preserve"> </w:t>
            </w:r>
            <w:r w:rsidRPr="00B03E20">
              <w:rPr>
                <w:rFonts w:ascii="宋体" w:eastAsia="宋体" w:hAnsi="宋体" w:cs="宋体"/>
                <w:kern w:val="0"/>
                <w:sz w:val="24"/>
              </w:rPr>
              <w:t>addListener(String key, CallbackListener listener)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listeners.put(key, listener);</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listener.changed(getChanged(key)); // 发送变更通知</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private</w:t>
            </w:r>
            <w:r w:rsidRPr="00B03E20">
              <w:rPr>
                <w:rFonts w:ascii="宋体" w:eastAsia="宋体" w:hAnsi="宋体" w:cs="宋体"/>
                <w:kern w:val="0"/>
                <w:sz w:val="24"/>
                <w:szCs w:val="24"/>
              </w:rPr>
              <w:t xml:space="preserve"> </w:t>
            </w:r>
            <w:r w:rsidRPr="00B03E20">
              <w:rPr>
                <w:rFonts w:ascii="宋体" w:eastAsia="宋体" w:hAnsi="宋体" w:cs="宋体"/>
                <w:kern w:val="0"/>
                <w:sz w:val="24"/>
              </w:rPr>
              <w:t>String getChanged(String key)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return</w:t>
            </w:r>
            <w:r w:rsidRPr="00B03E20">
              <w:rPr>
                <w:rFonts w:ascii="宋体" w:eastAsia="宋体" w:hAnsi="宋体" w:cs="宋体"/>
                <w:kern w:val="0"/>
                <w:sz w:val="24"/>
                <w:szCs w:val="24"/>
              </w:rPr>
              <w:t xml:space="preserve"> </w:t>
            </w:r>
            <w:r w:rsidRPr="00B03E20">
              <w:rPr>
                <w:rFonts w:ascii="宋体" w:eastAsia="宋体" w:hAnsi="宋体" w:cs="宋体"/>
                <w:kern w:val="0"/>
                <w:sz w:val="24"/>
              </w:rPr>
              <w:t>"Changed: "</w:t>
            </w:r>
            <w:r w:rsidRPr="00B03E20">
              <w:rPr>
                <w:rFonts w:ascii="宋体" w:eastAsia="宋体" w:hAnsi="宋体" w:cs="宋体"/>
                <w:kern w:val="0"/>
                <w:sz w:val="24"/>
                <w:szCs w:val="24"/>
              </w:rPr>
              <w:t xml:space="preserve"> </w:t>
            </w:r>
            <w:r w:rsidRPr="00B03E20">
              <w:rPr>
                <w:rFonts w:ascii="宋体" w:eastAsia="宋体" w:hAnsi="宋体" w:cs="宋体"/>
                <w:kern w:val="0"/>
                <w:sz w:val="24"/>
              </w:rPr>
              <w:t>+ new</w:t>
            </w:r>
            <w:r w:rsidRPr="00B03E20">
              <w:rPr>
                <w:rFonts w:ascii="宋体" w:eastAsia="宋体" w:hAnsi="宋体" w:cs="宋体"/>
                <w:kern w:val="0"/>
                <w:sz w:val="24"/>
                <w:szCs w:val="24"/>
              </w:rPr>
              <w:t xml:space="preserve"> </w:t>
            </w:r>
            <w:r w:rsidRPr="00B03E20">
              <w:rPr>
                <w:rFonts w:ascii="宋体" w:eastAsia="宋体" w:hAnsi="宋体" w:cs="宋体"/>
                <w:kern w:val="0"/>
                <w:sz w:val="24"/>
              </w:rPr>
              <w:t>SimpleDateFormat("yyyy-MM-dd HH:mm:ss").format(new</w:t>
            </w:r>
            <w:r w:rsidRPr="00B03E20">
              <w:rPr>
                <w:rFonts w:ascii="宋体" w:eastAsia="宋体" w:hAnsi="宋体" w:cs="宋体"/>
                <w:kern w:val="0"/>
                <w:sz w:val="24"/>
                <w:szCs w:val="24"/>
              </w:rPr>
              <w:t xml:space="preserve"> </w:t>
            </w:r>
            <w:r w:rsidRPr="00B03E20">
              <w:rPr>
                <w:rFonts w:ascii="宋体" w:eastAsia="宋体" w:hAnsi="宋体" w:cs="宋体"/>
                <w:kern w:val="0"/>
                <w:sz w:val="24"/>
              </w:rPr>
              <w:t>Date());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服务提供者配置示例：</w:t>
      </w:r>
    </w:p>
    <w:tbl>
      <w:tblPr>
        <w:tblW w:w="0" w:type="auto"/>
        <w:tblCellSpacing w:w="0" w:type="dxa"/>
        <w:tblCellMar>
          <w:left w:w="0" w:type="dxa"/>
          <w:right w:w="0" w:type="dxa"/>
        </w:tblCellMar>
        <w:tblLook w:val="04A0"/>
      </w:tblPr>
      <w:tblGrid>
        <w:gridCol w:w="133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w:t>
            </w:r>
            <w:r w:rsidRPr="00B03E20">
              <w:rPr>
                <w:rFonts w:ascii="宋体" w:eastAsia="宋体" w:hAnsi="宋体" w:cs="宋体"/>
                <w:kern w:val="0"/>
                <w:sz w:val="24"/>
                <w:szCs w:val="24"/>
              </w:rPr>
              <w:t xml:space="preserve"> </w:t>
            </w:r>
            <w:r w:rsidRPr="00B03E20">
              <w:rPr>
                <w:rFonts w:ascii="宋体" w:eastAsia="宋体" w:hAnsi="宋体" w:cs="宋体"/>
                <w:kern w:val="0"/>
                <w:sz w:val="24"/>
              </w:rPr>
              <w:t>id="callbackService"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class="com.callback.impl.CallbackServiceImpl"</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interface="com.callback.CallbackService"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ref="callbackService"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connections="1"</w:t>
            </w:r>
            <w:r w:rsidRPr="00B03E20">
              <w:rPr>
                <w:rFonts w:ascii="宋体" w:eastAsia="宋体" w:hAnsi="宋体" w:cs="宋体"/>
                <w:kern w:val="0"/>
                <w:sz w:val="24"/>
                <w:szCs w:val="24"/>
              </w:rPr>
              <w:t xml:space="preserve"> </w:t>
            </w:r>
            <w:r w:rsidRPr="00B03E20">
              <w:rPr>
                <w:rFonts w:ascii="宋体" w:eastAsia="宋体" w:hAnsi="宋体" w:cs="宋体"/>
                <w:kern w:val="0"/>
                <w:sz w:val="24"/>
              </w:rPr>
              <w:t>callbacks="1000"&gt;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name="addListener"&gt;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&lt;dubbo:argument</w:t>
            </w:r>
            <w:r w:rsidRPr="00B03E20">
              <w:rPr>
                <w:rFonts w:ascii="宋体" w:eastAsia="宋体" w:hAnsi="宋体" w:cs="宋体"/>
                <w:kern w:val="0"/>
                <w:sz w:val="24"/>
                <w:szCs w:val="24"/>
              </w:rPr>
              <w:t xml:space="preserve"> </w:t>
            </w:r>
            <w:r w:rsidRPr="00B03E20">
              <w:rPr>
                <w:rFonts w:ascii="宋体" w:eastAsia="宋体" w:hAnsi="宋体" w:cs="宋体"/>
                <w:kern w:val="0"/>
                <w:sz w:val="24"/>
              </w:rPr>
              <w:t>index="1"</w:t>
            </w:r>
            <w:r w:rsidRPr="00B03E20">
              <w:rPr>
                <w:rFonts w:ascii="宋体" w:eastAsia="宋体" w:hAnsi="宋体" w:cs="宋体"/>
                <w:kern w:val="0"/>
                <w:sz w:val="24"/>
                <w:szCs w:val="24"/>
              </w:rPr>
              <w:t xml:space="preserve"> </w:t>
            </w:r>
            <w:r w:rsidRPr="00B03E20">
              <w:rPr>
                <w:rFonts w:ascii="宋体" w:eastAsia="宋体" w:hAnsi="宋体" w:cs="宋体"/>
                <w:kern w:val="0"/>
                <w:sz w:val="24"/>
              </w:rPr>
              <w:t>callback="true"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&lt;!--也可以通过指定类型的方式--&gt;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&lt;!--&lt;dubbo:argument type="com.demo.CallbackListener" callback="true" /&gt;--&gt;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&lt;/dubbo:method&gt;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(2) 服务消费者：</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服务消费者配置示例：</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consumer.xml</w:t>
      </w:r>
    </w:p>
    <w:tbl>
      <w:tblPr>
        <w:tblW w:w="0" w:type="auto"/>
        <w:tblCellSpacing w:w="0" w:type="dxa"/>
        <w:tblCellMar>
          <w:left w:w="0" w:type="dxa"/>
          <w:right w:w="0" w:type="dxa"/>
        </w:tblCellMar>
        <w:tblLook w:val="04A0"/>
      </w:tblPr>
      <w:tblGrid>
        <w:gridCol w:w="97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632252798"/>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id="callbackService"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interface="com.callback.CallbackService"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服务消费者调用示例：</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CallbackServiceTest.java</w:t>
      </w:r>
    </w:p>
    <w:tbl>
      <w:tblPr>
        <w:tblW w:w="0" w:type="auto"/>
        <w:tblCellSpacing w:w="0" w:type="dxa"/>
        <w:tblCellMar>
          <w:left w:w="0" w:type="dxa"/>
          <w:right w:w="0" w:type="dxa"/>
        </w:tblCellMar>
        <w:tblLook w:val="04A0"/>
      </w:tblPr>
      <w:tblGrid>
        <w:gridCol w:w="1224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ClassPathXmlApplicationContext context = new</w:t>
            </w:r>
            <w:r w:rsidRPr="00B03E20">
              <w:rPr>
                <w:rFonts w:ascii="宋体" w:eastAsia="宋体" w:hAnsi="宋体" w:cs="宋体"/>
                <w:kern w:val="0"/>
                <w:sz w:val="24"/>
                <w:szCs w:val="24"/>
              </w:rPr>
              <w:t xml:space="preserve"> </w:t>
            </w:r>
            <w:r w:rsidRPr="00B03E20">
              <w:rPr>
                <w:rFonts w:ascii="宋体" w:eastAsia="宋体" w:hAnsi="宋体" w:cs="宋体"/>
                <w:kern w:val="0"/>
                <w:sz w:val="24"/>
              </w:rPr>
              <w:t>ClassPathXmlApplicationContext("classpath:consumer.xml");</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context.start();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CallbackService callbackService = (CallbackService) context.getBean("callbackService");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callbackService.addListener("</w:t>
            </w:r>
            <w:hyperlink r:id="rId370" w:history="1">
              <w:r w:rsidRPr="00B03E20">
                <w:rPr>
                  <w:rFonts w:ascii="宋体" w:eastAsia="宋体" w:hAnsi="宋体" w:cs="宋体"/>
                  <w:color w:val="0000FF"/>
                  <w:kern w:val="0"/>
                  <w:sz w:val="24"/>
                  <w:szCs w:val="24"/>
                  <w:u w:val="single"/>
                </w:rPr>
                <w:t>http://10.20.160.198/wiki/display/dubbo/foo.bar"</w:t>
              </w:r>
            </w:hyperlink>
            <w:r w:rsidRPr="00B03E20">
              <w:rPr>
                <w:rFonts w:ascii="宋体" w:eastAsia="宋体" w:hAnsi="宋体" w:cs="宋体"/>
                <w:kern w:val="0"/>
                <w:sz w:val="24"/>
              </w:rPr>
              <w:t>, new</w:t>
            </w:r>
            <w:r w:rsidRPr="00B03E20">
              <w:rPr>
                <w:rFonts w:ascii="宋体" w:eastAsia="宋体" w:hAnsi="宋体" w:cs="宋体"/>
                <w:kern w:val="0"/>
                <w:sz w:val="24"/>
                <w:szCs w:val="24"/>
              </w:rPr>
              <w:t xml:space="preserve"> </w:t>
            </w:r>
            <w:r w:rsidRPr="00B03E20">
              <w:rPr>
                <w:rFonts w:ascii="宋体" w:eastAsia="宋体" w:hAnsi="宋体" w:cs="宋体"/>
                <w:kern w:val="0"/>
                <w:sz w:val="24"/>
              </w:rPr>
              <w:t>CallbackListener(){</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void</w:t>
            </w:r>
            <w:r w:rsidRPr="00B03E20">
              <w:rPr>
                <w:rFonts w:ascii="宋体" w:eastAsia="宋体" w:hAnsi="宋体" w:cs="宋体"/>
                <w:kern w:val="0"/>
                <w:sz w:val="24"/>
                <w:szCs w:val="24"/>
              </w:rPr>
              <w:t xml:space="preserve"> </w:t>
            </w:r>
            <w:r w:rsidRPr="00B03E20">
              <w:rPr>
                <w:rFonts w:ascii="宋体" w:eastAsia="宋体" w:hAnsi="宋体" w:cs="宋体"/>
                <w:kern w:val="0"/>
                <w:sz w:val="24"/>
              </w:rPr>
              <w:t>changed(String msg)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System.out.println("callback1:"</w:t>
            </w:r>
            <w:r w:rsidRPr="00B03E20">
              <w:rPr>
                <w:rFonts w:ascii="宋体" w:eastAsia="宋体" w:hAnsi="宋体" w:cs="宋体"/>
                <w:kern w:val="0"/>
                <w:sz w:val="24"/>
                <w:szCs w:val="24"/>
              </w:rPr>
              <w:t xml:space="preserve"> </w:t>
            </w:r>
            <w:r w:rsidRPr="00B03E20">
              <w:rPr>
                <w:rFonts w:ascii="宋体" w:eastAsia="宋体" w:hAnsi="宋体" w:cs="宋体"/>
                <w:kern w:val="0"/>
                <w:sz w:val="24"/>
              </w:rPr>
              <w:t>+ msg);</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74" w:name="UserGuide-zh-事件通知"/>
      <w:bookmarkEnd w:id="74"/>
      <w:r w:rsidRPr="00B03E20">
        <w:rPr>
          <w:rFonts w:ascii="宋体" w:eastAsia="宋体" w:hAnsi="宋体" w:cs="宋体"/>
          <w:b/>
          <w:bCs/>
          <w:kern w:val="0"/>
          <w:sz w:val="27"/>
          <w:szCs w:val="27"/>
        </w:rPr>
        <w:t>事件通知</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w:t>
      </w:r>
      <w:hyperlink r:id="rId371" w:tooltip="Event Notify-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72" w:anchor="UserGuide-zh-%E4%BA%8B%E4%BB%B6%E9%80%9A%E7%9F%A5"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4670"/>
        <w:gridCol w:w="4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69" name="图片 69"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在调用之前，调用之后，出现异常时，会触发oninvoke, onreturn, onthrow三个事件，可以配置当事件发生时，通知哪个类的哪个方法。</w:t>
            </w:r>
          </w:p>
        </w:tc>
      </w:tr>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70" name="图片 70"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支持版本：2.0.7之后</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(1) 服务提供者与消费者共享服务接口：</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IDemoService.java</w:t>
      </w:r>
    </w:p>
    <w:tbl>
      <w:tblPr>
        <w:tblW w:w="0" w:type="auto"/>
        <w:tblCellSpacing w:w="0" w:type="dxa"/>
        <w:tblCellMar>
          <w:left w:w="0" w:type="dxa"/>
          <w:right w:w="0" w:type="dxa"/>
        </w:tblCellMar>
        <w:tblLook w:val="04A0"/>
      </w:tblPr>
      <w:tblGrid>
        <w:gridCol w:w="408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interface</w:t>
            </w:r>
            <w:r w:rsidRPr="00B03E20">
              <w:rPr>
                <w:rFonts w:ascii="宋体" w:eastAsia="宋体" w:hAnsi="宋体" w:cs="宋体"/>
                <w:kern w:val="0"/>
                <w:sz w:val="24"/>
                <w:szCs w:val="24"/>
              </w:rPr>
              <w:t xml:space="preserve"> </w:t>
            </w:r>
            <w:r w:rsidRPr="00B03E20">
              <w:rPr>
                <w:rFonts w:ascii="宋体" w:eastAsia="宋体" w:hAnsi="宋体" w:cs="宋体"/>
                <w:kern w:val="0"/>
                <w:sz w:val="24"/>
              </w:rPr>
              <w:t>IDemoService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Person get(int</w:t>
            </w:r>
            <w:r w:rsidRPr="00B03E20">
              <w:rPr>
                <w:rFonts w:ascii="宋体" w:eastAsia="宋体" w:hAnsi="宋体" w:cs="宋体"/>
                <w:kern w:val="0"/>
                <w:sz w:val="24"/>
                <w:szCs w:val="24"/>
              </w:rPr>
              <w:t xml:space="preserve"> </w:t>
            </w:r>
            <w:r w:rsidRPr="00B03E20">
              <w:rPr>
                <w:rFonts w:ascii="宋体" w:eastAsia="宋体" w:hAnsi="宋体" w:cs="宋体"/>
                <w:kern w:val="0"/>
                <w:sz w:val="24"/>
              </w:rPr>
              <w:t>id);</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(2) 服务提供者实现：</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DemoServiceImpl.java</w:t>
      </w:r>
    </w:p>
    <w:tbl>
      <w:tblPr>
        <w:tblW w:w="0" w:type="auto"/>
        <w:tblCellSpacing w:w="0" w:type="dxa"/>
        <w:tblCellMar>
          <w:left w:w="0" w:type="dxa"/>
          <w:right w:w="0" w:type="dxa"/>
        </w:tblCellMar>
        <w:tblLook w:val="04A0"/>
      </w:tblPr>
      <w:tblGrid>
        <w:gridCol w:w="67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class</w:t>
            </w:r>
            <w:r w:rsidRPr="00B03E20">
              <w:rPr>
                <w:rFonts w:ascii="宋体" w:eastAsia="宋体" w:hAnsi="宋体" w:cs="宋体"/>
                <w:kern w:val="0"/>
                <w:sz w:val="24"/>
                <w:szCs w:val="24"/>
              </w:rPr>
              <w:t xml:space="preserve"> </w:t>
            </w:r>
            <w:r w:rsidRPr="00B03E20">
              <w:rPr>
                <w:rFonts w:ascii="宋体" w:eastAsia="宋体" w:hAnsi="宋体" w:cs="宋体"/>
                <w:kern w:val="0"/>
                <w:sz w:val="24"/>
              </w:rPr>
              <w:t>NormalDemoService implements</w:t>
            </w:r>
            <w:r w:rsidRPr="00B03E20">
              <w:rPr>
                <w:rFonts w:ascii="宋体" w:eastAsia="宋体" w:hAnsi="宋体" w:cs="宋体"/>
                <w:kern w:val="0"/>
                <w:sz w:val="24"/>
                <w:szCs w:val="24"/>
              </w:rPr>
              <w:t xml:space="preserve"> </w:t>
            </w:r>
            <w:r w:rsidRPr="00B03E20">
              <w:rPr>
                <w:rFonts w:ascii="宋体" w:eastAsia="宋体" w:hAnsi="宋体" w:cs="宋体"/>
                <w:kern w:val="0"/>
                <w:sz w:val="24"/>
              </w:rPr>
              <w:t>IDemoService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Person get(int</w:t>
            </w:r>
            <w:r w:rsidRPr="00B03E20">
              <w:rPr>
                <w:rFonts w:ascii="宋体" w:eastAsia="宋体" w:hAnsi="宋体" w:cs="宋体"/>
                <w:kern w:val="0"/>
                <w:sz w:val="24"/>
                <w:szCs w:val="24"/>
              </w:rPr>
              <w:t xml:space="preserve"> </w:t>
            </w:r>
            <w:r w:rsidRPr="00B03E20">
              <w:rPr>
                <w:rFonts w:ascii="宋体" w:eastAsia="宋体" w:hAnsi="宋体" w:cs="宋体"/>
                <w:kern w:val="0"/>
                <w:sz w:val="24"/>
              </w:rPr>
              <w:t>id)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return</w:t>
            </w:r>
            <w:r w:rsidRPr="00B03E20">
              <w:rPr>
                <w:rFonts w:ascii="宋体" w:eastAsia="宋体" w:hAnsi="宋体" w:cs="宋体"/>
                <w:kern w:val="0"/>
                <w:sz w:val="24"/>
                <w:szCs w:val="24"/>
              </w:rPr>
              <w:t xml:space="preserve"> </w:t>
            </w:r>
            <w:r w:rsidRPr="00B03E20">
              <w:rPr>
                <w:rFonts w:ascii="宋体" w:eastAsia="宋体" w:hAnsi="宋体" w:cs="宋体"/>
                <w:kern w:val="0"/>
                <w:sz w:val="24"/>
              </w:rPr>
              <w:t>new</w:t>
            </w:r>
            <w:r w:rsidRPr="00B03E20">
              <w:rPr>
                <w:rFonts w:ascii="宋体" w:eastAsia="宋体" w:hAnsi="宋体" w:cs="宋体"/>
                <w:kern w:val="0"/>
                <w:sz w:val="24"/>
                <w:szCs w:val="24"/>
              </w:rPr>
              <w:t xml:space="preserve"> </w:t>
            </w:r>
            <w:r w:rsidRPr="00B03E20">
              <w:rPr>
                <w:rFonts w:ascii="宋体" w:eastAsia="宋体" w:hAnsi="宋体" w:cs="宋体"/>
                <w:kern w:val="0"/>
                <w:sz w:val="24"/>
              </w:rPr>
              <w:t>Person(id, "charles`son", 4);</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(3) 服务提供者配置：</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provider.xml</w:t>
      </w:r>
    </w:p>
    <w:tbl>
      <w:tblPr>
        <w:tblW w:w="0" w:type="auto"/>
        <w:tblCellSpacing w:w="0" w:type="dxa"/>
        <w:tblCellMar>
          <w:left w:w="0" w:type="dxa"/>
          <w:right w:w="0" w:type="dxa"/>
        </w:tblCellMar>
        <w:tblLook w:val="04A0"/>
      </w:tblPr>
      <w:tblGrid>
        <w:gridCol w:w="1464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&lt;dubbo:application</w:t>
            </w:r>
            <w:r w:rsidRPr="00B03E20">
              <w:rPr>
                <w:rFonts w:ascii="宋体" w:eastAsia="宋体" w:hAnsi="宋体" w:cs="宋体"/>
                <w:kern w:val="0"/>
                <w:sz w:val="24"/>
                <w:szCs w:val="24"/>
              </w:rPr>
              <w:t xml:space="preserve"> </w:t>
            </w:r>
            <w:r w:rsidRPr="00B03E20">
              <w:rPr>
                <w:rFonts w:ascii="宋体" w:eastAsia="宋体" w:hAnsi="宋体" w:cs="宋体"/>
                <w:kern w:val="0"/>
                <w:sz w:val="24"/>
              </w:rPr>
              <w:t>name="rpc-callback-demo"</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w:t>
            </w:r>
            <w:hyperlink r:id="rId373" w:history="1">
              <w:r w:rsidRPr="00B03E20">
                <w:rPr>
                  <w:rFonts w:ascii="宋体" w:eastAsia="宋体" w:hAnsi="宋体" w:cs="宋体"/>
                  <w:color w:val="0000FF"/>
                  <w:kern w:val="0"/>
                  <w:sz w:val="24"/>
                  <w:szCs w:val="24"/>
                  <w:u w:val="single"/>
                </w:rPr>
                <w:t>http://10.20.160.198/wiki/display/dubbo/10.20.153.186"</w:t>
              </w:r>
            </w:hyperlink>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w:t>
            </w:r>
            <w:r w:rsidRPr="00B03E20">
              <w:rPr>
                <w:rFonts w:ascii="宋体" w:eastAsia="宋体" w:hAnsi="宋体" w:cs="宋体"/>
                <w:kern w:val="0"/>
                <w:sz w:val="24"/>
                <w:szCs w:val="24"/>
              </w:rPr>
              <w:t xml:space="preserve"> </w:t>
            </w:r>
            <w:r w:rsidRPr="00B03E20">
              <w:rPr>
                <w:rFonts w:ascii="宋体" w:eastAsia="宋体" w:hAnsi="宋体" w:cs="宋体"/>
                <w:kern w:val="0"/>
                <w:sz w:val="24"/>
              </w:rPr>
              <w:t>id="demoService"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class="com.alibaba.dubbo.callback.implicit.NormalDemoService"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interface="com.alibaba.dubbo.callback.implicit.IDemoService"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ref="demoService"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version="1.0.0"</w:t>
            </w:r>
            <w:r w:rsidRPr="00B03E20">
              <w:rPr>
                <w:rFonts w:ascii="宋体" w:eastAsia="宋体" w:hAnsi="宋体" w:cs="宋体"/>
                <w:kern w:val="0"/>
                <w:sz w:val="24"/>
                <w:szCs w:val="24"/>
              </w:rPr>
              <w:t xml:space="preserve"> </w:t>
            </w:r>
            <w:r w:rsidRPr="00B03E20">
              <w:rPr>
                <w:rFonts w:ascii="宋体" w:eastAsia="宋体" w:hAnsi="宋体" w:cs="宋体"/>
                <w:kern w:val="0"/>
                <w:sz w:val="24"/>
              </w:rPr>
              <w:t>group="cn"/&gt;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(4) 服务消费者Callback接口及实现：</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Nofify.java</w:t>
      </w:r>
    </w:p>
    <w:tbl>
      <w:tblPr>
        <w:tblW w:w="0" w:type="auto"/>
        <w:tblCellSpacing w:w="0" w:type="dxa"/>
        <w:tblCellMar>
          <w:left w:w="0" w:type="dxa"/>
          <w:right w:w="0" w:type="dxa"/>
        </w:tblCellMar>
        <w:tblLook w:val="04A0"/>
      </w:tblPr>
      <w:tblGrid>
        <w:gridCol w:w="648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interface</w:t>
            </w:r>
            <w:r w:rsidRPr="00B03E20">
              <w:rPr>
                <w:rFonts w:ascii="宋体" w:eastAsia="宋体" w:hAnsi="宋体" w:cs="宋体"/>
                <w:kern w:val="0"/>
                <w:sz w:val="24"/>
                <w:szCs w:val="24"/>
              </w:rPr>
              <w:t xml:space="preserve"> </w:t>
            </w:r>
            <w:r w:rsidRPr="00B03E20">
              <w:rPr>
                <w:rFonts w:ascii="宋体" w:eastAsia="宋体" w:hAnsi="宋体" w:cs="宋体"/>
                <w:kern w:val="0"/>
                <w:sz w:val="24"/>
              </w:rPr>
              <w:t>Nofify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void</w:t>
            </w:r>
            <w:r w:rsidRPr="00B03E20">
              <w:rPr>
                <w:rFonts w:ascii="宋体" w:eastAsia="宋体" w:hAnsi="宋体" w:cs="宋体"/>
                <w:kern w:val="0"/>
                <w:sz w:val="24"/>
                <w:szCs w:val="24"/>
              </w:rPr>
              <w:t xml:space="preserve"> </w:t>
            </w:r>
            <w:r w:rsidRPr="00B03E20">
              <w:rPr>
                <w:rFonts w:ascii="宋体" w:eastAsia="宋体" w:hAnsi="宋体" w:cs="宋体"/>
                <w:kern w:val="0"/>
                <w:sz w:val="24"/>
              </w:rPr>
              <w:t>onreturn(Person msg, Integer id);</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void</w:t>
            </w:r>
            <w:r w:rsidRPr="00B03E20">
              <w:rPr>
                <w:rFonts w:ascii="宋体" w:eastAsia="宋体" w:hAnsi="宋体" w:cs="宋体"/>
                <w:kern w:val="0"/>
                <w:sz w:val="24"/>
                <w:szCs w:val="24"/>
              </w:rPr>
              <w:t xml:space="preserve"> </w:t>
            </w:r>
            <w:r w:rsidRPr="00B03E20">
              <w:rPr>
                <w:rFonts w:ascii="宋体" w:eastAsia="宋体" w:hAnsi="宋体" w:cs="宋体"/>
                <w:kern w:val="0"/>
                <w:sz w:val="24"/>
              </w:rPr>
              <w:t>onthrow(Throwable ex, Integer id);</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lastRenderedPageBreak/>
        <w:t>NofifyImpl.java</w:t>
      </w:r>
    </w:p>
    <w:tbl>
      <w:tblPr>
        <w:tblW w:w="0" w:type="auto"/>
        <w:tblCellSpacing w:w="0" w:type="dxa"/>
        <w:tblCellMar>
          <w:left w:w="0" w:type="dxa"/>
          <w:right w:w="0" w:type="dxa"/>
        </w:tblCellMar>
        <w:tblLook w:val="04A0"/>
      </w:tblPr>
      <w:tblGrid>
        <w:gridCol w:w="1020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class</w:t>
            </w:r>
            <w:r w:rsidRPr="00B03E20">
              <w:rPr>
                <w:rFonts w:ascii="宋体" w:eastAsia="宋体" w:hAnsi="宋体" w:cs="宋体"/>
                <w:kern w:val="0"/>
                <w:sz w:val="24"/>
                <w:szCs w:val="24"/>
              </w:rPr>
              <w:t xml:space="preserve"> </w:t>
            </w:r>
            <w:r w:rsidRPr="00B03E20">
              <w:rPr>
                <w:rFonts w:ascii="宋体" w:eastAsia="宋体" w:hAnsi="宋体" w:cs="宋体"/>
                <w:kern w:val="0"/>
                <w:sz w:val="24"/>
              </w:rPr>
              <w:t>NofifyImpl implements</w:t>
            </w:r>
            <w:r w:rsidRPr="00B03E20">
              <w:rPr>
                <w:rFonts w:ascii="宋体" w:eastAsia="宋体" w:hAnsi="宋体" w:cs="宋体"/>
                <w:kern w:val="0"/>
                <w:sz w:val="24"/>
                <w:szCs w:val="24"/>
              </w:rPr>
              <w:t xml:space="preserve"> </w:t>
            </w:r>
            <w:r w:rsidRPr="00B03E20">
              <w:rPr>
                <w:rFonts w:ascii="宋体" w:eastAsia="宋体" w:hAnsi="宋体" w:cs="宋体"/>
                <w:kern w:val="0"/>
                <w:sz w:val="24"/>
              </w:rPr>
              <w:t>Nofify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Map&lt;Integer, Person&gt;    ret    = new</w:t>
            </w:r>
            <w:r w:rsidRPr="00B03E20">
              <w:rPr>
                <w:rFonts w:ascii="宋体" w:eastAsia="宋体" w:hAnsi="宋体" w:cs="宋体"/>
                <w:kern w:val="0"/>
                <w:sz w:val="24"/>
                <w:szCs w:val="24"/>
              </w:rPr>
              <w:t xml:space="preserve"> </w:t>
            </w:r>
            <w:r w:rsidRPr="00B03E20">
              <w:rPr>
                <w:rFonts w:ascii="宋体" w:eastAsia="宋体" w:hAnsi="宋体" w:cs="宋体"/>
                <w:kern w:val="0"/>
                <w:sz w:val="24"/>
              </w:rPr>
              <w:t>HashMap&lt;Integer, Person&gt;();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Map&lt;Integer, Throwable&gt; errors = new</w:t>
            </w:r>
            <w:r w:rsidRPr="00B03E20">
              <w:rPr>
                <w:rFonts w:ascii="宋体" w:eastAsia="宋体" w:hAnsi="宋体" w:cs="宋体"/>
                <w:kern w:val="0"/>
                <w:sz w:val="24"/>
                <w:szCs w:val="24"/>
              </w:rPr>
              <w:t xml:space="preserve"> </w:t>
            </w:r>
            <w:r w:rsidRPr="00B03E20">
              <w:rPr>
                <w:rFonts w:ascii="宋体" w:eastAsia="宋体" w:hAnsi="宋体" w:cs="宋体"/>
                <w:kern w:val="0"/>
                <w:sz w:val="24"/>
              </w:rPr>
              <w:t>HashMap&lt;Integer, Throwable&gt;();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void</w:t>
            </w:r>
            <w:r w:rsidRPr="00B03E20">
              <w:rPr>
                <w:rFonts w:ascii="宋体" w:eastAsia="宋体" w:hAnsi="宋体" w:cs="宋体"/>
                <w:kern w:val="0"/>
                <w:sz w:val="24"/>
                <w:szCs w:val="24"/>
              </w:rPr>
              <w:t xml:space="preserve"> </w:t>
            </w:r>
            <w:r w:rsidRPr="00B03E20">
              <w:rPr>
                <w:rFonts w:ascii="宋体" w:eastAsia="宋体" w:hAnsi="宋体" w:cs="宋体"/>
                <w:kern w:val="0"/>
                <w:sz w:val="24"/>
              </w:rPr>
              <w:t>onreturn(Person msg, Integer id)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System.out.println("onreturn:"</w:t>
            </w:r>
            <w:r w:rsidRPr="00B03E20">
              <w:rPr>
                <w:rFonts w:ascii="宋体" w:eastAsia="宋体" w:hAnsi="宋体" w:cs="宋体"/>
                <w:kern w:val="0"/>
                <w:sz w:val="24"/>
                <w:szCs w:val="24"/>
              </w:rPr>
              <w:t xml:space="preserve"> </w:t>
            </w:r>
            <w:r w:rsidRPr="00B03E20">
              <w:rPr>
                <w:rFonts w:ascii="宋体" w:eastAsia="宋体" w:hAnsi="宋体" w:cs="宋体"/>
                <w:kern w:val="0"/>
                <w:sz w:val="24"/>
              </w:rPr>
              <w:t>+ msg);</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ret.put(id, msg);</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void</w:t>
            </w:r>
            <w:r w:rsidRPr="00B03E20">
              <w:rPr>
                <w:rFonts w:ascii="宋体" w:eastAsia="宋体" w:hAnsi="宋体" w:cs="宋体"/>
                <w:kern w:val="0"/>
                <w:sz w:val="24"/>
                <w:szCs w:val="24"/>
              </w:rPr>
              <w:t xml:space="preserve"> </w:t>
            </w:r>
            <w:r w:rsidRPr="00B03E20">
              <w:rPr>
                <w:rFonts w:ascii="宋体" w:eastAsia="宋体" w:hAnsi="宋体" w:cs="宋体"/>
                <w:kern w:val="0"/>
                <w:sz w:val="24"/>
              </w:rPr>
              <w:t>onthrow(Throwable ex, Integer id)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errors.put(id, ex);</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(5) 服务消费者Callback接口及实现：</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consumer.xml</w:t>
      </w:r>
    </w:p>
    <w:tbl>
      <w:tblPr>
        <w:tblW w:w="0" w:type="auto"/>
        <w:tblCellSpacing w:w="0" w:type="dxa"/>
        <w:tblCellMar>
          <w:left w:w="0" w:type="dxa"/>
          <w:right w:w="0" w:type="dxa"/>
        </w:tblCellMar>
        <w:tblLook w:val="04A0"/>
      </w:tblPr>
      <w:tblGrid>
        <w:gridCol w:w="154"/>
        <w:gridCol w:w="154"/>
        <w:gridCol w:w="14760"/>
      </w:tblGrid>
      <w:tr w:rsidR="00B03E20" w:rsidRPr="00B03E20" w:rsidTr="00B03E20">
        <w:trPr>
          <w:gridBefore w:val="1"/>
          <w:tblCellSpacing w:w="0" w:type="dxa"/>
        </w:trPr>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w:t>
            </w:r>
            <w:r w:rsidRPr="00B03E20">
              <w:rPr>
                <w:rFonts w:ascii="宋体" w:eastAsia="宋体" w:hAnsi="宋体" w:cs="宋体"/>
                <w:kern w:val="0"/>
                <w:sz w:val="24"/>
                <w:szCs w:val="24"/>
              </w:rPr>
              <w:t xml:space="preserve"> </w:t>
            </w:r>
            <w:r w:rsidRPr="00B03E20">
              <w:rPr>
                <w:rFonts w:ascii="宋体" w:eastAsia="宋体" w:hAnsi="宋体" w:cs="宋体"/>
                <w:kern w:val="0"/>
                <w:sz w:val="24"/>
              </w:rPr>
              <w:t>id</w:t>
            </w:r>
            <w:r w:rsidRPr="00B03E20">
              <w:rPr>
                <w:rFonts w:ascii="宋体" w:eastAsia="宋体" w:hAnsi="宋体" w:cs="宋体"/>
                <w:kern w:val="0"/>
                <w:sz w:val="24"/>
                <w:szCs w:val="24"/>
              </w:rPr>
              <w:t xml:space="preserve"> </w:t>
            </w:r>
            <w:r w:rsidRPr="00B03E20">
              <w:rPr>
                <w:rFonts w:ascii="宋体" w:eastAsia="宋体" w:hAnsi="宋体" w:cs="宋体"/>
                <w:kern w:val="0"/>
                <w:sz w:val="24"/>
              </w:rPr>
              <w:t>="demoCallback"</w:t>
            </w:r>
            <w:r w:rsidRPr="00B03E20">
              <w:rPr>
                <w:rFonts w:ascii="宋体" w:eastAsia="宋体" w:hAnsi="宋体" w:cs="宋体"/>
                <w:kern w:val="0"/>
                <w:sz w:val="24"/>
                <w:szCs w:val="24"/>
              </w:rPr>
              <w:t xml:space="preserve"> </w:t>
            </w:r>
            <w:r w:rsidRPr="00B03E20">
              <w:rPr>
                <w:rFonts w:ascii="宋体" w:eastAsia="宋体" w:hAnsi="宋体" w:cs="宋体"/>
                <w:kern w:val="0"/>
                <w:sz w:val="24"/>
              </w:rPr>
              <w:t>class</w:t>
            </w:r>
            <w:r w:rsidRPr="00B03E20">
              <w:rPr>
                <w:rFonts w:ascii="宋体" w:eastAsia="宋体" w:hAnsi="宋体" w:cs="宋体"/>
                <w:kern w:val="0"/>
                <w:sz w:val="24"/>
                <w:szCs w:val="24"/>
              </w:rPr>
              <w:t xml:space="preserve"> </w:t>
            </w:r>
            <w:r w:rsidRPr="00B03E20">
              <w:rPr>
                <w:rFonts w:ascii="宋体" w:eastAsia="宋体" w:hAnsi="宋体" w:cs="宋体"/>
                <w:kern w:val="0"/>
                <w:sz w:val="24"/>
              </w:rPr>
              <w:t>= "com.alibaba.dubbo.callback.implicit.NofifyImpl"</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id="demoService"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interface="com.alibaba.dubbo.callback.implicit.IDemoService"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version="1.0.0"</w:t>
            </w:r>
            <w:r w:rsidRPr="00B03E20">
              <w:rPr>
                <w:rFonts w:ascii="宋体" w:eastAsia="宋体" w:hAnsi="宋体" w:cs="宋体"/>
                <w:kern w:val="0"/>
                <w:sz w:val="24"/>
                <w:szCs w:val="24"/>
              </w:rPr>
              <w:t xml:space="preserve"> </w:t>
            </w:r>
            <w:r w:rsidRPr="00B03E20">
              <w:rPr>
                <w:rFonts w:ascii="宋体" w:eastAsia="宋体" w:hAnsi="宋体" w:cs="宋体"/>
                <w:kern w:val="0"/>
                <w:sz w:val="24"/>
              </w:rPr>
              <w:t>group="cn"</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name="get"</w:t>
            </w:r>
            <w:r w:rsidRPr="00B03E20">
              <w:rPr>
                <w:rFonts w:ascii="宋体" w:eastAsia="宋体" w:hAnsi="宋体" w:cs="宋体"/>
                <w:kern w:val="0"/>
                <w:sz w:val="24"/>
                <w:szCs w:val="24"/>
              </w:rPr>
              <w:t xml:space="preserve"> </w:t>
            </w:r>
            <w:r w:rsidRPr="00B03E20">
              <w:rPr>
                <w:rFonts w:ascii="宋体" w:eastAsia="宋体" w:hAnsi="宋体" w:cs="宋体"/>
                <w:kern w:val="0"/>
                <w:sz w:val="24"/>
              </w:rPr>
              <w:t>async="true"</w:t>
            </w:r>
            <w:r w:rsidRPr="00B03E20">
              <w:rPr>
                <w:rFonts w:ascii="宋体" w:eastAsia="宋体" w:hAnsi="宋体" w:cs="宋体"/>
                <w:kern w:val="0"/>
                <w:sz w:val="24"/>
                <w:szCs w:val="24"/>
              </w:rPr>
              <w:t xml:space="preserve"> </w:t>
            </w:r>
            <w:r w:rsidRPr="00B03E20">
              <w:rPr>
                <w:rFonts w:ascii="宋体" w:eastAsia="宋体" w:hAnsi="宋体" w:cs="宋体"/>
                <w:kern w:val="0"/>
                <w:sz w:val="24"/>
              </w:rPr>
              <w:t>onreturn</w:t>
            </w:r>
            <w:r w:rsidRPr="00B03E20">
              <w:rPr>
                <w:rFonts w:ascii="宋体" w:eastAsia="宋体" w:hAnsi="宋体" w:cs="宋体"/>
                <w:kern w:val="0"/>
                <w:sz w:val="24"/>
                <w:szCs w:val="24"/>
              </w:rPr>
              <w:t xml:space="preserve"> </w:t>
            </w:r>
            <w:r w:rsidRPr="00B03E20">
              <w:rPr>
                <w:rFonts w:ascii="宋体" w:eastAsia="宋体" w:hAnsi="宋体" w:cs="宋体"/>
                <w:kern w:val="0"/>
                <w:sz w:val="24"/>
              </w:rPr>
              <w:t>= "demoCallback.onreturn"</w:t>
            </w:r>
            <w:r w:rsidRPr="00B03E20">
              <w:rPr>
                <w:rFonts w:ascii="宋体" w:eastAsia="宋体" w:hAnsi="宋体" w:cs="宋体"/>
                <w:kern w:val="0"/>
                <w:sz w:val="24"/>
                <w:szCs w:val="24"/>
              </w:rPr>
              <w:t xml:space="preserve"> </w:t>
            </w:r>
            <w:r w:rsidRPr="00B03E20">
              <w:rPr>
                <w:rFonts w:ascii="宋体" w:eastAsia="宋体" w:hAnsi="宋体" w:cs="宋体"/>
                <w:kern w:val="0"/>
                <w:sz w:val="24"/>
              </w:rPr>
              <w:t>onthrow="demoCallback.onthrow"</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&lt;/dubbo:reference&gt;</w:t>
            </w:r>
          </w:p>
        </w:tc>
      </w:tr>
      <w:tr w:rsidR="00B03E20" w:rsidRPr="00B03E20" w:rsidTr="00B03E20">
        <w:tblPrEx>
          <w:tblCellSpacing w:w="15" w:type="dxa"/>
          <w:tblCellMar>
            <w:top w:w="15" w:type="dxa"/>
            <w:left w:w="15" w:type="dxa"/>
            <w:bottom w:w="15" w:type="dxa"/>
            <w:right w:w="15" w:type="dxa"/>
          </w:tblCellMar>
        </w:tblPrEx>
        <w:trPr>
          <w:tblCellSpacing w:w="15" w:type="dxa"/>
        </w:trPr>
        <w:tc>
          <w:tcPr>
            <w:tcW w:w="0" w:type="auto"/>
            <w:gridSpan w:val="2"/>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71" name="图片 71"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注：</w:t>
            </w:r>
            <w:r w:rsidRPr="00B03E20">
              <w:rPr>
                <w:rFonts w:ascii="宋体" w:eastAsia="宋体" w:hAnsi="宋体" w:cs="宋体"/>
                <w:kern w:val="0"/>
                <w:sz w:val="24"/>
                <w:szCs w:val="24"/>
              </w:rPr>
              <w:br/>
              <w:t>callback与async功能正交分解：</w:t>
            </w:r>
            <w:r w:rsidRPr="00B03E20">
              <w:rPr>
                <w:rFonts w:ascii="宋体" w:eastAsia="宋体" w:hAnsi="宋体" w:cs="宋体"/>
                <w:kern w:val="0"/>
                <w:sz w:val="24"/>
                <w:szCs w:val="24"/>
              </w:rPr>
              <w:br/>
              <w:t>async=true，表示结果是否马上返回.</w:t>
            </w:r>
            <w:r w:rsidRPr="00B03E20">
              <w:rPr>
                <w:rFonts w:ascii="宋体" w:eastAsia="宋体" w:hAnsi="宋体" w:cs="宋体"/>
                <w:kern w:val="0"/>
                <w:sz w:val="24"/>
                <w:szCs w:val="24"/>
              </w:rPr>
              <w:br/>
              <w:t xml:space="preserve">onreturn 表示是否需要回调. </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组合情况：(async=false 默认)</w:t>
            </w:r>
            <w:r w:rsidRPr="00B03E20">
              <w:rPr>
                <w:rFonts w:ascii="宋体" w:eastAsia="宋体" w:hAnsi="宋体" w:cs="宋体"/>
                <w:kern w:val="0"/>
                <w:sz w:val="24"/>
                <w:szCs w:val="24"/>
              </w:rPr>
              <w:br/>
              <w:t>异步回调模式：async=true onreturn="xxx"</w:t>
            </w:r>
            <w:r w:rsidRPr="00B03E20">
              <w:rPr>
                <w:rFonts w:ascii="宋体" w:eastAsia="宋体" w:hAnsi="宋体" w:cs="宋体"/>
                <w:kern w:val="0"/>
                <w:sz w:val="24"/>
                <w:szCs w:val="24"/>
              </w:rPr>
              <w:br/>
              <w:t>同步回调模式：async=false onreturn="xxx"</w:t>
            </w:r>
            <w:r w:rsidRPr="00B03E20">
              <w:rPr>
                <w:rFonts w:ascii="宋体" w:eastAsia="宋体" w:hAnsi="宋体" w:cs="宋体"/>
                <w:kern w:val="0"/>
                <w:sz w:val="24"/>
                <w:szCs w:val="24"/>
              </w:rPr>
              <w:br/>
              <w:t>异步无回调 ：async=true</w:t>
            </w:r>
            <w:r w:rsidRPr="00B03E20">
              <w:rPr>
                <w:rFonts w:ascii="宋体" w:eastAsia="宋体" w:hAnsi="宋体" w:cs="宋体"/>
                <w:kern w:val="0"/>
                <w:sz w:val="24"/>
                <w:szCs w:val="24"/>
              </w:rPr>
              <w:br/>
              <w:t>同步无回调 ：async=false</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lastRenderedPageBreak/>
        <w:t>(6) TEST CASE：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Test.java</w:t>
      </w:r>
    </w:p>
    <w:tbl>
      <w:tblPr>
        <w:tblW w:w="0" w:type="auto"/>
        <w:tblCellSpacing w:w="0" w:type="dxa"/>
        <w:tblCellMar>
          <w:left w:w="0" w:type="dxa"/>
          <w:right w:w="0" w:type="dxa"/>
        </w:tblCellMar>
        <w:tblLook w:val="04A0"/>
      </w:tblPr>
      <w:tblGrid>
        <w:gridCol w:w="876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IDemoService demoService = (IDemoService) context.getBean("demoService");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NofifyImpl notify = (NofifyImpl) context.getBean("demoCallback");</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int</w:t>
            </w:r>
            <w:r w:rsidRPr="00B03E20">
              <w:rPr>
                <w:rFonts w:ascii="宋体" w:eastAsia="宋体" w:hAnsi="宋体" w:cs="宋体"/>
                <w:kern w:val="0"/>
                <w:sz w:val="24"/>
                <w:szCs w:val="24"/>
              </w:rPr>
              <w:t xml:space="preserve"> </w:t>
            </w:r>
            <w:r w:rsidRPr="00B03E20">
              <w:rPr>
                <w:rFonts w:ascii="宋体" w:eastAsia="宋体" w:hAnsi="宋体" w:cs="宋体"/>
                <w:kern w:val="0"/>
                <w:sz w:val="24"/>
              </w:rPr>
              <w:t>requestId = 2;</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Person ret = demoService.get(requestId);</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Assert.assertEquals(null, ret);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//for Test：只是用来说明callback正常被调用，业务具体实现自行决定.</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for</w:t>
            </w:r>
            <w:r w:rsidRPr="00B03E20">
              <w:rPr>
                <w:rFonts w:ascii="宋体" w:eastAsia="宋体" w:hAnsi="宋体" w:cs="宋体"/>
                <w:kern w:val="0"/>
                <w:sz w:val="24"/>
                <w:szCs w:val="24"/>
              </w:rPr>
              <w:t xml:space="preserve"> </w:t>
            </w:r>
            <w:r w:rsidRPr="00B03E20">
              <w:rPr>
                <w:rFonts w:ascii="宋体" w:eastAsia="宋体" w:hAnsi="宋体" w:cs="宋体"/>
                <w:kern w:val="0"/>
                <w:sz w:val="24"/>
              </w:rPr>
              <w:t>(int</w:t>
            </w:r>
            <w:r w:rsidRPr="00B03E20">
              <w:rPr>
                <w:rFonts w:ascii="宋体" w:eastAsia="宋体" w:hAnsi="宋体" w:cs="宋体"/>
                <w:kern w:val="0"/>
                <w:sz w:val="24"/>
                <w:szCs w:val="24"/>
              </w:rPr>
              <w:t xml:space="preserve"> </w:t>
            </w:r>
            <w:r w:rsidRPr="00B03E20">
              <w:rPr>
                <w:rFonts w:ascii="宋体" w:eastAsia="宋体" w:hAnsi="宋体" w:cs="宋体"/>
                <w:kern w:val="0"/>
                <w:sz w:val="24"/>
              </w:rPr>
              <w:t>i = 0; i &lt; 10; i++)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if</w:t>
            </w:r>
            <w:r w:rsidRPr="00B03E20">
              <w:rPr>
                <w:rFonts w:ascii="宋体" w:eastAsia="宋体" w:hAnsi="宋体" w:cs="宋体"/>
                <w:kern w:val="0"/>
                <w:sz w:val="24"/>
                <w:szCs w:val="24"/>
              </w:rPr>
              <w:t xml:space="preserve"> </w:t>
            </w:r>
            <w:r w:rsidRPr="00B03E20">
              <w:rPr>
                <w:rFonts w:ascii="宋体" w:eastAsia="宋体" w:hAnsi="宋体" w:cs="宋体"/>
                <w:kern w:val="0"/>
                <w:sz w:val="24"/>
              </w:rPr>
              <w:t>(!notify.ret.containsKey(requestId))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Thread.sleep(200);</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 else</w:t>
            </w:r>
            <w:r w:rsidRPr="00B03E20">
              <w:rPr>
                <w:rFonts w:ascii="宋体" w:eastAsia="宋体" w:hAnsi="宋体" w:cs="宋体"/>
                <w:kern w:val="0"/>
                <w:sz w:val="24"/>
                <w:szCs w:val="24"/>
              </w:rPr>
              <w:t xml:space="preserve"> </w:t>
            </w:r>
            <w:r w:rsidRPr="00B03E20">
              <w:rPr>
                <w:rFonts w:ascii="宋体" w:eastAsia="宋体" w:hAnsi="宋体" w:cs="宋体"/>
                <w:kern w:val="0"/>
                <w:sz w:val="24"/>
              </w:rPr>
              <w: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break;</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Assert.assertEquals(requestId, notify.ret.get(requestId).getId());</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75" w:name="UserGuide-zh-本地存根"/>
      <w:bookmarkEnd w:id="75"/>
      <w:r w:rsidRPr="00B03E20">
        <w:rPr>
          <w:rFonts w:ascii="宋体" w:eastAsia="宋体" w:hAnsi="宋体" w:cs="宋体"/>
          <w:b/>
          <w:bCs/>
          <w:kern w:val="0"/>
          <w:sz w:val="27"/>
          <w:szCs w:val="27"/>
        </w:rPr>
        <w:t>本地存根</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74" w:tooltip="Stub Proxy-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75" w:anchor="UserGuide-zh-%E6%9C%AC%E5%9C%B0%E5%AD%98%E6%A0%B9"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5091"/>
        <w:gridCol w:w="4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72" name="图片 72"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远 程服务后，客户端通常只剩下接口，而实现全在服务器端，但提供方有些时候想在客户端也执行部分逻辑，比如：做ThreadLocal缓存，提前验证参数， 调用失败后伪造容错数据等等，此时就需要在API中带上Stub，客户端生成Proxy实，会把Proxy通过构造函数传给Stub，然后把Stub暴露 组给用户，Stub可以决定要不要去调Proxy。</w:t>
            </w:r>
          </w:p>
        </w:tc>
      </w:tr>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73" name="图片 73"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Stub必须有可传入Proxy的构造函数。</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711825" cy="2286000"/>
            <wp:effectExtent l="19050" t="0" r="3175" b="0"/>
            <wp:docPr id="74" name="图片 74" descr="http://alibaba.github.io/dubbo-doc-static/stub.jpg-version=1&amp;modificationDate=1320417778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alibaba.github.io/dubbo-doc-static/stub.jpg-version=1&amp;modificationDate=1320417778000.jpg"/>
                    <pic:cNvPicPr>
                      <a:picLocks noChangeAspect="1" noChangeArrowheads="1"/>
                    </pic:cNvPicPr>
                  </pic:nvPicPr>
                  <pic:blipFill>
                    <a:blip r:embed="rId376"/>
                    <a:srcRect/>
                    <a:stretch>
                      <a:fillRect/>
                    </a:stretch>
                  </pic:blipFill>
                  <pic:spPr bwMode="auto">
                    <a:xfrm>
                      <a:off x="0" y="0"/>
                      <a:ext cx="5711825" cy="2286000"/>
                    </a:xfrm>
                    <a:prstGeom prst="rect">
                      <a:avLst/>
                    </a:prstGeom>
                    <a:noFill/>
                    <a:ln w="9525">
                      <a:noFill/>
                      <a:miter lim="800000"/>
                      <a:headEnd/>
                      <a:tailEnd/>
                    </a:ln>
                  </pic:spPr>
                </pic:pic>
              </a:graphicData>
            </a:graphic>
          </wp:inline>
        </w:drawing>
      </w:r>
    </w:p>
    <w:tbl>
      <w:tblPr>
        <w:tblW w:w="0" w:type="auto"/>
        <w:tblCellSpacing w:w="0" w:type="dxa"/>
        <w:tblCellMar>
          <w:left w:w="0" w:type="dxa"/>
          <w:right w:w="0" w:type="dxa"/>
        </w:tblCellMar>
        <w:tblLook w:val="04A0"/>
      </w:tblPr>
      <w:tblGrid>
        <w:gridCol w:w="72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2103604984"/>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stub="true"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Or:</w:t>
      </w:r>
    </w:p>
    <w:tbl>
      <w:tblPr>
        <w:tblW w:w="0" w:type="auto"/>
        <w:tblCellSpacing w:w="0" w:type="dxa"/>
        <w:tblCellMar>
          <w:left w:w="0" w:type="dxa"/>
          <w:right w:w="0" w:type="dxa"/>
        </w:tblCellMar>
        <w:tblLook w:val="04A0"/>
      </w:tblPr>
      <w:tblGrid>
        <w:gridCol w:w="93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4044923"/>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stub="com.foo.BarServiceStub"</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api.jar:</w:t>
      </w:r>
    </w:p>
    <w:tbl>
      <w:tblPr>
        <w:tblW w:w="0" w:type="auto"/>
        <w:tblCellSpacing w:w="0" w:type="dxa"/>
        <w:tblCellMar>
          <w:left w:w="0" w:type="dxa"/>
          <w:right w:w="0" w:type="dxa"/>
        </w:tblCellMar>
        <w:tblLook w:val="04A0"/>
      </w:tblPr>
      <w:tblGrid>
        <w:gridCol w:w="1404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com.foo.BarService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com.foo.BarServiceStub // 在API旁边放一个Stub实现，它实现BarService接口，并有一个传入远程BarService实例的构造函数</w:t>
            </w:r>
          </w:p>
        </w:tc>
      </w:tr>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package</w:t>
            </w:r>
            <w:r w:rsidRPr="00B03E20">
              <w:rPr>
                <w:rFonts w:ascii="宋体" w:eastAsia="宋体" w:hAnsi="宋体" w:cs="宋体"/>
                <w:kern w:val="0"/>
                <w:sz w:val="24"/>
                <w:szCs w:val="24"/>
              </w:rPr>
              <w:t xml:space="preserve"> </w:t>
            </w:r>
            <w:r w:rsidRPr="00B03E20">
              <w:rPr>
                <w:rFonts w:ascii="宋体" w:eastAsia="宋体" w:hAnsi="宋体" w:cs="宋体"/>
                <w:kern w:val="0"/>
                <w:sz w:val="24"/>
              </w:rPr>
              <w:t>com.foo</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class</w:t>
            </w:r>
            <w:r w:rsidRPr="00B03E20">
              <w:rPr>
                <w:rFonts w:ascii="宋体" w:eastAsia="宋体" w:hAnsi="宋体" w:cs="宋体"/>
                <w:kern w:val="0"/>
                <w:sz w:val="24"/>
                <w:szCs w:val="24"/>
              </w:rPr>
              <w:t xml:space="preserve"> </w:t>
            </w:r>
            <w:r w:rsidRPr="00B03E20">
              <w:rPr>
                <w:rFonts w:ascii="宋体" w:eastAsia="宋体" w:hAnsi="宋体" w:cs="宋体"/>
                <w:kern w:val="0"/>
                <w:sz w:val="24"/>
              </w:rPr>
              <w:t>BarServiceStub implements</w:t>
            </w:r>
            <w:r w:rsidRPr="00B03E20">
              <w:rPr>
                <w:rFonts w:ascii="宋体" w:eastAsia="宋体" w:hAnsi="宋体" w:cs="宋体"/>
                <w:kern w:val="0"/>
                <w:sz w:val="24"/>
                <w:szCs w:val="24"/>
              </w:rPr>
              <w:t xml:space="preserve"> </w:t>
            </w:r>
            <w:r w:rsidRPr="00B03E20">
              <w:rPr>
                <w:rFonts w:ascii="宋体" w:eastAsia="宋体" w:hAnsi="宋体" w:cs="宋体"/>
                <w:kern w:val="0"/>
                <w:sz w:val="24"/>
              </w:rPr>
              <w:t>BarService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private</w:t>
            </w:r>
            <w:r w:rsidRPr="00B03E20">
              <w:rPr>
                <w:rFonts w:ascii="宋体" w:eastAsia="宋体" w:hAnsi="宋体" w:cs="宋体"/>
                <w:kern w:val="0"/>
                <w:sz w:val="24"/>
                <w:szCs w:val="24"/>
              </w:rPr>
              <w:t xml:space="preserve"> </w:t>
            </w:r>
            <w:r w:rsidRPr="00B03E20">
              <w:rPr>
                <w:rFonts w:ascii="宋体" w:eastAsia="宋体" w:hAnsi="宋体" w:cs="宋体"/>
                <w:kern w:val="0"/>
                <w:sz w:val="24"/>
              </w:rPr>
              <w:t>final</w:t>
            </w:r>
            <w:r w:rsidRPr="00B03E20">
              <w:rPr>
                <w:rFonts w:ascii="宋体" w:eastAsia="宋体" w:hAnsi="宋体" w:cs="宋体"/>
                <w:kern w:val="0"/>
                <w:sz w:val="24"/>
                <w:szCs w:val="24"/>
              </w:rPr>
              <w:t xml:space="preserve"> </w:t>
            </w:r>
            <w:r w:rsidRPr="00B03E20">
              <w:rPr>
                <w:rFonts w:ascii="宋体" w:eastAsia="宋体" w:hAnsi="宋体" w:cs="宋体"/>
                <w:kern w:val="0"/>
                <w:sz w:val="24"/>
              </w:rPr>
              <w:t>BarService barService;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 构造函数传入真正的远程代理对象</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(BarService barService)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this.barService = barService;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String sayHello(String name)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        // 此代码在客户端执行</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 你可以在客户端做ThreadLocal本地缓存，或预先验证参数是否合法，等等</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try</w:t>
            </w:r>
            <w:r w:rsidRPr="00B03E20">
              <w:rPr>
                <w:rFonts w:ascii="宋体" w:eastAsia="宋体" w:hAnsi="宋体" w:cs="宋体"/>
                <w:kern w:val="0"/>
                <w:sz w:val="24"/>
                <w:szCs w:val="24"/>
              </w:rPr>
              <w:t xml:space="preserve"> </w:t>
            </w:r>
            <w:r w:rsidRPr="00B03E20">
              <w:rPr>
                <w:rFonts w:ascii="宋体" w:eastAsia="宋体" w:hAnsi="宋体" w:cs="宋体"/>
                <w:kern w:val="0"/>
                <w:sz w:val="24"/>
              </w:rPr>
              <w: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return</w:t>
            </w:r>
            <w:r w:rsidRPr="00B03E20">
              <w:rPr>
                <w:rFonts w:ascii="宋体" w:eastAsia="宋体" w:hAnsi="宋体" w:cs="宋体"/>
                <w:kern w:val="0"/>
                <w:sz w:val="24"/>
                <w:szCs w:val="24"/>
              </w:rPr>
              <w:t xml:space="preserve"> </w:t>
            </w:r>
            <w:r w:rsidRPr="00B03E20">
              <w:rPr>
                <w:rFonts w:ascii="宋体" w:eastAsia="宋体" w:hAnsi="宋体" w:cs="宋体"/>
                <w:kern w:val="0"/>
                <w:sz w:val="24"/>
              </w:rPr>
              <w:t>barService.sayHello(name);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 catch</w:t>
            </w:r>
            <w:r w:rsidRPr="00B03E20">
              <w:rPr>
                <w:rFonts w:ascii="宋体" w:eastAsia="宋体" w:hAnsi="宋体" w:cs="宋体"/>
                <w:kern w:val="0"/>
                <w:sz w:val="24"/>
                <w:szCs w:val="24"/>
              </w:rPr>
              <w:t xml:space="preserve"> </w:t>
            </w:r>
            <w:r w:rsidRPr="00B03E20">
              <w:rPr>
                <w:rFonts w:ascii="宋体" w:eastAsia="宋体" w:hAnsi="宋体" w:cs="宋体"/>
                <w:kern w:val="0"/>
                <w:sz w:val="24"/>
              </w:rPr>
              <w:t>(Exception 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 你可以容错，可以做任何AOP拦截事项</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return</w:t>
            </w:r>
            <w:r w:rsidRPr="00B03E20">
              <w:rPr>
                <w:rFonts w:ascii="宋体" w:eastAsia="宋体" w:hAnsi="宋体" w:cs="宋体"/>
                <w:kern w:val="0"/>
                <w:sz w:val="24"/>
                <w:szCs w:val="24"/>
              </w:rPr>
              <w:t xml:space="preserve"> </w:t>
            </w:r>
            <w:r w:rsidRPr="00B03E20">
              <w:rPr>
                <w:rFonts w:ascii="宋体" w:eastAsia="宋体" w:hAnsi="宋体" w:cs="宋体"/>
                <w:kern w:val="0"/>
                <w:sz w:val="24"/>
              </w:rPr>
              <w:t>"容错数据";</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76" w:name="UserGuide-zh-本地伪装"/>
      <w:bookmarkEnd w:id="76"/>
      <w:r w:rsidRPr="00B03E20">
        <w:rPr>
          <w:rFonts w:ascii="宋体" w:eastAsia="宋体" w:hAnsi="宋体" w:cs="宋体"/>
          <w:b/>
          <w:bCs/>
          <w:kern w:val="0"/>
          <w:sz w:val="27"/>
          <w:szCs w:val="27"/>
        </w:rPr>
        <w:lastRenderedPageBreak/>
        <w:t>本地伪装</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77" w:tooltip="Mock Proxy-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78" w:anchor="UserGuide-zh-%E6%9C%AC%E5%9C%B0%E4%BC%AA%E8%A3%85"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5136"/>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75" name="图片 75"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Mock通常用于服务降级，比如某验权服务，当服务提供方全部挂掉后，客户端不抛出异常，而是通过Mock数据返回授权失败。</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76" name="图片 76"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Mock 是Stub的一个子集，便于服务提供方在客户端执行容错逻辑，因经常需要在出现RpcException(比如网络失败，超时等)时进行容错，而在出现业 务异常(比如登录用户名密码错误)时不需要容错，如果用Stub，可能就需要捕获并依赖RpcException类，而用Mock就可以不依赖 RpcException，因为它的约定就是只有出现RpcException时才执行。</w:t>
            </w:r>
          </w:p>
        </w:tc>
      </w:tr>
    </w:tbl>
    <w:p w:rsidR="00B03E20" w:rsidRPr="00B03E20" w:rsidRDefault="00B03E20" w:rsidP="00B03E20">
      <w:pPr>
        <w:widowControl/>
        <w:jc w:val="left"/>
        <w:rPr>
          <w:rFonts w:ascii="宋体" w:eastAsia="宋体" w:hAnsi="宋体" w:cs="宋体"/>
          <w:vanish/>
          <w:kern w:val="0"/>
          <w:sz w:val="24"/>
          <w:szCs w:val="24"/>
        </w:rPr>
      </w:pPr>
    </w:p>
    <w:tbl>
      <w:tblPr>
        <w:tblW w:w="0" w:type="auto"/>
        <w:tblCellSpacing w:w="0" w:type="dxa"/>
        <w:tblCellMar>
          <w:left w:w="0" w:type="dxa"/>
          <w:right w:w="0" w:type="dxa"/>
        </w:tblCellMar>
        <w:tblLook w:val="04A0"/>
      </w:tblPr>
      <w:tblGrid>
        <w:gridCol w:w="72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399401545"/>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mock="true"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Or:</w:t>
      </w:r>
    </w:p>
    <w:tbl>
      <w:tblPr>
        <w:tblW w:w="0" w:type="auto"/>
        <w:tblCellSpacing w:w="0" w:type="dxa"/>
        <w:tblCellMar>
          <w:left w:w="0" w:type="dxa"/>
          <w:right w:w="0" w:type="dxa"/>
        </w:tblCellMar>
        <w:tblLook w:val="04A0"/>
      </w:tblPr>
      <w:tblGrid>
        <w:gridCol w:w="93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771706543"/>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mock="com.foo.BarServiceMock"</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api.jar:</w:t>
      </w:r>
    </w:p>
    <w:tbl>
      <w:tblPr>
        <w:tblW w:w="0" w:type="auto"/>
        <w:tblCellSpacing w:w="0" w:type="dxa"/>
        <w:tblCellMar>
          <w:left w:w="0" w:type="dxa"/>
          <w:right w:w="0" w:type="dxa"/>
        </w:tblCellMar>
        <w:tblLook w:val="04A0"/>
      </w:tblPr>
      <w:tblGrid>
        <w:gridCol w:w="115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com.foo.BarService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com.foo.BarServiceMock // 在API旁边放一个Mock实现，它实现BarService接口，并有一个无参构造函数</w:t>
            </w:r>
          </w:p>
        </w:tc>
      </w:tr>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package</w:t>
            </w:r>
            <w:r w:rsidRPr="00B03E20">
              <w:rPr>
                <w:rFonts w:ascii="宋体" w:eastAsia="宋体" w:hAnsi="宋体" w:cs="宋体"/>
                <w:kern w:val="0"/>
                <w:sz w:val="24"/>
                <w:szCs w:val="24"/>
              </w:rPr>
              <w:t xml:space="preserve"> </w:t>
            </w:r>
            <w:r w:rsidRPr="00B03E20">
              <w:rPr>
                <w:rFonts w:ascii="宋体" w:eastAsia="宋体" w:hAnsi="宋体" w:cs="宋体"/>
                <w:kern w:val="0"/>
                <w:sz w:val="24"/>
              </w:rPr>
              <w:t>com.foo</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class</w:t>
            </w:r>
            <w:r w:rsidRPr="00B03E20">
              <w:rPr>
                <w:rFonts w:ascii="宋体" w:eastAsia="宋体" w:hAnsi="宋体" w:cs="宋体"/>
                <w:kern w:val="0"/>
                <w:sz w:val="24"/>
                <w:szCs w:val="24"/>
              </w:rPr>
              <w:t xml:space="preserve"> </w:t>
            </w:r>
            <w:r w:rsidRPr="00B03E20">
              <w:rPr>
                <w:rFonts w:ascii="宋体" w:eastAsia="宋体" w:hAnsi="宋体" w:cs="宋体"/>
                <w:kern w:val="0"/>
                <w:sz w:val="24"/>
              </w:rPr>
              <w:t>BarServiceMock implements</w:t>
            </w:r>
            <w:r w:rsidRPr="00B03E20">
              <w:rPr>
                <w:rFonts w:ascii="宋体" w:eastAsia="宋体" w:hAnsi="宋体" w:cs="宋体"/>
                <w:kern w:val="0"/>
                <w:sz w:val="24"/>
                <w:szCs w:val="24"/>
              </w:rPr>
              <w:t xml:space="preserve"> </w:t>
            </w:r>
            <w:r w:rsidRPr="00B03E20">
              <w:rPr>
                <w:rFonts w:ascii="宋体" w:eastAsia="宋体" w:hAnsi="宋体" w:cs="宋体"/>
                <w:kern w:val="0"/>
                <w:sz w:val="24"/>
              </w:rPr>
              <w:t>BarService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    public</w:t>
            </w:r>
            <w:r w:rsidRPr="00B03E20">
              <w:rPr>
                <w:rFonts w:ascii="宋体" w:eastAsia="宋体" w:hAnsi="宋体" w:cs="宋体"/>
                <w:kern w:val="0"/>
                <w:sz w:val="24"/>
                <w:szCs w:val="24"/>
              </w:rPr>
              <w:t xml:space="preserve"> </w:t>
            </w:r>
            <w:r w:rsidRPr="00B03E20">
              <w:rPr>
                <w:rFonts w:ascii="宋体" w:eastAsia="宋体" w:hAnsi="宋体" w:cs="宋体"/>
                <w:kern w:val="0"/>
                <w:sz w:val="24"/>
              </w:rPr>
              <w:t>String sayHello(String name)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 你可以伪造容错数据，此方法只在出现RpcException时被执行</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return</w:t>
            </w:r>
            <w:r w:rsidRPr="00B03E20">
              <w:rPr>
                <w:rFonts w:ascii="宋体" w:eastAsia="宋体" w:hAnsi="宋体" w:cs="宋体"/>
                <w:kern w:val="0"/>
                <w:sz w:val="24"/>
                <w:szCs w:val="24"/>
              </w:rPr>
              <w:t xml:space="preserve"> </w:t>
            </w:r>
            <w:r w:rsidRPr="00B03E20">
              <w:rPr>
                <w:rFonts w:ascii="宋体" w:eastAsia="宋体" w:hAnsi="宋体" w:cs="宋体"/>
                <w:kern w:val="0"/>
                <w:sz w:val="24"/>
              </w:rPr>
              <w:t>"容错数据";</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如果服务的消费方经常需要try-catch捕获异常，如：</w:t>
      </w:r>
    </w:p>
    <w:tbl>
      <w:tblPr>
        <w:tblW w:w="0" w:type="auto"/>
        <w:tblCellSpacing w:w="0" w:type="dxa"/>
        <w:tblCellMar>
          <w:left w:w="0" w:type="dxa"/>
          <w:right w:w="0" w:type="dxa"/>
        </w:tblCellMar>
        <w:tblLook w:val="04A0"/>
      </w:tblPr>
      <w:tblGrid>
        <w:gridCol w:w="576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Offer offer = null;</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try</w:t>
            </w:r>
            <w:r w:rsidRPr="00B03E20">
              <w:rPr>
                <w:rFonts w:ascii="宋体" w:eastAsia="宋体" w:hAnsi="宋体" w:cs="宋体"/>
                <w:kern w:val="0"/>
                <w:sz w:val="24"/>
                <w:szCs w:val="24"/>
              </w:rPr>
              <w:t xml:space="preserve"> </w:t>
            </w:r>
            <w:r w:rsidRPr="00B03E20">
              <w:rPr>
                <w:rFonts w:ascii="宋体" w:eastAsia="宋体" w:hAnsi="宋体" w:cs="宋体"/>
                <w:kern w:val="0"/>
                <w:sz w:val="24"/>
              </w:rPr>
              <w: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offer = offerService.findOffer(offerId);</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catch</w:t>
            </w:r>
            <w:r w:rsidRPr="00B03E20">
              <w:rPr>
                <w:rFonts w:ascii="宋体" w:eastAsia="宋体" w:hAnsi="宋体" w:cs="宋体"/>
                <w:kern w:val="0"/>
                <w:sz w:val="24"/>
                <w:szCs w:val="24"/>
              </w:rPr>
              <w:t xml:space="preserve"> </w:t>
            </w:r>
            <w:r w:rsidRPr="00B03E20">
              <w:rPr>
                <w:rFonts w:ascii="宋体" w:eastAsia="宋体" w:hAnsi="宋体" w:cs="宋体"/>
                <w:kern w:val="0"/>
                <w:sz w:val="24"/>
              </w:rPr>
              <w:t>(RpcException 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logger.error(e);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请考虑改为Mock实现，并在Mock中return null。</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如果只是想简单的忽略异常，在2.0.11以上版本可用：</w:t>
      </w:r>
    </w:p>
    <w:tbl>
      <w:tblPr>
        <w:tblW w:w="0" w:type="auto"/>
        <w:tblCellSpacing w:w="0" w:type="dxa"/>
        <w:tblCellMar>
          <w:left w:w="0" w:type="dxa"/>
          <w:right w:w="0" w:type="dxa"/>
        </w:tblCellMar>
        <w:tblLook w:val="04A0"/>
      </w:tblPr>
      <w:tblGrid>
        <w:gridCol w:w="80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474954003"/>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mock="return null"</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77" w:name="UserGuide-zh-延迟暴露"/>
      <w:bookmarkEnd w:id="77"/>
      <w:r w:rsidRPr="00B03E20">
        <w:rPr>
          <w:rFonts w:ascii="宋体" w:eastAsia="宋体" w:hAnsi="宋体" w:cs="宋体"/>
          <w:b/>
          <w:bCs/>
          <w:kern w:val="0"/>
          <w:sz w:val="27"/>
          <w:szCs w:val="27"/>
        </w:rPr>
        <w:t>延迟暴露</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79" w:tooltip="Delay Export-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80" w:anchor="UserGuide-zh-%E5%BB%B6%E8%BF%9F%E6%9A%B4%E9%9C%B2"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123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77" name="图片 77"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如果你的服务需要Warmup时间，比如初始化缓存，等待相关资源就位等，可以使用delay进行延迟暴露。</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延迟5秒暴露服务：</w:t>
      </w:r>
    </w:p>
    <w:tbl>
      <w:tblPr>
        <w:tblW w:w="0" w:type="auto"/>
        <w:tblCellSpacing w:w="0" w:type="dxa"/>
        <w:tblCellMar>
          <w:left w:w="0" w:type="dxa"/>
          <w:right w:w="0" w:type="dxa"/>
        </w:tblCellMar>
        <w:tblLook w:val="04A0"/>
      </w:tblPr>
      <w:tblGrid>
        <w:gridCol w:w="36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2002080983"/>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delay="5000"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延迟到Spring初始化完成后，再暴露服务：(基于Spring的ContextRefreshedEvent事件触发暴露)</w:t>
      </w:r>
    </w:p>
    <w:tbl>
      <w:tblPr>
        <w:tblW w:w="0" w:type="auto"/>
        <w:tblCellSpacing w:w="0" w:type="dxa"/>
        <w:tblCellMar>
          <w:left w:w="0" w:type="dxa"/>
          <w:right w:w="0" w:type="dxa"/>
        </w:tblCellMar>
        <w:tblLook w:val="04A0"/>
      </w:tblPr>
      <w:tblGrid>
        <w:gridCol w:w="154"/>
        <w:gridCol w:w="154"/>
        <w:gridCol w:w="15090"/>
      </w:tblGrid>
      <w:tr w:rsidR="00B03E20" w:rsidRPr="00B03E20" w:rsidTr="00B03E20">
        <w:trPr>
          <w:gridBefore w:val="1"/>
          <w:tblCellSpacing w:w="0" w:type="dxa"/>
        </w:trPr>
        <w:tc>
          <w:tcPr>
            <w:tcW w:w="0" w:type="auto"/>
            <w:gridSpan w:val="2"/>
            <w:vAlign w:val="center"/>
            <w:hideMark/>
          </w:tcPr>
          <w:p w:rsidR="00B03E20" w:rsidRPr="00B03E20" w:rsidRDefault="00B03E20" w:rsidP="00B03E20">
            <w:pPr>
              <w:widowControl/>
              <w:jc w:val="left"/>
              <w:divId w:val="833450048"/>
              <w:rPr>
                <w:rFonts w:ascii="宋体" w:eastAsia="宋体" w:hAnsi="宋体" w:cs="宋体"/>
                <w:kern w:val="0"/>
                <w:sz w:val="24"/>
                <w:szCs w:val="24"/>
              </w:rPr>
            </w:pPr>
            <w:r w:rsidRPr="00B03E20">
              <w:rPr>
                <w:rFonts w:ascii="宋体" w:eastAsia="宋体" w:hAnsi="宋体" w:cs="宋体"/>
                <w:kern w:val="0"/>
                <w:sz w:val="24"/>
              </w:rPr>
              <w:lastRenderedPageBreak/>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delay="-1"</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r w:rsidR="00B03E20" w:rsidRPr="00B03E20" w:rsidTr="00B03E20">
        <w:tblPrEx>
          <w:tblCellSpacing w:w="15" w:type="dxa"/>
          <w:tblCellMar>
            <w:top w:w="15" w:type="dxa"/>
            <w:left w:w="15" w:type="dxa"/>
            <w:bottom w:w="15" w:type="dxa"/>
            <w:right w:w="15" w:type="dxa"/>
          </w:tblCellMar>
        </w:tblPrEx>
        <w:trPr>
          <w:tblCellSpacing w:w="15" w:type="dxa"/>
        </w:trPr>
        <w:tc>
          <w:tcPr>
            <w:tcW w:w="0" w:type="auto"/>
            <w:gridSpan w:val="2"/>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78" name="图片 78"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Spring2.x初始化死锁问题</w:t>
            </w:r>
            <w:r w:rsidRPr="00B03E20">
              <w:rPr>
                <w:rFonts w:ascii="宋体" w:eastAsia="宋体" w:hAnsi="宋体" w:cs="宋体"/>
                <w:kern w:val="0"/>
                <w:sz w:val="24"/>
                <w:szCs w:val="24"/>
              </w:rPr>
              <w:br/>
              <w:t>在Spring解析到&lt;dubbo:service /&gt;时，就已经向外暴露了服务，而Spring还在接着初始化其它Bean。</w:t>
            </w:r>
            <w:r w:rsidRPr="00B03E20">
              <w:rPr>
                <w:rFonts w:ascii="宋体" w:eastAsia="宋体" w:hAnsi="宋体" w:cs="宋体"/>
                <w:kern w:val="0"/>
                <w:sz w:val="24"/>
                <w:szCs w:val="24"/>
              </w:rPr>
              <w:br/>
              <w:t xml:space="preserve">如果这时有请求进来，并且服务的实现类里有调用applicationContext.getBean()的用法。 </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1. 请求线程的applicationContext.getBean()调用，先同步singletonObjects判断Bean是否存在，不存在就同步 beanDefinitionMap进行初始化，并再次同步singletonObjects写入Bean实例缓存。</w:t>
            </w:r>
            <w:r w:rsidRPr="00B03E20">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extent cx="6066155" cy="3002280"/>
                  <wp:effectExtent l="19050" t="0" r="0" b="0"/>
                  <wp:docPr id="79" name="图片 79" descr="http://alibaba.github.io/dubbo-doc-static/lock-get-bean.jpg-version=1&amp;modificationDate=1330949876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alibaba.github.io/dubbo-doc-static/lock-get-bean.jpg-version=1&amp;modificationDate=1330949876000.jpg"/>
                          <pic:cNvPicPr>
                            <a:picLocks noChangeAspect="1" noChangeArrowheads="1"/>
                          </pic:cNvPicPr>
                        </pic:nvPicPr>
                        <pic:blipFill>
                          <a:blip r:embed="rId381"/>
                          <a:srcRect/>
                          <a:stretch>
                            <a:fillRect/>
                          </a:stretch>
                        </pic:blipFill>
                        <pic:spPr bwMode="auto">
                          <a:xfrm>
                            <a:off x="0" y="0"/>
                            <a:ext cx="6066155" cy="3002280"/>
                          </a:xfrm>
                          <a:prstGeom prst="rect">
                            <a:avLst/>
                          </a:prstGeom>
                          <a:noFill/>
                          <a:ln w="9525">
                            <a:noFill/>
                            <a:miter lim="800000"/>
                            <a:headEnd/>
                            <a:tailEnd/>
                          </a:ln>
                        </pic:spPr>
                      </pic:pic>
                    </a:graphicData>
                  </a:graphic>
                </wp:inline>
              </w:drawing>
            </w:r>
            <w:r w:rsidRPr="00B03E20">
              <w:rPr>
                <w:rFonts w:ascii="宋体" w:eastAsia="宋体" w:hAnsi="宋体" w:cs="宋体"/>
                <w:kern w:val="0"/>
                <w:sz w:val="24"/>
                <w:szCs w:val="24"/>
              </w:rPr>
              <w:br/>
              <w:t>2. 而Spring初始化线程，因不需要判断Bean的存在，直接同步beanDefinitionMap进行初始化，并同步singletonObjects写入Bean实例缓存。</w:t>
            </w:r>
            <w:r w:rsidRPr="00B03E20">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extent cx="6066155" cy="1146175"/>
                  <wp:effectExtent l="19050" t="0" r="0" b="0"/>
                  <wp:docPr id="80" name="图片 80" descr="http://alibaba.github.io/dubbo-doc-static/lock-init-context.jpg-version=1&amp;modificationDate=133094988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alibaba.github.io/dubbo-doc-static/lock-init-context.jpg-version=1&amp;modificationDate=1330949881000.jpg"/>
                          <pic:cNvPicPr>
                            <a:picLocks noChangeAspect="1" noChangeArrowheads="1"/>
                          </pic:cNvPicPr>
                        </pic:nvPicPr>
                        <pic:blipFill>
                          <a:blip r:embed="rId382"/>
                          <a:srcRect/>
                          <a:stretch>
                            <a:fillRect/>
                          </a:stretch>
                        </pic:blipFill>
                        <pic:spPr bwMode="auto">
                          <a:xfrm>
                            <a:off x="0" y="0"/>
                            <a:ext cx="6066155" cy="1146175"/>
                          </a:xfrm>
                          <a:prstGeom prst="rect">
                            <a:avLst/>
                          </a:prstGeom>
                          <a:noFill/>
                          <a:ln w="9525">
                            <a:noFill/>
                            <a:miter lim="800000"/>
                            <a:headEnd/>
                            <a:tailEnd/>
                          </a:ln>
                        </pic:spPr>
                      </pic:pic>
                    </a:graphicData>
                  </a:graphic>
                </wp:inline>
              </w:drawing>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这样就导致getBean线程，先锁singletonObjects，再锁beanDefinitionMap，再次锁singletonObjects。</w:t>
            </w:r>
            <w:r w:rsidRPr="00B03E20">
              <w:rPr>
                <w:rFonts w:ascii="宋体" w:eastAsia="宋体" w:hAnsi="宋体" w:cs="宋体"/>
                <w:kern w:val="0"/>
                <w:sz w:val="24"/>
                <w:szCs w:val="24"/>
              </w:rPr>
              <w:br/>
            </w:r>
            <w:r w:rsidRPr="00B03E20">
              <w:rPr>
                <w:rFonts w:ascii="宋体" w:eastAsia="宋体" w:hAnsi="宋体" w:cs="宋体"/>
                <w:kern w:val="0"/>
                <w:sz w:val="24"/>
                <w:szCs w:val="24"/>
              </w:rPr>
              <w:lastRenderedPageBreak/>
              <w:t>而Spring初始化线程，先锁beanDefinitionMap，再锁singletonObjects。</w:t>
            </w:r>
            <w:r w:rsidRPr="00B03E20">
              <w:rPr>
                <w:rFonts w:ascii="宋体" w:eastAsia="宋体" w:hAnsi="宋体" w:cs="宋体"/>
                <w:kern w:val="0"/>
                <w:sz w:val="24"/>
                <w:szCs w:val="24"/>
              </w:rPr>
              <w:br/>
              <w:t>反向锁导致线程死锁，不能提供服务，启动不了。</w:t>
            </w:r>
          </w:p>
        </w:tc>
      </w:tr>
    </w:tbl>
    <w:p w:rsidR="00B03E20" w:rsidRPr="00B03E20" w:rsidRDefault="00B03E20" w:rsidP="00B03E20">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tblPr>
      <w:tblGrid>
        <w:gridCol w:w="352"/>
        <w:gridCol w:w="1351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81" name="图片 81"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规避办法</w:t>
            </w:r>
            <w:r w:rsidRPr="00B03E20">
              <w:rPr>
                <w:rFonts w:ascii="宋体" w:eastAsia="宋体" w:hAnsi="宋体" w:cs="宋体"/>
                <w:kern w:val="0"/>
                <w:sz w:val="24"/>
                <w:szCs w:val="24"/>
              </w:rPr>
              <w:br/>
              <w:t>1. 强烈建议不要在服务的实现类中有applicationContext.getBean()的调用，全部采用IoC注入的方式使用Spring的Bean。</w:t>
            </w:r>
            <w:r w:rsidRPr="00B03E20">
              <w:rPr>
                <w:rFonts w:ascii="宋体" w:eastAsia="宋体" w:hAnsi="宋体" w:cs="宋体"/>
                <w:kern w:val="0"/>
                <w:sz w:val="24"/>
                <w:szCs w:val="24"/>
              </w:rPr>
              <w:br/>
              <w:t>2. 如果实在要调getBean()，可以将Dubbo的配置放在Spring的最后加载。</w:t>
            </w:r>
            <w:r w:rsidRPr="00B03E20">
              <w:rPr>
                <w:rFonts w:ascii="宋体" w:eastAsia="宋体" w:hAnsi="宋体" w:cs="宋体"/>
                <w:kern w:val="0"/>
                <w:sz w:val="24"/>
                <w:szCs w:val="24"/>
              </w:rPr>
              <w:br/>
              <w:t>3. 如果不想依赖配置顺序，可以使用&lt;dubbo:provider deplay=”-1” /&gt;，使Dubbo在Spring容器初始化完后，再暴露服务。</w:t>
            </w:r>
            <w:r w:rsidRPr="00B03E20">
              <w:rPr>
                <w:rFonts w:ascii="宋体" w:eastAsia="宋体" w:hAnsi="宋体" w:cs="宋体"/>
                <w:kern w:val="0"/>
                <w:sz w:val="24"/>
                <w:szCs w:val="24"/>
              </w:rPr>
              <w:br/>
              <w:t>4. 如果大量使用getBean()，相当于已经把Spring退化为工厂模式在用，可以将Dubbo的服务隔离单独的Spring容器。</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78" w:name="UserGuide-zh-并发控制"/>
      <w:bookmarkEnd w:id="78"/>
      <w:r w:rsidRPr="00B03E20">
        <w:rPr>
          <w:rFonts w:ascii="宋体" w:eastAsia="宋体" w:hAnsi="宋体" w:cs="宋体"/>
          <w:b/>
          <w:bCs/>
          <w:kern w:val="0"/>
          <w:sz w:val="27"/>
          <w:szCs w:val="27"/>
        </w:rPr>
        <w:t>并发控制</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83" w:tooltip="Concurrent Control-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84" w:anchor="UserGuide-zh-%E5%B9%B6%E5%8F%91%E6%8E%A7%E5%88%B6"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限制com.foo.BarService的每个方法，</w:t>
      </w:r>
      <w:r w:rsidRPr="00B03E20">
        <w:rPr>
          <w:rFonts w:ascii="宋体" w:eastAsia="宋体" w:hAnsi="宋体" w:cs="宋体"/>
          <w:b/>
          <w:bCs/>
          <w:kern w:val="0"/>
          <w:sz w:val="24"/>
          <w:szCs w:val="24"/>
        </w:rPr>
        <w:t>服务器端</w:t>
      </w:r>
      <w:r w:rsidRPr="00B03E20">
        <w:rPr>
          <w:rFonts w:ascii="宋体" w:eastAsia="宋体" w:hAnsi="宋体" w:cs="宋体"/>
          <w:kern w:val="0"/>
          <w:sz w:val="24"/>
          <w:szCs w:val="24"/>
        </w:rPr>
        <w:t>并发执行（或占用线程池线程数）不能超过10个：</w:t>
      </w:r>
    </w:p>
    <w:tbl>
      <w:tblPr>
        <w:tblW w:w="0" w:type="auto"/>
        <w:tblCellSpacing w:w="0" w:type="dxa"/>
        <w:tblCellMar>
          <w:left w:w="0" w:type="dxa"/>
          <w:right w:w="0" w:type="dxa"/>
        </w:tblCellMar>
        <w:tblLook w:val="04A0"/>
      </w:tblPr>
      <w:tblGrid>
        <w:gridCol w:w="74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556812912"/>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executes="10"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限制com.foo.BarService的sayHello方法，</w:t>
      </w:r>
      <w:r w:rsidRPr="00B03E20">
        <w:rPr>
          <w:rFonts w:ascii="宋体" w:eastAsia="宋体" w:hAnsi="宋体" w:cs="宋体"/>
          <w:b/>
          <w:bCs/>
          <w:kern w:val="0"/>
          <w:sz w:val="24"/>
          <w:szCs w:val="24"/>
        </w:rPr>
        <w:t>服务器端</w:t>
      </w:r>
      <w:r w:rsidRPr="00B03E20">
        <w:rPr>
          <w:rFonts w:ascii="宋体" w:eastAsia="宋体" w:hAnsi="宋体" w:cs="宋体"/>
          <w:kern w:val="0"/>
          <w:sz w:val="24"/>
          <w:szCs w:val="24"/>
        </w:rPr>
        <w:t>并发执行（或占用线程池线程数）不能超过10个：</w:t>
      </w:r>
    </w:p>
    <w:tbl>
      <w:tblPr>
        <w:tblW w:w="0" w:type="auto"/>
        <w:tblCellSpacing w:w="0" w:type="dxa"/>
        <w:tblCellMar>
          <w:left w:w="0" w:type="dxa"/>
          <w:right w:w="0" w:type="dxa"/>
        </w:tblCellMar>
        <w:tblLook w:val="04A0"/>
      </w:tblPr>
      <w:tblGrid>
        <w:gridCol w:w="648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name="sayHello"</w:t>
            </w:r>
            <w:r w:rsidRPr="00B03E20">
              <w:rPr>
                <w:rFonts w:ascii="宋体" w:eastAsia="宋体" w:hAnsi="宋体" w:cs="宋体"/>
                <w:kern w:val="0"/>
                <w:sz w:val="24"/>
                <w:szCs w:val="24"/>
              </w:rPr>
              <w:t xml:space="preserve"> </w:t>
            </w:r>
            <w:r w:rsidRPr="00B03E20">
              <w:rPr>
                <w:rFonts w:ascii="宋体" w:eastAsia="宋体" w:hAnsi="宋体" w:cs="宋体"/>
                <w:kern w:val="0"/>
                <w:sz w:val="24"/>
              </w:rPr>
              <w:t>executes="10"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限制com.foo.BarService的每个方法，每</w:t>
      </w:r>
      <w:r w:rsidRPr="00B03E20">
        <w:rPr>
          <w:rFonts w:ascii="宋体" w:eastAsia="宋体" w:hAnsi="宋体" w:cs="宋体"/>
          <w:b/>
          <w:bCs/>
          <w:kern w:val="0"/>
          <w:sz w:val="24"/>
          <w:szCs w:val="24"/>
        </w:rPr>
        <w:t>客户端</w:t>
      </w:r>
      <w:r w:rsidRPr="00B03E20">
        <w:rPr>
          <w:rFonts w:ascii="宋体" w:eastAsia="宋体" w:hAnsi="宋体" w:cs="宋体"/>
          <w:kern w:val="0"/>
          <w:sz w:val="24"/>
          <w:szCs w:val="24"/>
        </w:rPr>
        <w:t>并发执行（或占用连接的请求数）不能超过10个：</w:t>
      </w:r>
    </w:p>
    <w:tbl>
      <w:tblPr>
        <w:tblW w:w="0" w:type="auto"/>
        <w:tblCellSpacing w:w="0" w:type="dxa"/>
        <w:tblCellMar>
          <w:left w:w="0" w:type="dxa"/>
          <w:right w:w="0" w:type="dxa"/>
        </w:tblCellMar>
        <w:tblLook w:val="04A0"/>
      </w:tblPr>
      <w:tblGrid>
        <w:gridCol w:w="73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576865039"/>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actives="10"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Or:</w:t>
      </w:r>
    </w:p>
    <w:tbl>
      <w:tblPr>
        <w:tblW w:w="0" w:type="auto"/>
        <w:tblCellSpacing w:w="0" w:type="dxa"/>
        <w:tblCellMar>
          <w:left w:w="0" w:type="dxa"/>
          <w:right w:w="0" w:type="dxa"/>
        </w:tblCellMar>
        <w:tblLook w:val="04A0"/>
      </w:tblPr>
      <w:tblGrid>
        <w:gridCol w:w="75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2086953648"/>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actives="10"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限制com.foo.BarService的sayHello方法，每</w:t>
      </w:r>
      <w:r w:rsidRPr="00B03E20">
        <w:rPr>
          <w:rFonts w:ascii="宋体" w:eastAsia="宋体" w:hAnsi="宋体" w:cs="宋体"/>
          <w:b/>
          <w:bCs/>
          <w:kern w:val="0"/>
          <w:sz w:val="24"/>
          <w:szCs w:val="24"/>
        </w:rPr>
        <w:t>客户端</w:t>
      </w:r>
      <w:r w:rsidRPr="00B03E20">
        <w:rPr>
          <w:rFonts w:ascii="宋体" w:eastAsia="宋体" w:hAnsi="宋体" w:cs="宋体"/>
          <w:kern w:val="0"/>
          <w:sz w:val="24"/>
          <w:szCs w:val="24"/>
        </w:rPr>
        <w:t>并发执行（或占用连接的请求数）不能超过10个：</w:t>
      </w:r>
    </w:p>
    <w:tbl>
      <w:tblPr>
        <w:tblW w:w="0" w:type="auto"/>
        <w:tblCellSpacing w:w="0" w:type="dxa"/>
        <w:tblCellMar>
          <w:left w:w="0" w:type="dxa"/>
          <w:right w:w="0" w:type="dxa"/>
        </w:tblCellMar>
        <w:tblLook w:val="04A0"/>
      </w:tblPr>
      <w:tblGrid>
        <w:gridCol w:w="636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    &lt;dubbo:method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name="sayHello"</w:t>
            </w:r>
            <w:r w:rsidRPr="00B03E20">
              <w:rPr>
                <w:rFonts w:ascii="宋体" w:eastAsia="宋体" w:hAnsi="宋体" w:cs="宋体"/>
                <w:kern w:val="0"/>
                <w:sz w:val="24"/>
                <w:szCs w:val="24"/>
              </w:rPr>
              <w:t xml:space="preserve"> </w:t>
            </w:r>
            <w:r w:rsidRPr="00B03E20">
              <w:rPr>
                <w:rFonts w:ascii="宋体" w:eastAsia="宋体" w:hAnsi="宋体" w:cs="宋体"/>
                <w:kern w:val="0"/>
                <w:sz w:val="24"/>
              </w:rPr>
              <w:t>actives="10"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Or:</w:t>
      </w:r>
    </w:p>
    <w:tbl>
      <w:tblPr>
        <w:tblW w:w="0" w:type="auto"/>
        <w:tblCellSpacing w:w="0" w:type="dxa"/>
        <w:tblCellMar>
          <w:left w:w="0" w:type="dxa"/>
          <w:right w:w="0" w:type="dxa"/>
        </w:tblCellMar>
        <w:tblLook w:val="04A0"/>
      </w:tblPr>
      <w:tblGrid>
        <w:gridCol w:w="636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name="sayHello"</w:t>
            </w:r>
            <w:r w:rsidRPr="00B03E20">
              <w:rPr>
                <w:rFonts w:ascii="宋体" w:eastAsia="宋体" w:hAnsi="宋体" w:cs="宋体"/>
                <w:kern w:val="0"/>
                <w:sz w:val="24"/>
                <w:szCs w:val="24"/>
              </w:rPr>
              <w:t xml:space="preserve"> </w:t>
            </w:r>
            <w:r w:rsidRPr="00B03E20">
              <w:rPr>
                <w:rFonts w:ascii="宋体" w:eastAsia="宋体" w:hAnsi="宋体" w:cs="宋体"/>
                <w:kern w:val="0"/>
                <w:sz w:val="24"/>
              </w:rPr>
              <w:t>actives="10"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如果&lt;dubbo:service&gt;和&lt;dubbo:reference&gt;都配了actives，&lt;dubbo:reference&gt;优先，参见：</w:t>
      </w:r>
      <w:hyperlink r:id="rId385" w:tooltip="Configuration Reference" w:history="1">
        <w:r w:rsidRPr="00B03E20">
          <w:rPr>
            <w:rFonts w:ascii="宋体" w:eastAsia="宋体" w:hAnsi="宋体" w:cs="宋体"/>
            <w:color w:val="0000FF"/>
            <w:kern w:val="0"/>
            <w:sz w:val="24"/>
            <w:szCs w:val="24"/>
            <w:u w:val="single"/>
          </w:rPr>
          <w:t>配置的覆盖策略</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Load Balance均衡：</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配置服务的</w:t>
      </w:r>
      <w:r w:rsidRPr="00B03E20">
        <w:rPr>
          <w:rFonts w:ascii="宋体" w:eastAsia="宋体" w:hAnsi="宋体" w:cs="宋体"/>
          <w:b/>
          <w:bCs/>
          <w:kern w:val="0"/>
          <w:sz w:val="24"/>
          <w:szCs w:val="24"/>
        </w:rPr>
        <w:t>客户端</w:t>
      </w:r>
      <w:r w:rsidRPr="00B03E20">
        <w:rPr>
          <w:rFonts w:ascii="宋体" w:eastAsia="宋体" w:hAnsi="宋体" w:cs="宋体"/>
          <w:kern w:val="0"/>
          <w:sz w:val="24"/>
          <w:szCs w:val="24"/>
        </w:rPr>
        <w:t>的loadbalance属性为leastactive，此Loadbalance会调用并发数最小的Provider（Consumer端并发数）。</w:t>
      </w:r>
    </w:p>
    <w:tbl>
      <w:tblPr>
        <w:tblW w:w="0" w:type="auto"/>
        <w:tblCellSpacing w:w="0" w:type="dxa"/>
        <w:tblCellMar>
          <w:left w:w="0" w:type="dxa"/>
          <w:right w:w="0" w:type="dxa"/>
        </w:tblCellMar>
        <w:tblLook w:val="04A0"/>
      </w:tblPr>
      <w:tblGrid>
        <w:gridCol w:w="91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720321511"/>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loadbalance="leastactive"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Or:</w:t>
      </w:r>
    </w:p>
    <w:tbl>
      <w:tblPr>
        <w:tblW w:w="0" w:type="auto"/>
        <w:tblCellSpacing w:w="0" w:type="dxa"/>
        <w:tblCellMar>
          <w:left w:w="0" w:type="dxa"/>
          <w:right w:w="0" w:type="dxa"/>
        </w:tblCellMar>
        <w:tblLook w:val="04A0"/>
      </w:tblPr>
      <w:tblGrid>
        <w:gridCol w:w="88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168911564"/>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loadbalance="leastactive"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79" w:name="UserGuide-zh-连接控制"/>
      <w:bookmarkEnd w:id="79"/>
      <w:r w:rsidRPr="00B03E20">
        <w:rPr>
          <w:rFonts w:ascii="宋体" w:eastAsia="宋体" w:hAnsi="宋体" w:cs="宋体"/>
          <w:b/>
          <w:bCs/>
          <w:kern w:val="0"/>
          <w:sz w:val="27"/>
          <w:szCs w:val="27"/>
        </w:rPr>
        <w:t>连接控制</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86" w:tooltip="Connection Control-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87" w:anchor="UserGuide-zh-%E8%BF%9E%E6%8E%A5%E6%8E%A7%E5%88%B6"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限制</w:t>
      </w:r>
      <w:r w:rsidRPr="00B03E20">
        <w:rPr>
          <w:rFonts w:ascii="宋体" w:eastAsia="宋体" w:hAnsi="宋体" w:cs="宋体"/>
          <w:b/>
          <w:bCs/>
          <w:kern w:val="0"/>
          <w:sz w:val="24"/>
          <w:szCs w:val="24"/>
        </w:rPr>
        <w:t>服务器端</w:t>
      </w:r>
      <w:r w:rsidRPr="00B03E20">
        <w:rPr>
          <w:rFonts w:ascii="宋体" w:eastAsia="宋体" w:hAnsi="宋体" w:cs="宋体"/>
          <w:kern w:val="0"/>
          <w:sz w:val="24"/>
          <w:szCs w:val="24"/>
        </w:rPr>
        <w:t>接受的连接不能超过10个：（以连接在Server上，所以配置在Provider上）</w:t>
      </w:r>
    </w:p>
    <w:tbl>
      <w:tblPr>
        <w:tblW w:w="0" w:type="auto"/>
        <w:tblCellSpacing w:w="0" w:type="dxa"/>
        <w:tblCellMar>
          <w:left w:w="0" w:type="dxa"/>
          <w:right w:w="0" w:type="dxa"/>
        </w:tblCellMar>
        <w:tblLook w:val="04A0"/>
      </w:tblPr>
      <w:tblGrid>
        <w:gridCol w:w="57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617488267"/>
              <w:rPr>
                <w:rFonts w:ascii="宋体" w:eastAsia="宋体" w:hAnsi="宋体" w:cs="宋体"/>
                <w:kern w:val="0"/>
                <w:sz w:val="24"/>
                <w:szCs w:val="24"/>
              </w:rPr>
            </w:pPr>
            <w:r w:rsidRPr="00B03E20">
              <w:rPr>
                <w:rFonts w:ascii="宋体" w:eastAsia="宋体" w:hAnsi="宋体" w:cs="宋体"/>
                <w:kern w:val="0"/>
                <w:sz w:val="24"/>
              </w:rPr>
              <w:t>&lt;dubbo:provider</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protocol="dubbo"</w:t>
            </w:r>
            <w:r w:rsidRPr="00B03E20">
              <w:rPr>
                <w:rFonts w:ascii="宋体" w:eastAsia="宋体" w:hAnsi="宋体" w:cs="宋体"/>
                <w:kern w:val="0"/>
                <w:sz w:val="24"/>
                <w:szCs w:val="24"/>
              </w:rPr>
              <w:t xml:space="preserve"> </w:t>
            </w:r>
            <w:r w:rsidRPr="00B03E20">
              <w:rPr>
                <w:rFonts w:ascii="宋体" w:eastAsia="宋体" w:hAnsi="宋体" w:cs="宋体"/>
                <w:kern w:val="0"/>
                <w:sz w:val="24"/>
              </w:rPr>
              <w:t>accepts="10"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name="dubbo"</w:t>
            </w:r>
            <w:r w:rsidRPr="00B03E20">
              <w:rPr>
                <w:rFonts w:ascii="宋体" w:eastAsia="宋体" w:hAnsi="宋体" w:cs="宋体"/>
                <w:kern w:val="0"/>
                <w:sz w:val="24"/>
                <w:szCs w:val="24"/>
              </w:rPr>
              <w:t xml:space="preserve"> </w:t>
            </w:r>
            <w:r w:rsidRPr="00B03E20">
              <w:rPr>
                <w:rFonts w:ascii="宋体" w:eastAsia="宋体" w:hAnsi="宋体" w:cs="宋体"/>
                <w:kern w:val="0"/>
                <w:sz w:val="24"/>
              </w:rPr>
              <w:t>accepts="10"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限制</w:t>
      </w:r>
      <w:r w:rsidRPr="00B03E20">
        <w:rPr>
          <w:rFonts w:ascii="宋体" w:eastAsia="宋体" w:hAnsi="宋体" w:cs="宋体"/>
          <w:b/>
          <w:bCs/>
          <w:kern w:val="0"/>
          <w:sz w:val="24"/>
          <w:szCs w:val="24"/>
        </w:rPr>
        <w:t>客户端服务</w:t>
      </w:r>
      <w:r w:rsidRPr="00B03E20">
        <w:rPr>
          <w:rFonts w:ascii="宋体" w:eastAsia="宋体" w:hAnsi="宋体" w:cs="宋体"/>
          <w:kern w:val="0"/>
          <w:sz w:val="24"/>
          <w:szCs w:val="24"/>
        </w:rPr>
        <w:t>使用连接连接数：(如果是长连接，比如Dubbo协议，connections表示该服务对每个提供者建立的长连接数)</w:t>
      </w:r>
    </w:p>
    <w:tbl>
      <w:tblPr>
        <w:tblW w:w="0" w:type="auto"/>
        <w:tblCellSpacing w:w="0" w:type="dxa"/>
        <w:tblCellMar>
          <w:left w:w="0" w:type="dxa"/>
          <w:right w:w="0" w:type="dxa"/>
        </w:tblCellMar>
        <w:tblLook w:val="04A0"/>
      </w:tblPr>
      <w:tblGrid>
        <w:gridCol w:w="80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380932370"/>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connections="10"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Or:</w:t>
      </w:r>
    </w:p>
    <w:tbl>
      <w:tblPr>
        <w:tblW w:w="0" w:type="auto"/>
        <w:tblCellSpacing w:w="0" w:type="dxa"/>
        <w:tblCellMar>
          <w:left w:w="0" w:type="dxa"/>
          <w:right w:w="0" w:type="dxa"/>
        </w:tblCellMar>
        <w:tblLook w:val="04A0"/>
      </w:tblPr>
      <w:tblGrid>
        <w:gridCol w:w="78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2108117667"/>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connections="10"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如果&lt;dubbo:service&gt;和&lt;dubbo:reference&gt;都配了connections，&lt;dubbo:reference&gt;优先，参见：</w:t>
      </w:r>
      <w:hyperlink r:id="rId388" w:tooltip="Configuration Reference" w:history="1">
        <w:r w:rsidRPr="00B03E20">
          <w:rPr>
            <w:rFonts w:ascii="宋体" w:eastAsia="宋体" w:hAnsi="宋体" w:cs="宋体"/>
            <w:color w:val="0000FF"/>
            <w:kern w:val="0"/>
            <w:sz w:val="24"/>
            <w:szCs w:val="24"/>
            <w:u w:val="single"/>
          </w:rPr>
          <w:t>配置的覆盖策略</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80" w:name="UserGuide-zh-延迟连接"/>
      <w:bookmarkEnd w:id="80"/>
      <w:r w:rsidRPr="00B03E20">
        <w:rPr>
          <w:rFonts w:ascii="宋体" w:eastAsia="宋体" w:hAnsi="宋体" w:cs="宋体"/>
          <w:b/>
          <w:bCs/>
          <w:kern w:val="0"/>
          <w:sz w:val="27"/>
          <w:szCs w:val="27"/>
        </w:rPr>
        <w:t>延迟连接</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89" w:tooltip="Lazy Connection-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90" w:anchor="UserGuide-zh-%E5%BB%B6%E8%BF%9F%E8%BF%9E%E6%8E%A5"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6990"/>
        <w:gridCol w:w="4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82" name="图片 82"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延迟连接，用于减少长连接数，当有调用发起时，再创建长连接。</w:t>
            </w:r>
          </w:p>
        </w:tc>
      </w:tr>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83" name="图片 83"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只对使用长连接的dubbo协议生效。</w:t>
            </w:r>
          </w:p>
        </w:tc>
      </w:tr>
    </w:tbl>
    <w:p w:rsidR="00B03E20" w:rsidRPr="00B03E20" w:rsidRDefault="00B03E20" w:rsidP="00B03E20">
      <w:pPr>
        <w:widowControl/>
        <w:jc w:val="left"/>
        <w:rPr>
          <w:rFonts w:ascii="宋体" w:eastAsia="宋体" w:hAnsi="宋体" w:cs="宋体"/>
          <w:vanish/>
          <w:kern w:val="0"/>
          <w:sz w:val="24"/>
          <w:szCs w:val="24"/>
        </w:rPr>
      </w:pPr>
    </w:p>
    <w:tbl>
      <w:tblPr>
        <w:tblW w:w="0" w:type="auto"/>
        <w:tblCellSpacing w:w="0" w:type="dxa"/>
        <w:tblCellMar>
          <w:left w:w="0" w:type="dxa"/>
          <w:right w:w="0" w:type="dxa"/>
        </w:tblCellMar>
        <w:tblLook w:val="04A0"/>
      </w:tblPr>
      <w:tblGrid>
        <w:gridCol w:w="51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413362265"/>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name="dubbo"</w:t>
            </w:r>
            <w:r w:rsidRPr="00B03E20">
              <w:rPr>
                <w:rFonts w:ascii="宋体" w:eastAsia="宋体" w:hAnsi="宋体" w:cs="宋体"/>
                <w:kern w:val="0"/>
                <w:sz w:val="24"/>
                <w:szCs w:val="24"/>
              </w:rPr>
              <w:t xml:space="preserve"> </w:t>
            </w:r>
            <w:r w:rsidRPr="00B03E20">
              <w:rPr>
                <w:rFonts w:ascii="宋体" w:eastAsia="宋体" w:hAnsi="宋体" w:cs="宋体"/>
                <w:kern w:val="0"/>
                <w:sz w:val="24"/>
              </w:rPr>
              <w:t>lazy="true"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81" w:name="UserGuide-zh-粘滞连接"/>
      <w:bookmarkEnd w:id="81"/>
      <w:r w:rsidRPr="00B03E20">
        <w:rPr>
          <w:rFonts w:ascii="宋体" w:eastAsia="宋体" w:hAnsi="宋体" w:cs="宋体"/>
          <w:b/>
          <w:bCs/>
          <w:kern w:val="0"/>
          <w:sz w:val="27"/>
          <w:szCs w:val="27"/>
        </w:rPr>
        <w:t>粘滞连接</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91" w:tooltip="Sticky Connection-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92" w:anchor="UserGuide-zh-%E7%B2%98%E6%BB%9E%E8%BF%9E%E6%8E%A5"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1310"/>
        <w:gridCol w:w="4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84" name="图片 84"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粘滞连接用于有状态服务，尽可能让客户端总是向同一提供者发起调用，除非该提供者挂了，再连另一台。</w:t>
            </w:r>
          </w:p>
        </w:tc>
      </w:tr>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85" name="图片 85"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粘滞连接将自动开启延迟连接，以减少长连接数，参见：</w:t>
            </w:r>
            <w:hyperlink r:id="rId393" w:anchor="UserGuide-zh-%E5%BB%B6%E8%BF%9F%E8%BF%9E%E6%8E%A5" w:history="1">
              <w:r w:rsidRPr="00B03E20">
                <w:rPr>
                  <w:rFonts w:ascii="宋体" w:eastAsia="宋体" w:hAnsi="宋体" w:cs="宋体"/>
                  <w:color w:val="0000FF"/>
                  <w:kern w:val="0"/>
                  <w:sz w:val="24"/>
                  <w:szCs w:val="24"/>
                  <w:u w:val="single"/>
                </w:rPr>
                <w:t>延迟连接</w:t>
              </w:r>
            </w:hyperlink>
            <w:r w:rsidRPr="00B03E20">
              <w:rPr>
                <w:rFonts w:ascii="宋体" w:eastAsia="宋体" w:hAnsi="宋体" w:cs="宋体"/>
                <w:kern w:val="0"/>
                <w:sz w:val="24"/>
                <w:szCs w:val="24"/>
              </w:rPr>
              <w:t xml:space="preserve"> (</w:t>
            </w:r>
            <w:hyperlink r:id="rId394" w:tooltip="Lazy Connection-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c>
      </w:tr>
    </w:tbl>
    <w:p w:rsidR="00B03E20" w:rsidRPr="00B03E20" w:rsidRDefault="00B03E20" w:rsidP="00B03E20">
      <w:pPr>
        <w:widowControl/>
        <w:jc w:val="left"/>
        <w:rPr>
          <w:rFonts w:ascii="宋体" w:eastAsia="宋体" w:hAnsi="宋体" w:cs="宋体"/>
          <w:vanish/>
          <w:kern w:val="0"/>
          <w:sz w:val="24"/>
          <w:szCs w:val="24"/>
        </w:rPr>
      </w:pPr>
    </w:p>
    <w:tbl>
      <w:tblPr>
        <w:tblW w:w="0" w:type="auto"/>
        <w:tblCellSpacing w:w="0" w:type="dxa"/>
        <w:tblCellMar>
          <w:left w:w="0" w:type="dxa"/>
          <w:right w:w="0" w:type="dxa"/>
        </w:tblCellMar>
        <w:tblLook w:val="04A0"/>
      </w:tblPr>
      <w:tblGrid>
        <w:gridCol w:w="54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620408921"/>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name="dubbo"</w:t>
            </w:r>
            <w:r w:rsidRPr="00B03E20">
              <w:rPr>
                <w:rFonts w:ascii="宋体" w:eastAsia="宋体" w:hAnsi="宋体" w:cs="宋体"/>
                <w:kern w:val="0"/>
                <w:sz w:val="24"/>
                <w:szCs w:val="24"/>
              </w:rPr>
              <w:t xml:space="preserve"> </w:t>
            </w:r>
            <w:r w:rsidRPr="00B03E20">
              <w:rPr>
                <w:rFonts w:ascii="宋体" w:eastAsia="宋体" w:hAnsi="宋体" w:cs="宋体"/>
                <w:kern w:val="0"/>
                <w:sz w:val="24"/>
              </w:rPr>
              <w:t>sticky="true"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82" w:name="UserGuide-zh-令牌验证"/>
      <w:bookmarkEnd w:id="82"/>
      <w:r w:rsidRPr="00B03E20">
        <w:rPr>
          <w:rFonts w:ascii="宋体" w:eastAsia="宋体" w:hAnsi="宋体" w:cs="宋体"/>
          <w:b/>
          <w:bCs/>
          <w:kern w:val="0"/>
          <w:sz w:val="27"/>
          <w:szCs w:val="27"/>
        </w:rPr>
        <w:t>令牌验证</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95" w:tooltip="Token Verify-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96" w:anchor="UserGuide-zh-%E4%BB%A4%E7%89%8C%E9%AA%8C%E8%AF%81"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807460" cy="3241040"/>
            <wp:effectExtent l="19050" t="0" r="2540" b="0"/>
            <wp:docPr id="86" name="图片 86" descr="http://alibaba.github.io/dubbo-doc-static/dubbo-token.jpg-version=1&amp;modificationDate=1326472608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alibaba.github.io/dubbo-doc-static/dubbo-token.jpg-version=1&amp;modificationDate=1326472608000.jpg"/>
                    <pic:cNvPicPr>
                      <a:picLocks noChangeAspect="1" noChangeArrowheads="1"/>
                    </pic:cNvPicPr>
                  </pic:nvPicPr>
                  <pic:blipFill>
                    <a:blip r:embed="rId397"/>
                    <a:srcRect/>
                    <a:stretch>
                      <a:fillRect/>
                    </a:stretch>
                  </pic:blipFill>
                  <pic:spPr bwMode="auto">
                    <a:xfrm>
                      <a:off x="0" y="0"/>
                      <a:ext cx="3807460" cy="3241040"/>
                    </a:xfrm>
                    <a:prstGeom prst="rect">
                      <a:avLst/>
                    </a:prstGeom>
                    <a:noFill/>
                    <a:ln w="9525">
                      <a:noFill/>
                      <a:miter lim="800000"/>
                      <a:headEnd/>
                      <a:tailEnd/>
                    </a:ln>
                  </pic:spPr>
                </pic:pic>
              </a:graphicData>
            </a:graphic>
          </wp:inline>
        </w:drawing>
      </w:r>
    </w:p>
    <w:p w:rsidR="00B03E20" w:rsidRPr="00B03E20" w:rsidRDefault="00B03E20" w:rsidP="00B03E20">
      <w:pPr>
        <w:widowControl/>
        <w:numPr>
          <w:ilvl w:val="0"/>
          <w:numId w:val="3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防止消费者绕过注册中心访问提供者</w:t>
      </w:r>
    </w:p>
    <w:p w:rsidR="00B03E20" w:rsidRPr="00B03E20" w:rsidRDefault="00B03E20" w:rsidP="00B03E20">
      <w:pPr>
        <w:widowControl/>
        <w:numPr>
          <w:ilvl w:val="0"/>
          <w:numId w:val="3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在注册中心控制权限，以决定要不要下发令牌给消费者</w:t>
      </w:r>
    </w:p>
    <w:p w:rsidR="00B03E20" w:rsidRPr="00B03E20" w:rsidRDefault="00B03E20" w:rsidP="00B03E20">
      <w:pPr>
        <w:widowControl/>
        <w:numPr>
          <w:ilvl w:val="0"/>
          <w:numId w:val="3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注册中心可灵活改变授权方式，而不需修改或升级提供者</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可以全局设置开启令牌验证：</w:t>
      </w:r>
    </w:p>
    <w:tbl>
      <w:tblPr>
        <w:tblW w:w="0" w:type="auto"/>
        <w:tblCellSpacing w:w="0" w:type="dxa"/>
        <w:tblCellMar>
          <w:left w:w="0" w:type="dxa"/>
          <w:right w:w="0" w:type="dxa"/>
        </w:tblCellMar>
        <w:tblLook w:val="04A0"/>
      </w:tblPr>
      <w:tblGrid>
        <w:gridCol w:w="768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&lt;!--随机token令牌，使用UUID生成--&gt;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&lt;dubbo:provider</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token="true"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&lt;!--固定token令牌，相当于密码--&gt;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&lt;dubbo:provider</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token="123456"</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也可在服务级别设置：</w:t>
      </w:r>
    </w:p>
    <w:tbl>
      <w:tblPr>
        <w:tblW w:w="0" w:type="auto"/>
        <w:tblCellSpacing w:w="0" w:type="dxa"/>
        <w:tblCellMar>
          <w:left w:w="0" w:type="dxa"/>
          <w:right w:w="0" w:type="dxa"/>
        </w:tblCellMar>
        <w:tblLook w:val="04A0"/>
      </w:tblPr>
      <w:tblGrid>
        <w:gridCol w:w="756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&lt;!--随机token令牌，使用UUID生成--&gt;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token="true"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&lt;!--固定token令牌，相当于密码--&gt;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interface="com.foo.BarService"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token="123456"</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还可在协议级别设置：</w:t>
      </w:r>
    </w:p>
    <w:tbl>
      <w:tblPr>
        <w:tblW w:w="0" w:type="auto"/>
        <w:tblCellSpacing w:w="0" w:type="dxa"/>
        <w:tblCellMar>
          <w:left w:w="0" w:type="dxa"/>
          <w:right w:w="0" w:type="dxa"/>
        </w:tblCellMar>
        <w:tblLook w:val="04A0"/>
      </w:tblPr>
      <w:tblGrid>
        <w:gridCol w:w="55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&lt;!--随机token令牌，使用UUID生成--&gt;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name="dubbo"</w:t>
            </w:r>
            <w:r w:rsidRPr="00B03E20">
              <w:rPr>
                <w:rFonts w:ascii="宋体" w:eastAsia="宋体" w:hAnsi="宋体" w:cs="宋体"/>
                <w:kern w:val="0"/>
                <w:sz w:val="24"/>
                <w:szCs w:val="24"/>
              </w:rPr>
              <w:t xml:space="preserve"> </w:t>
            </w:r>
            <w:r w:rsidRPr="00B03E20">
              <w:rPr>
                <w:rFonts w:ascii="宋体" w:eastAsia="宋体" w:hAnsi="宋体" w:cs="宋体"/>
                <w:kern w:val="0"/>
                <w:sz w:val="24"/>
              </w:rPr>
              <w:t>token="true"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&lt;!--固定token令牌，相当于密码--&gt;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name="dubbo"</w:t>
            </w:r>
            <w:r w:rsidRPr="00B03E20">
              <w:rPr>
                <w:rFonts w:ascii="宋体" w:eastAsia="宋体" w:hAnsi="宋体" w:cs="宋体"/>
                <w:kern w:val="0"/>
                <w:sz w:val="24"/>
                <w:szCs w:val="24"/>
              </w:rPr>
              <w:t xml:space="preserve"> </w:t>
            </w:r>
            <w:r w:rsidRPr="00B03E20">
              <w:rPr>
                <w:rFonts w:ascii="宋体" w:eastAsia="宋体" w:hAnsi="宋体" w:cs="宋体"/>
                <w:kern w:val="0"/>
                <w:sz w:val="24"/>
              </w:rPr>
              <w:t>token="123456"</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83" w:name="UserGuide-zh-路由规则"/>
      <w:bookmarkEnd w:id="83"/>
      <w:r w:rsidRPr="00B03E20">
        <w:rPr>
          <w:rFonts w:ascii="宋体" w:eastAsia="宋体" w:hAnsi="宋体" w:cs="宋体"/>
          <w:b/>
          <w:bCs/>
          <w:kern w:val="0"/>
          <w:sz w:val="27"/>
          <w:szCs w:val="27"/>
        </w:rPr>
        <w:t>路由规则</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398" w:tooltip="Router Rule-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399" w:anchor="UserGuide-zh-%E8%87%AA%E5%AE%9A%E4%B9%89%E5%8F%82%E6%95%B0"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2910"/>
        <w:gridCol w:w="45"/>
      </w:tblGrid>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87" name="图片 87"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2.2.0以上版本支持</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88" name="图片 88"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路由规则扩展点：</w:t>
            </w:r>
            <w:hyperlink r:id="rId400" w:anchor="DeveloperGuide-zh-%E8%B7%AF%E7%94%B1%E6%89%A9%E5%B1%95" w:history="1">
              <w:r w:rsidRPr="00B03E20">
                <w:rPr>
                  <w:rFonts w:ascii="宋体" w:eastAsia="宋体" w:hAnsi="宋体" w:cs="宋体"/>
                  <w:color w:val="0000FF"/>
                  <w:kern w:val="0"/>
                  <w:sz w:val="24"/>
                  <w:szCs w:val="24"/>
                  <w:u w:val="single"/>
                </w:rPr>
                <w:t>路由扩展</w:t>
              </w:r>
            </w:hyperlink>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向注册中心写入路由规则：(通常由监控中心或治理中心的页面完成)</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RegistryFactory registryFactory = ExtensionLoader.getExtensionLoader(RegistryFactory.class).getAdaptiveExtension();</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 registry = registryFactory.getRegistry(URL.valueOf("zookeeper://10.20.153.10:2181"));</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registry.register(URL.valueOf("condition://0.0.0.0/com.foo.BarService?category=routers&amp;dynamic=false&amp;rule="</w:t>
            </w:r>
            <w:r w:rsidRPr="00B03E20">
              <w:rPr>
                <w:rFonts w:ascii="宋体" w:eastAsia="宋体" w:hAnsi="宋体" w:cs="宋体"/>
                <w:kern w:val="0"/>
                <w:sz w:val="24"/>
                <w:szCs w:val="24"/>
              </w:rPr>
              <w:t xml:space="preserve"> </w:t>
            </w:r>
            <w:r w:rsidRPr="00B03E20">
              <w:rPr>
                <w:rFonts w:ascii="宋体" w:eastAsia="宋体" w:hAnsi="宋体" w:cs="宋体"/>
                <w:kern w:val="0"/>
                <w:sz w:val="24"/>
              </w:rPr>
              <w:t>+ URL.encode("http://10.20.160.198/wiki/display/dubbo/host = 10.20.153.10 =&gt; host = 10.20.153.11") + "));</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其中：</w:t>
      </w:r>
    </w:p>
    <w:p w:rsidR="00B03E20" w:rsidRPr="00B03E20" w:rsidRDefault="00B03E20" w:rsidP="00B03E20">
      <w:pPr>
        <w:widowControl/>
        <w:numPr>
          <w:ilvl w:val="0"/>
          <w:numId w:val="3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condition:// </w:t>
      </w:r>
    </w:p>
    <w:p w:rsidR="00B03E20" w:rsidRPr="00B03E20" w:rsidRDefault="00B03E20" w:rsidP="00B03E20">
      <w:pPr>
        <w:widowControl/>
        <w:numPr>
          <w:ilvl w:val="1"/>
          <w:numId w:val="3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表示路由规则的类型，支持</w:t>
      </w:r>
      <w:hyperlink r:id="rId401" w:anchor="UserGuide-zh-%E6%9D%A1%E4%BB%B6%E8%B7%AF%E7%94%B1%E8%A7%84%E5%88%99" w:history="1">
        <w:r w:rsidRPr="00B03E20">
          <w:rPr>
            <w:rFonts w:ascii="宋体" w:eastAsia="宋体" w:hAnsi="宋体" w:cs="宋体"/>
            <w:color w:val="0000FF"/>
            <w:kern w:val="0"/>
            <w:sz w:val="24"/>
            <w:szCs w:val="24"/>
            <w:u w:val="single"/>
          </w:rPr>
          <w:t>条件路由规则</w:t>
        </w:r>
      </w:hyperlink>
      <w:r w:rsidRPr="00B03E20">
        <w:rPr>
          <w:rFonts w:ascii="宋体" w:eastAsia="宋体" w:hAnsi="宋体" w:cs="宋体"/>
          <w:kern w:val="0"/>
          <w:sz w:val="24"/>
          <w:szCs w:val="24"/>
        </w:rPr>
        <w:t>和</w:t>
      </w:r>
      <w:hyperlink r:id="rId402" w:anchor="UserGuide-zh-%E8%84%9A%E6%9C%AC%E8%B7%AF%E7%94%B1%E8%A7%84%E5%88%99" w:history="1">
        <w:r w:rsidRPr="00B03E20">
          <w:rPr>
            <w:rFonts w:ascii="宋体" w:eastAsia="宋体" w:hAnsi="宋体" w:cs="宋体"/>
            <w:color w:val="0000FF"/>
            <w:kern w:val="0"/>
            <w:sz w:val="24"/>
            <w:szCs w:val="24"/>
            <w:u w:val="single"/>
          </w:rPr>
          <w:t>脚本路由规则</w:t>
        </w:r>
      </w:hyperlink>
      <w:r w:rsidRPr="00B03E20">
        <w:rPr>
          <w:rFonts w:ascii="宋体" w:eastAsia="宋体" w:hAnsi="宋体" w:cs="宋体"/>
          <w:kern w:val="0"/>
          <w:sz w:val="24"/>
          <w:szCs w:val="24"/>
        </w:rPr>
        <w:t>，可扩展，必填。</w:t>
      </w:r>
    </w:p>
    <w:p w:rsidR="00B03E20" w:rsidRPr="00B03E20" w:rsidRDefault="00B03E20" w:rsidP="00B03E20">
      <w:pPr>
        <w:widowControl/>
        <w:numPr>
          <w:ilvl w:val="0"/>
          <w:numId w:val="3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0.0.0.0 </w:t>
      </w:r>
    </w:p>
    <w:p w:rsidR="00B03E20" w:rsidRPr="00B03E20" w:rsidRDefault="00B03E20" w:rsidP="00B03E20">
      <w:pPr>
        <w:widowControl/>
        <w:numPr>
          <w:ilvl w:val="1"/>
          <w:numId w:val="3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表示对所有IP地址生效，如果只想对某个IP的生效，请填入具体IP，必填。</w:t>
      </w:r>
    </w:p>
    <w:p w:rsidR="00B03E20" w:rsidRPr="00B03E20" w:rsidRDefault="00B03E20" w:rsidP="00B03E20">
      <w:pPr>
        <w:widowControl/>
        <w:numPr>
          <w:ilvl w:val="0"/>
          <w:numId w:val="3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com.foo.BarService </w:t>
      </w:r>
    </w:p>
    <w:p w:rsidR="00B03E20" w:rsidRPr="00B03E20" w:rsidRDefault="00B03E20" w:rsidP="00B03E20">
      <w:pPr>
        <w:widowControl/>
        <w:numPr>
          <w:ilvl w:val="1"/>
          <w:numId w:val="3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表示只对指定服务生效，必填。</w:t>
      </w:r>
    </w:p>
    <w:p w:rsidR="00B03E20" w:rsidRPr="00B03E20" w:rsidRDefault="00B03E20" w:rsidP="00B03E20">
      <w:pPr>
        <w:widowControl/>
        <w:numPr>
          <w:ilvl w:val="0"/>
          <w:numId w:val="3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category=routers </w:t>
      </w:r>
    </w:p>
    <w:p w:rsidR="00B03E20" w:rsidRPr="00B03E20" w:rsidRDefault="00B03E20" w:rsidP="00B03E20">
      <w:pPr>
        <w:widowControl/>
        <w:numPr>
          <w:ilvl w:val="1"/>
          <w:numId w:val="3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表示该数据为动态配置类型，必填。</w:t>
      </w:r>
    </w:p>
    <w:p w:rsidR="00B03E20" w:rsidRPr="00B03E20" w:rsidRDefault="00B03E20" w:rsidP="00B03E20">
      <w:pPr>
        <w:widowControl/>
        <w:numPr>
          <w:ilvl w:val="0"/>
          <w:numId w:val="3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dynamic=false </w:t>
      </w:r>
    </w:p>
    <w:p w:rsidR="00B03E20" w:rsidRPr="00B03E20" w:rsidRDefault="00B03E20" w:rsidP="00B03E20">
      <w:pPr>
        <w:widowControl/>
        <w:numPr>
          <w:ilvl w:val="1"/>
          <w:numId w:val="3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表示该数据为持久数据，当注册方退出时，数据依然保存在注册中心，必填。</w:t>
      </w:r>
    </w:p>
    <w:p w:rsidR="00B03E20" w:rsidRPr="00B03E20" w:rsidRDefault="00B03E20" w:rsidP="00B03E20">
      <w:pPr>
        <w:widowControl/>
        <w:numPr>
          <w:ilvl w:val="0"/>
          <w:numId w:val="3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enabled=true </w:t>
      </w:r>
    </w:p>
    <w:p w:rsidR="00B03E20" w:rsidRPr="00B03E20" w:rsidRDefault="00B03E20" w:rsidP="00B03E20">
      <w:pPr>
        <w:widowControl/>
        <w:numPr>
          <w:ilvl w:val="1"/>
          <w:numId w:val="3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覆盖规则是否生效，可不填，缺省生效。</w:t>
      </w:r>
    </w:p>
    <w:p w:rsidR="00B03E20" w:rsidRPr="00B03E20" w:rsidRDefault="00B03E20" w:rsidP="00B03E20">
      <w:pPr>
        <w:widowControl/>
        <w:numPr>
          <w:ilvl w:val="0"/>
          <w:numId w:val="3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force=false </w:t>
      </w:r>
    </w:p>
    <w:p w:rsidR="00B03E20" w:rsidRPr="00B03E20" w:rsidRDefault="00B03E20" w:rsidP="00B03E20">
      <w:pPr>
        <w:widowControl/>
        <w:numPr>
          <w:ilvl w:val="1"/>
          <w:numId w:val="3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当路由结果为空时，是否强制执行，如果不强制执行，路由结果为空的路由规则将自动失效，可不填，缺省为flase。</w:t>
      </w:r>
    </w:p>
    <w:p w:rsidR="00B03E20" w:rsidRPr="00B03E20" w:rsidRDefault="00B03E20" w:rsidP="00B03E20">
      <w:pPr>
        <w:widowControl/>
        <w:numPr>
          <w:ilvl w:val="0"/>
          <w:numId w:val="3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runtime=false </w:t>
      </w:r>
    </w:p>
    <w:p w:rsidR="00B03E20" w:rsidRPr="00B03E20" w:rsidRDefault="00B03E20" w:rsidP="00B03E20">
      <w:pPr>
        <w:widowControl/>
        <w:numPr>
          <w:ilvl w:val="1"/>
          <w:numId w:val="3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是否在每次调用时执行路由规则，否则只在提供者地址列表变更时预先执行并缓存结果，调用时直接从缓存中获取路由结果。</w:t>
      </w:r>
    </w:p>
    <w:p w:rsidR="00B03E20" w:rsidRPr="00B03E20" w:rsidRDefault="00B03E20" w:rsidP="00B03E20">
      <w:pPr>
        <w:widowControl/>
        <w:numPr>
          <w:ilvl w:val="1"/>
          <w:numId w:val="3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如果用了参数路由，必须设为true，需要注意设置会影响调用的性能，可不填，缺省为flase。</w:t>
      </w:r>
    </w:p>
    <w:p w:rsidR="00B03E20" w:rsidRPr="00B03E20" w:rsidRDefault="00B03E20" w:rsidP="00B03E20">
      <w:pPr>
        <w:widowControl/>
        <w:numPr>
          <w:ilvl w:val="0"/>
          <w:numId w:val="3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priority=1 </w:t>
      </w:r>
    </w:p>
    <w:p w:rsidR="00B03E20" w:rsidRPr="00B03E20" w:rsidRDefault="00B03E20" w:rsidP="00B03E20">
      <w:pPr>
        <w:widowControl/>
        <w:numPr>
          <w:ilvl w:val="1"/>
          <w:numId w:val="3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路由规则的优先级，用于排序，优先级越大越靠前执行，可不填，缺省为0。</w:t>
      </w:r>
    </w:p>
    <w:p w:rsidR="00B03E20" w:rsidRPr="00B03E20" w:rsidRDefault="00B03E20" w:rsidP="00B03E20">
      <w:pPr>
        <w:widowControl/>
        <w:numPr>
          <w:ilvl w:val="0"/>
          <w:numId w:val="3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rule=URL.encode("host = 10.20.153.10 =&gt; host = 10.20.153.11") </w:t>
      </w:r>
    </w:p>
    <w:p w:rsidR="00B03E20" w:rsidRPr="00B03E20" w:rsidRDefault="00B03E20" w:rsidP="00B03E20">
      <w:pPr>
        <w:widowControl/>
        <w:numPr>
          <w:ilvl w:val="1"/>
          <w:numId w:val="3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表示路由规则的内容，必填。</w:t>
      </w: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84" w:name="UserGuide-zh-条件路由规则"/>
      <w:bookmarkEnd w:id="84"/>
      <w:r w:rsidRPr="00B03E20">
        <w:rPr>
          <w:rFonts w:ascii="宋体" w:eastAsia="宋体" w:hAnsi="宋体" w:cs="宋体"/>
          <w:b/>
          <w:bCs/>
          <w:kern w:val="0"/>
          <w:sz w:val="24"/>
          <w:szCs w:val="24"/>
        </w:rPr>
        <w:t>条件路由规则</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03" w:anchor="UserGuide-zh-%E6%9D%A1%E4%BB%B6%E8%B7%AF%E7%94%B1%E8%A7%84%E5%88%99"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基于条件表达式的路由规则，如：</w:t>
      </w:r>
    </w:p>
    <w:tbl>
      <w:tblPr>
        <w:tblW w:w="0" w:type="auto"/>
        <w:tblCellSpacing w:w="0" w:type="dxa"/>
        <w:tblCellMar>
          <w:left w:w="0" w:type="dxa"/>
          <w:right w:w="0" w:type="dxa"/>
        </w:tblCellMar>
        <w:tblLook w:val="04A0"/>
      </w:tblPr>
      <w:tblGrid>
        <w:gridCol w:w="50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931236151"/>
              <w:rPr>
                <w:rFonts w:ascii="宋体" w:eastAsia="宋体" w:hAnsi="宋体" w:cs="宋体"/>
                <w:kern w:val="0"/>
                <w:sz w:val="24"/>
                <w:szCs w:val="24"/>
              </w:rPr>
            </w:pPr>
            <w:r w:rsidRPr="00B03E20">
              <w:rPr>
                <w:rFonts w:ascii="宋体" w:eastAsia="宋体" w:hAnsi="宋体" w:cs="宋体"/>
                <w:kern w:val="0"/>
                <w:sz w:val="24"/>
              </w:rPr>
              <w:t>host = 10.20.153.10</w:t>
            </w:r>
            <w:r w:rsidRPr="00B03E20">
              <w:rPr>
                <w:rFonts w:ascii="宋体" w:eastAsia="宋体" w:hAnsi="宋体" w:cs="宋体"/>
                <w:kern w:val="0"/>
                <w:sz w:val="24"/>
                <w:szCs w:val="24"/>
              </w:rPr>
              <w:t xml:space="preserve"> </w:t>
            </w:r>
            <w:r w:rsidRPr="00B03E20">
              <w:rPr>
                <w:rFonts w:ascii="宋体" w:eastAsia="宋体" w:hAnsi="宋体" w:cs="宋体"/>
                <w:kern w:val="0"/>
                <w:sz w:val="24"/>
              </w:rPr>
              <w:t>=&gt; host = 10.20.153.11</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规则：</w:t>
      </w:r>
    </w:p>
    <w:p w:rsidR="00B03E20" w:rsidRPr="00B03E20" w:rsidRDefault="00B03E20" w:rsidP="00B03E20">
      <w:pPr>
        <w:widowControl/>
        <w:numPr>
          <w:ilvl w:val="0"/>
          <w:numId w:val="3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"=&gt;"之前的为消费者匹配条件，所有参数和消费者的URL进行对比，当消费者满足匹配条件时，对该消费者执行后面的过滤规则。</w:t>
      </w:r>
    </w:p>
    <w:p w:rsidR="00B03E20" w:rsidRPr="00B03E20" w:rsidRDefault="00B03E20" w:rsidP="00B03E20">
      <w:pPr>
        <w:widowControl/>
        <w:numPr>
          <w:ilvl w:val="0"/>
          <w:numId w:val="3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"=&gt;"之后为提供者地址列表的过滤条件，所有参数和提供者的URL进行对比，消费者最终只拿到过滤后的地址列表。</w:t>
      </w:r>
    </w:p>
    <w:p w:rsidR="00B03E20" w:rsidRPr="00B03E20" w:rsidRDefault="00B03E20" w:rsidP="00B03E20">
      <w:pPr>
        <w:widowControl/>
        <w:numPr>
          <w:ilvl w:val="0"/>
          <w:numId w:val="3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如果匹配条件为空，表示对所有消费方应用，如：=&gt; host != 10.20.153.11</w:t>
      </w:r>
    </w:p>
    <w:p w:rsidR="00B03E20" w:rsidRPr="00B03E20" w:rsidRDefault="00B03E20" w:rsidP="00B03E20">
      <w:pPr>
        <w:widowControl/>
        <w:numPr>
          <w:ilvl w:val="0"/>
          <w:numId w:val="3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如果过滤条件为空，表示禁止访问，如：host = 10.20.153.10 =&gt;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表达式：</w:t>
      </w:r>
    </w:p>
    <w:p w:rsidR="00B03E20" w:rsidRPr="00B03E20" w:rsidRDefault="00B03E20" w:rsidP="00B03E20">
      <w:pPr>
        <w:widowControl/>
        <w:numPr>
          <w:ilvl w:val="0"/>
          <w:numId w:val="4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参数支持： </w:t>
      </w:r>
    </w:p>
    <w:p w:rsidR="00B03E20" w:rsidRPr="00B03E20" w:rsidRDefault="00B03E20" w:rsidP="00B03E20">
      <w:pPr>
        <w:widowControl/>
        <w:numPr>
          <w:ilvl w:val="1"/>
          <w:numId w:val="4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服务调用信息，如：method, </w:t>
      </w:r>
      <w:del w:id="85" w:author="Unknown">
        <w:r w:rsidRPr="00B03E20">
          <w:rPr>
            <w:rFonts w:ascii="宋体" w:eastAsia="宋体" w:hAnsi="宋体" w:cs="宋体"/>
            <w:kern w:val="0"/>
            <w:sz w:val="24"/>
            <w:szCs w:val="24"/>
          </w:rPr>
          <w:delText>argument</w:delText>
        </w:r>
      </w:del>
      <w:r w:rsidRPr="00B03E20">
        <w:rPr>
          <w:rFonts w:ascii="宋体" w:eastAsia="宋体" w:hAnsi="宋体" w:cs="宋体"/>
          <w:kern w:val="0"/>
          <w:sz w:val="24"/>
          <w:szCs w:val="24"/>
        </w:rPr>
        <w:t xml:space="preserve"> 等 </w:t>
      </w:r>
      <w:del w:id="86" w:author="Unknown">
        <w:r w:rsidRPr="00B03E20">
          <w:rPr>
            <w:rFonts w:ascii="宋体" w:eastAsia="宋体" w:hAnsi="宋体" w:cs="宋体"/>
            <w:kern w:val="0"/>
            <w:sz w:val="24"/>
            <w:szCs w:val="24"/>
          </w:rPr>
          <w:delText>(暂不支持参数路由)</w:delText>
        </w:r>
      </w:del>
    </w:p>
    <w:p w:rsidR="00B03E20" w:rsidRPr="00B03E20" w:rsidRDefault="00B03E20" w:rsidP="00B03E20">
      <w:pPr>
        <w:widowControl/>
        <w:numPr>
          <w:ilvl w:val="1"/>
          <w:numId w:val="4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URL本身的字段，如：protocol, host, port 等</w:t>
      </w:r>
    </w:p>
    <w:p w:rsidR="00B03E20" w:rsidRPr="00B03E20" w:rsidRDefault="00B03E20" w:rsidP="00B03E20">
      <w:pPr>
        <w:widowControl/>
        <w:numPr>
          <w:ilvl w:val="1"/>
          <w:numId w:val="4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以及URL上的所有参数，如：application, organization 等</w:t>
      </w:r>
    </w:p>
    <w:p w:rsidR="00B03E20" w:rsidRPr="00B03E20" w:rsidRDefault="00B03E20" w:rsidP="00B03E20">
      <w:pPr>
        <w:widowControl/>
        <w:numPr>
          <w:ilvl w:val="0"/>
          <w:numId w:val="4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条件支持： </w:t>
      </w:r>
    </w:p>
    <w:p w:rsidR="00B03E20" w:rsidRPr="00B03E20" w:rsidRDefault="00B03E20" w:rsidP="00B03E20">
      <w:pPr>
        <w:widowControl/>
        <w:numPr>
          <w:ilvl w:val="1"/>
          <w:numId w:val="4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等号"="表示"匹配"，如：host = 10.20.153.10</w:t>
      </w:r>
    </w:p>
    <w:p w:rsidR="00B03E20" w:rsidRPr="00B03E20" w:rsidRDefault="00B03E20" w:rsidP="00B03E20">
      <w:pPr>
        <w:widowControl/>
        <w:numPr>
          <w:ilvl w:val="1"/>
          <w:numId w:val="4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不等号"!="表示"不匹配"，如：host != 10.20.153.10</w:t>
      </w:r>
    </w:p>
    <w:p w:rsidR="00B03E20" w:rsidRPr="00B03E20" w:rsidRDefault="00B03E20" w:rsidP="00B03E20">
      <w:pPr>
        <w:widowControl/>
        <w:numPr>
          <w:ilvl w:val="0"/>
          <w:numId w:val="4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值支持： </w:t>
      </w:r>
    </w:p>
    <w:p w:rsidR="00B03E20" w:rsidRPr="00B03E20" w:rsidRDefault="00B03E20" w:rsidP="00B03E20">
      <w:pPr>
        <w:widowControl/>
        <w:numPr>
          <w:ilvl w:val="1"/>
          <w:numId w:val="4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以逗号","分隔多个值，如：host != 10.20.153.10,10.20.153.11</w:t>
      </w:r>
    </w:p>
    <w:p w:rsidR="00B03E20" w:rsidRPr="00B03E20" w:rsidRDefault="00B03E20" w:rsidP="00B03E20">
      <w:pPr>
        <w:widowControl/>
        <w:numPr>
          <w:ilvl w:val="1"/>
          <w:numId w:val="4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以星号"*"结尾，表示通配，如：host != 10.20.*</w:t>
      </w:r>
    </w:p>
    <w:p w:rsidR="00B03E20" w:rsidRPr="00B03E20" w:rsidRDefault="00B03E20" w:rsidP="00B03E20">
      <w:pPr>
        <w:widowControl/>
        <w:numPr>
          <w:ilvl w:val="1"/>
          <w:numId w:val="4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以美元符"$"开头，表示引用消费者参数，如：host = $host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示例：</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1. 排除预发布机：</w:t>
      </w:r>
    </w:p>
    <w:tbl>
      <w:tblPr>
        <w:tblW w:w="0" w:type="auto"/>
        <w:tblCellSpacing w:w="0" w:type="dxa"/>
        <w:tblCellMar>
          <w:left w:w="0" w:type="dxa"/>
          <w:right w:w="0" w:type="dxa"/>
        </w:tblCellMar>
        <w:tblLook w:val="04A0"/>
      </w:tblPr>
      <w:tblGrid>
        <w:gridCol w:w="26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2089039129"/>
              <w:rPr>
                <w:rFonts w:ascii="宋体" w:eastAsia="宋体" w:hAnsi="宋体" w:cs="宋体"/>
                <w:kern w:val="0"/>
                <w:sz w:val="24"/>
                <w:szCs w:val="24"/>
              </w:rPr>
            </w:pPr>
            <w:r w:rsidRPr="00B03E20">
              <w:rPr>
                <w:rFonts w:ascii="宋体" w:eastAsia="宋体" w:hAnsi="宋体" w:cs="宋体"/>
                <w:kern w:val="0"/>
                <w:sz w:val="24"/>
              </w:rPr>
              <w:t>=&gt; host != 172.22.3.91</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2. 白名单：(注意：一个服务只能有一条白名单规则，否则两条规则交叉，就都被筛选掉了)</w:t>
      </w:r>
    </w:p>
    <w:tbl>
      <w:tblPr>
        <w:tblW w:w="0" w:type="auto"/>
        <w:tblCellSpacing w:w="0" w:type="dxa"/>
        <w:tblCellMar>
          <w:left w:w="0" w:type="dxa"/>
          <w:right w:w="0" w:type="dxa"/>
        </w:tblCellMar>
        <w:tblLook w:val="04A0"/>
      </w:tblPr>
      <w:tblGrid>
        <w:gridCol w:w="43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708094285"/>
              <w:rPr>
                <w:rFonts w:ascii="宋体" w:eastAsia="宋体" w:hAnsi="宋体" w:cs="宋体"/>
                <w:kern w:val="0"/>
                <w:sz w:val="24"/>
                <w:szCs w:val="24"/>
              </w:rPr>
            </w:pPr>
            <w:r w:rsidRPr="00B03E20">
              <w:rPr>
                <w:rFonts w:ascii="宋体" w:eastAsia="宋体" w:hAnsi="宋体" w:cs="宋体"/>
                <w:kern w:val="0"/>
                <w:sz w:val="24"/>
              </w:rPr>
              <w:t>host != 10.20.153.10,10.20.153.11</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3. 黑名单：</w:t>
      </w:r>
    </w:p>
    <w:tbl>
      <w:tblPr>
        <w:tblW w:w="0" w:type="auto"/>
        <w:tblCellSpacing w:w="0" w:type="dxa"/>
        <w:tblCellMar>
          <w:left w:w="0" w:type="dxa"/>
          <w:right w:w="0" w:type="dxa"/>
        </w:tblCellMar>
        <w:tblLook w:val="04A0"/>
      </w:tblPr>
      <w:tblGrid>
        <w:gridCol w:w="42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448546276"/>
              <w:rPr>
                <w:rFonts w:ascii="宋体" w:eastAsia="宋体" w:hAnsi="宋体" w:cs="宋体"/>
                <w:kern w:val="0"/>
                <w:sz w:val="24"/>
                <w:szCs w:val="24"/>
              </w:rPr>
            </w:pPr>
            <w:r w:rsidRPr="00B03E20">
              <w:rPr>
                <w:rFonts w:ascii="宋体" w:eastAsia="宋体" w:hAnsi="宋体" w:cs="宋体"/>
                <w:kern w:val="0"/>
                <w:sz w:val="24"/>
              </w:rPr>
              <w:t>host = 10.20.153.10,10.20.153.11</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4. 服务寄宿在应用上，只暴露一部分的机器，防止整个集群挂掉：</w:t>
      </w:r>
    </w:p>
    <w:tbl>
      <w:tblPr>
        <w:tblW w:w="0" w:type="auto"/>
        <w:tblCellSpacing w:w="0" w:type="dxa"/>
        <w:tblCellMar>
          <w:left w:w="0" w:type="dxa"/>
          <w:right w:w="0" w:type="dxa"/>
        </w:tblCellMar>
        <w:tblLook w:val="04A0"/>
      </w:tblPr>
      <w:tblGrid>
        <w:gridCol w:w="39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9090645"/>
              <w:rPr>
                <w:rFonts w:ascii="宋体" w:eastAsia="宋体" w:hAnsi="宋体" w:cs="宋体"/>
                <w:kern w:val="0"/>
                <w:sz w:val="24"/>
                <w:szCs w:val="24"/>
              </w:rPr>
            </w:pPr>
            <w:r w:rsidRPr="00B03E20">
              <w:rPr>
                <w:rFonts w:ascii="宋体" w:eastAsia="宋体" w:hAnsi="宋体" w:cs="宋体"/>
                <w:kern w:val="0"/>
                <w:sz w:val="24"/>
              </w:rPr>
              <w:t>=&gt; host = 172.22.3.1*,172.22.3.2*</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5. 为重要应用提供额外的机器：</w:t>
      </w:r>
    </w:p>
    <w:tbl>
      <w:tblPr>
        <w:tblW w:w="0" w:type="auto"/>
        <w:tblCellSpacing w:w="0" w:type="dxa"/>
        <w:tblCellMar>
          <w:left w:w="0" w:type="dxa"/>
          <w:right w:w="0" w:type="dxa"/>
        </w:tblCellMar>
        <w:tblLook w:val="04A0"/>
      </w:tblPr>
      <w:tblGrid>
        <w:gridCol w:w="66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493176813"/>
              <w:rPr>
                <w:rFonts w:ascii="宋体" w:eastAsia="宋体" w:hAnsi="宋体" w:cs="宋体"/>
                <w:kern w:val="0"/>
                <w:sz w:val="24"/>
                <w:szCs w:val="24"/>
              </w:rPr>
            </w:pPr>
            <w:r w:rsidRPr="00B03E20">
              <w:rPr>
                <w:rFonts w:ascii="宋体" w:eastAsia="宋体" w:hAnsi="宋体" w:cs="宋体"/>
                <w:kern w:val="0"/>
                <w:sz w:val="24"/>
              </w:rPr>
              <w:t>application != kylin =&gt; host != 172.22.3.95,172.22.3.96</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6. 读写分离：</w:t>
      </w:r>
    </w:p>
    <w:tbl>
      <w:tblPr>
        <w:tblW w:w="0" w:type="auto"/>
        <w:tblCellSpacing w:w="0" w:type="dxa"/>
        <w:tblCellMar>
          <w:left w:w="0" w:type="dxa"/>
          <w:right w:w="0" w:type="dxa"/>
        </w:tblCellMar>
        <w:tblLook w:val="04A0"/>
      </w:tblPr>
      <w:tblGrid>
        <w:gridCol w:w="90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2105416188"/>
              <w:rPr>
                <w:rFonts w:ascii="宋体" w:eastAsia="宋体" w:hAnsi="宋体" w:cs="宋体"/>
                <w:kern w:val="0"/>
                <w:sz w:val="24"/>
                <w:szCs w:val="24"/>
              </w:rPr>
            </w:pPr>
            <w:r w:rsidRPr="00B03E20">
              <w:rPr>
                <w:rFonts w:ascii="宋体" w:eastAsia="宋体" w:hAnsi="宋体" w:cs="宋体"/>
                <w:kern w:val="0"/>
                <w:sz w:val="24"/>
              </w:rPr>
              <w:lastRenderedPageBreak/>
              <w:t>method = find*,list*,get*,is* =&gt; host = 172.22.3.94,172.22.3.95,172.22.3.96</w:t>
            </w:r>
          </w:p>
        </w:tc>
      </w:tr>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method != find*,list*,get*,is* =&gt; host = 172.22.3.97,172.22.3.98</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7. 前后台分离：</w:t>
      </w:r>
    </w:p>
    <w:tbl>
      <w:tblPr>
        <w:tblW w:w="0" w:type="auto"/>
        <w:tblCellSpacing w:w="0" w:type="dxa"/>
        <w:tblCellMar>
          <w:left w:w="0" w:type="dxa"/>
          <w:right w:w="0" w:type="dxa"/>
        </w:tblCellMar>
        <w:tblLook w:val="04A0"/>
      </w:tblPr>
      <w:tblGrid>
        <w:gridCol w:w="78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995693395"/>
              <w:rPr>
                <w:rFonts w:ascii="宋体" w:eastAsia="宋体" w:hAnsi="宋体" w:cs="宋体"/>
                <w:kern w:val="0"/>
                <w:sz w:val="24"/>
                <w:szCs w:val="24"/>
              </w:rPr>
            </w:pPr>
            <w:r w:rsidRPr="00B03E20">
              <w:rPr>
                <w:rFonts w:ascii="宋体" w:eastAsia="宋体" w:hAnsi="宋体" w:cs="宋体"/>
                <w:kern w:val="0"/>
                <w:sz w:val="24"/>
              </w:rPr>
              <w:t>application = bops =&gt; host = 172.22.3.91,172.22.3.92,172.22.3.93</w:t>
            </w:r>
          </w:p>
        </w:tc>
      </w:tr>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application != bops =&gt; host = 172.22.3.94,172.22.3.95,172.22.3.96</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8. 隔离不同机房网段：</w:t>
      </w:r>
    </w:p>
    <w:tbl>
      <w:tblPr>
        <w:tblW w:w="0" w:type="auto"/>
        <w:tblCellSpacing w:w="0" w:type="dxa"/>
        <w:tblCellMar>
          <w:left w:w="0" w:type="dxa"/>
          <w:right w:w="0" w:type="dxa"/>
        </w:tblCellMar>
        <w:tblLook w:val="04A0"/>
      </w:tblPr>
      <w:tblGrid>
        <w:gridCol w:w="48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32586639"/>
              <w:rPr>
                <w:rFonts w:ascii="宋体" w:eastAsia="宋体" w:hAnsi="宋体" w:cs="宋体"/>
                <w:kern w:val="0"/>
                <w:sz w:val="24"/>
                <w:szCs w:val="24"/>
              </w:rPr>
            </w:pPr>
            <w:r w:rsidRPr="00B03E20">
              <w:rPr>
                <w:rFonts w:ascii="宋体" w:eastAsia="宋体" w:hAnsi="宋体" w:cs="宋体"/>
                <w:kern w:val="0"/>
                <w:sz w:val="24"/>
              </w:rPr>
              <w:t>host != 172.22.3.* =&gt; host != 172.22.3.*</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9. 提供者与消费者部署在同集群内，本机只访问本机的服务：</w:t>
      </w:r>
    </w:p>
    <w:tbl>
      <w:tblPr>
        <w:tblW w:w="0" w:type="auto"/>
        <w:tblCellSpacing w:w="0" w:type="dxa"/>
        <w:tblCellMar>
          <w:left w:w="0" w:type="dxa"/>
          <w:right w:w="0" w:type="dxa"/>
        </w:tblCellMar>
        <w:tblLook w:val="04A0"/>
      </w:tblPr>
      <w:tblGrid>
        <w:gridCol w:w="18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32254875"/>
              <w:rPr>
                <w:rFonts w:ascii="宋体" w:eastAsia="宋体" w:hAnsi="宋体" w:cs="宋体"/>
                <w:kern w:val="0"/>
                <w:sz w:val="24"/>
                <w:szCs w:val="24"/>
              </w:rPr>
            </w:pPr>
            <w:r w:rsidRPr="00B03E20">
              <w:rPr>
                <w:rFonts w:ascii="宋体" w:eastAsia="宋体" w:hAnsi="宋体" w:cs="宋体"/>
                <w:kern w:val="0"/>
                <w:sz w:val="24"/>
              </w:rPr>
              <w:t>=&gt; host = $host</w:t>
            </w:r>
          </w:p>
        </w:tc>
      </w:tr>
    </w:tbl>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87" w:name="UserGuide-zh-脚本路由规则"/>
      <w:bookmarkEnd w:id="87"/>
      <w:r w:rsidRPr="00B03E20">
        <w:rPr>
          <w:rFonts w:ascii="宋体" w:eastAsia="宋体" w:hAnsi="宋体" w:cs="宋体"/>
          <w:b/>
          <w:bCs/>
          <w:kern w:val="0"/>
          <w:sz w:val="24"/>
          <w:szCs w:val="24"/>
        </w:rPr>
        <w:t>脚本路由规则</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04" w:anchor="UserGuide-zh-%E8%84%9A%E6%9C%AC%E8%B7%AF%E7%94%B1%E8%A7%84%E5%88%99"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4190"/>
        <w:gridCol w:w="4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89" name="图片 89"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支持</w:t>
            </w:r>
            <w:hyperlink r:id="rId405" w:history="1">
              <w:r w:rsidRPr="00B03E20">
                <w:rPr>
                  <w:rFonts w:ascii="宋体" w:eastAsia="宋体" w:hAnsi="宋体" w:cs="宋体"/>
                  <w:color w:val="0000FF"/>
                  <w:kern w:val="0"/>
                  <w:sz w:val="24"/>
                  <w:szCs w:val="24"/>
                  <w:u w:val="single"/>
                </w:rPr>
                <w:t>JDK脚本引擎</w:t>
              </w:r>
            </w:hyperlink>
            <w:r w:rsidRPr="00B03E20">
              <w:rPr>
                <w:rFonts w:ascii="宋体" w:eastAsia="宋体" w:hAnsi="宋体" w:cs="宋体"/>
                <w:kern w:val="0"/>
                <w:sz w:val="24"/>
                <w:szCs w:val="24"/>
              </w:rPr>
              <w:t>的所有脚本，比如：javascript,jruby,groovy等，通过type=javascript参数设置脚本类型，缺省为javascript。</w:t>
            </w:r>
          </w:p>
        </w:tc>
      </w:tr>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90" name="图片 90"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脚本没有沙箱约束，可执行任意代码，存在后门风险</w:t>
            </w:r>
          </w:p>
        </w:tc>
      </w:tr>
    </w:tbl>
    <w:p w:rsidR="00B03E20" w:rsidRPr="00B03E20" w:rsidRDefault="00B03E20" w:rsidP="00B03E20">
      <w:pPr>
        <w:widowControl/>
        <w:jc w:val="left"/>
        <w:rPr>
          <w:rFonts w:ascii="宋体" w:eastAsia="宋体" w:hAnsi="宋体" w:cs="宋体"/>
          <w:vanish/>
          <w:kern w:val="0"/>
          <w:sz w:val="24"/>
          <w:szCs w:val="24"/>
        </w:rPr>
      </w:pP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555657737"/>
              <w:rPr>
                <w:rFonts w:ascii="宋体" w:eastAsia="宋体" w:hAnsi="宋体" w:cs="宋体"/>
                <w:kern w:val="0"/>
                <w:sz w:val="24"/>
                <w:szCs w:val="24"/>
              </w:rPr>
            </w:pPr>
            <w:r w:rsidRPr="00B03E20">
              <w:rPr>
                <w:rFonts w:ascii="宋体" w:eastAsia="宋体" w:hAnsi="宋体" w:cs="宋体"/>
                <w:kern w:val="0"/>
                <w:sz w:val="24"/>
              </w:rPr>
              <w:t>"script://0.0.0.0/com.foo.BarService?category=routers&amp;dynamic=false&amp;rule="</w:t>
            </w:r>
            <w:r w:rsidRPr="00B03E20">
              <w:rPr>
                <w:rFonts w:ascii="宋体" w:eastAsia="宋体" w:hAnsi="宋体" w:cs="宋体"/>
                <w:kern w:val="0"/>
                <w:sz w:val="24"/>
                <w:szCs w:val="24"/>
              </w:rPr>
              <w:t xml:space="preserve"> </w:t>
            </w:r>
            <w:r w:rsidRPr="00B03E20">
              <w:rPr>
                <w:rFonts w:ascii="宋体" w:eastAsia="宋体" w:hAnsi="宋体" w:cs="宋体"/>
                <w:kern w:val="0"/>
                <w:sz w:val="24"/>
              </w:rPr>
              <w:t>+ URL.encode("function route(invokers) { ... } (invokers)")</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基于脚本引擎的路由规则，如：</w:t>
      </w:r>
    </w:p>
    <w:tbl>
      <w:tblPr>
        <w:tblW w:w="0" w:type="auto"/>
        <w:tblCellSpacing w:w="0" w:type="dxa"/>
        <w:tblCellMar>
          <w:left w:w="0" w:type="dxa"/>
          <w:right w:w="0" w:type="dxa"/>
        </w:tblCellMar>
        <w:tblLook w:val="04A0"/>
      </w:tblPr>
      <w:tblGrid>
        <w:gridCol w:w="1440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function</w:t>
            </w:r>
            <w:r w:rsidRPr="00B03E20">
              <w:rPr>
                <w:rFonts w:ascii="宋体" w:eastAsia="宋体" w:hAnsi="宋体" w:cs="宋体"/>
                <w:kern w:val="0"/>
                <w:sz w:val="24"/>
                <w:szCs w:val="24"/>
              </w:rPr>
              <w:t xml:space="preserve"> </w:t>
            </w:r>
            <w:r w:rsidRPr="00B03E20">
              <w:rPr>
                <w:rFonts w:ascii="宋体" w:eastAsia="宋体" w:hAnsi="宋体" w:cs="宋体"/>
                <w:kern w:val="0"/>
                <w:sz w:val="24"/>
              </w:rPr>
              <w:t>route(invokers)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var</w:t>
            </w:r>
            <w:r w:rsidRPr="00B03E20">
              <w:rPr>
                <w:rFonts w:ascii="宋体" w:eastAsia="宋体" w:hAnsi="宋体" w:cs="宋体"/>
                <w:kern w:val="0"/>
                <w:sz w:val="24"/>
                <w:szCs w:val="24"/>
              </w:rPr>
              <w:t xml:space="preserve"> </w:t>
            </w:r>
            <w:r w:rsidRPr="00B03E20">
              <w:rPr>
                <w:rFonts w:ascii="宋体" w:eastAsia="宋体" w:hAnsi="宋体" w:cs="宋体"/>
                <w:kern w:val="0"/>
                <w:sz w:val="24"/>
              </w:rPr>
              <w:t>result = new</w:t>
            </w:r>
            <w:r w:rsidRPr="00B03E20">
              <w:rPr>
                <w:rFonts w:ascii="宋体" w:eastAsia="宋体" w:hAnsi="宋体" w:cs="宋体"/>
                <w:kern w:val="0"/>
                <w:sz w:val="24"/>
                <w:szCs w:val="24"/>
              </w:rPr>
              <w:t xml:space="preserve"> </w:t>
            </w:r>
            <w:r w:rsidRPr="00B03E20">
              <w:rPr>
                <w:rFonts w:ascii="宋体" w:eastAsia="宋体" w:hAnsi="宋体" w:cs="宋体"/>
                <w:kern w:val="0"/>
                <w:sz w:val="24"/>
              </w:rPr>
              <w:t>java.util.ArrayList(invokers.size());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for</w:t>
            </w:r>
            <w:r w:rsidRPr="00B03E20">
              <w:rPr>
                <w:rFonts w:ascii="宋体" w:eastAsia="宋体" w:hAnsi="宋体" w:cs="宋体"/>
                <w:kern w:val="0"/>
                <w:sz w:val="24"/>
                <w:szCs w:val="24"/>
              </w:rPr>
              <w:t xml:space="preserve"> </w:t>
            </w:r>
            <w:r w:rsidRPr="00B03E20">
              <w:rPr>
                <w:rFonts w:ascii="宋体" w:eastAsia="宋体" w:hAnsi="宋体" w:cs="宋体"/>
                <w:kern w:val="0"/>
                <w:sz w:val="24"/>
              </w:rPr>
              <w:t>(i = 0; i &lt; invokers.size(); i ++)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if</w:t>
            </w:r>
            <w:r w:rsidRPr="00B03E20">
              <w:rPr>
                <w:rFonts w:ascii="宋体" w:eastAsia="宋体" w:hAnsi="宋体" w:cs="宋体"/>
                <w:kern w:val="0"/>
                <w:sz w:val="24"/>
                <w:szCs w:val="24"/>
              </w:rPr>
              <w:t xml:space="preserve"> </w:t>
            </w:r>
            <w:r w:rsidRPr="00B03E20">
              <w:rPr>
                <w:rFonts w:ascii="宋体" w:eastAsia="宋体" w:hAnsi="宋体" w:cs="宋体"/>
                <w:kern w:val="0"/>
                <w:sz w:val="24"/>
              </w:rPr>
              <w:t>("</w:t>
            </w:r>
            <w:hyperlink r:id="rId406" w:history="1">
              <w:r w:rsidRPr="00B03E20">
                <w:rPr>
                  <w:rFonts w:ascii="宋体" w:eastAsia="宋体" w:hAnsi="宋体" w:cs="宋体"/>
                  <w:color w:val="0000FF"/>
                  <w:kern w:val="0"/>
                  <w:sz w:val="24"/>
                  <w:szCs w:val="24"/>
                  <w:u w:val="single"/>
                </w:rPr>
                <w:t>http://10.20.160.198/wiki/display/dubbo/10.20.153.10"</w:t>
              </w:r>
            </w:hyperlink>
            <w:r w:rsidRPr="00B03E20">
              <w:rPr>
                <w:rFonts w:ascii="宋体" w:eastAsia="宋体" w:hAnsi="宋体" w:cs="宋体"/>
                <w:kern w:val="0"/>
                <w:sz w:val="24"/>
              </w:rPr>
              <w:t>.equals(invokers.get(i).getUrl().getHost()))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result.add(invokers.get(i));</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    return</w:t>
            </w:r>
            <w:r w:rsidRPr="00B03E20">
              <w:rPr>
                <w:rFonts w:ascii="宋体" w:eastAsia="宋体" w:hAnsi="宋体" w:cs="宋体"/>
                <w:kern w:val="0"/>
                <w:sz w:val="24"/>
                <w:szCs w:val="24"/>
              </w:rPr>
              <w:t xml:space="preserve"> </w:t>
            </w:r>
            <w:r w:rsidRPr="00B03E20">
              <w:rPr>
                <w:rFonts w:ascii="宋体" w:eastAsia="宋体" w:hAnsi="宋体" w:cs="宋体"/>
                <w:kern w:val="0"/>
                <w:sz w:val="24"/>
              </w:rPr>
              <w:t>result;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(invokers); // 表示立即执行方法</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88" w:name="UserGuide-zh-配置规则"/>
      <w:bookmarkEnd w:id="88"/>
      <w:r w:rsidRPr="00B03E20">
        <w:rPr>
          <w:rFonts w:ascii="宋体" w:eastAsia="宋体" w:hAnsi="宋体" w:cs="宋体"/>
          <w:b/>
          <w:bCs/>
          <w:kern w:val="0"/>
          <w:sz w:val="27"/>
          <w:szCs w:val="27"/>
        </w:rPr>
        <w:lastRenderedPageBreak/>
        <w:t>配置规则</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07" w:tooltip="Configurator Rule-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08" w:anchor="UserGuide-zh-%E9%85%8D%E7%BD%AE%E8%A7%84%E5%88%99"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217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91" name="图片 91"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2.2.0以上版本支持</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向注册中心写入动态配置覆盖规则：(通常由监控中心或治理中心的页面完成)</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RegistryFactory registryFactory = ExtensionLoader.getExtensionLoader(RegistryFactory.class).getAdaptiveExtension();</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 registry = registryFactory.getRegistry(URL.valueOf("zookeeper://10.20.153.10:2181"));</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registry.register(URL.valueOf("override://0.0.0.0/com.foo.BarService?category=configurators&amp;dynamic=false&amp;application=foo&amp;timeout=1000"));</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其中：</w:t>
      </w:r>
    </w:p>
    <w:p w:rsidR="00B03E20" w:rsidRPr="00B03E20" w:rsidRDefault="00B03E20" w:rsidP="00B03E20">
      <w:pPr>
        <w:widowControl/>
        <w:numPr>
          <w:ilvl w:val="0"/>
          <w:numId w:val="4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override:// </w:t>
      </w:r>
    </w:p>
    <w:p w:rsidR="00B03E20" w:rsidRPr="00B03E20" w:rsidRDefault="00B03E20" w:rsidP="00B03E20">
      <w:pPr>
        <w:widowControl/>
        <w:numPr>
          <w:ilvl w:val="1"/>
          <w:numId w:val="4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表示数据采用覆盖方式，支持override和absent，可扩展，必填。</w:t>
      </w:r>
    </w:p>
    <w:p w:rsidR="00B03E20" w:rsidRPr="00B03E20" w:rsidRDefault="00B03E20" w:rsidP="00B03E20">
      <w:pPr>
        <w:widowControl/>
        <w:numPr>
          <w:ilvl w:val="0"/>
          <w:numId w:val="4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0.0.0.0 </w:t>
      </w:r>
    </w:p>
    <w:p w:rsidR="00B03E20" w:rsidRPr="00B03E20" w:rsidRDefault="00B03E20" w:rsidP="00B03E20">
      <w:pPr>
        <w:widowControl/>
        <w:numPr>
          <w:ilvl w:val="1"/>
          <w:numId w:val="4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表示对所有IP地址生效，如果只想覆盖某个IP的数据，请填入具体IP，必填。</w:t>
      </w:r>
    </w:p>
    <w:p w:rsidR="00B03E20" w:rsidRPr="00B03E20" w:rsidRDefault="00B03E20" w:rsidP="00B03E20">
      <w:pPr>
        <w:widowControl/>
        <w:numPr>
          <w:ilvl w:val="0"/>
          <w:numId w:val="4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com.foo.BarService </w:t>
      </w:r>
    </w:p>
    <w:p w:rsidR="00B03E20" w:rsidRPr="00B03E20" w:rsidRDefault="00B03E20" w:rsidP="00B03E20">
      <w:pPr>
        <w:widowControl/>
        <w:numPr>
          <w:ilvl w:val="1"/>
          <w:numId w:val="4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表示只对指定服务生效，必填。</w:t>
      </w:r>
    </w:p>
    <w:p w:rsidR="00B03E20" w:rsidRPr="00B03E20" w:rsidRDefault="00B03E20" w:rsidP="00B03E20">
      <w:pPr>
        <w:widowControl/>
        <w:numPr>
          <w:ilvl w:val="0"/>
          <w:numId w:val="4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category=configurators </w:t>
      </w:r>
    </w:p>
    <w:p w:rsidR="00B03E20" w:rsidRPr="00B03E20" w:rsidRDefault="00B03E20" w:rsidP="00B03E20">
      <w:pPr>
        <w:widowControl/>
        <w:numPr>
          <w:ilvl w:val="1"/>
          <w:numId w:val="4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表示该数据为动态配置类型，必填。</w:t>
      </w:r>
    </w:p>
    <w:p w:rsidR="00B03E20" w:rsidRPr="00B03E20" w:rsidRDefault="00B03E20" w:rsidP="00B03E20">
      <w:pPr>
        <w:widowControl/>
        <w:numPr>
          <w:ilvl w:val="0"/>
          <w:numId w:val="4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dynamic=false </w:t>
      </w:r>
    </w:p>
    <w:p w:rsidR="00B03E20" w:rsidRPr="00B03E20" w:rsidRDefault="00B03E20" w:rsidP="00B03E20">
      <w:pPr>
        <w:widowControl/>
        <w:numPr>
          <w:ilvl w:val="1"/>
          <w:numId w:val="4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表示该数据为持久数据，当注册方退出时，数据依然保存在注册中心，必填。</w:t>
      </w:r>
    </w:p>
    <w:p w:rsidR="00B03E20" w:rsidRPr="00B03E20" w:rsidRDefault="00B03E20" w:rsidP="00B03E20">
      <w:pPr>
        <w:widowControl/>
        <w:numPr>
          <w:ilvl w:val="0"/>
          <w:numId w:val="4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enabled=true </w:t>
      </w:r>
    </w:p>
    <w:p w:rsidR="00B03E20" w:rsidRPr="00B03E20" w:rsidRDefault="00B03E20" w:rsidP="00B03E20">
      <w:pPr>
        <w:widowControl/>
        <w:numPr>
          <w:ilvl w:val="1"/>
          <w:numId w:val="4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覆盖规则是否生效，可不填，缺省生效。</w:t>
      </w:r>
    </w:p>
    <w:p w:rsidR="00B03E20" w:rsidRPr="00B03E20" w:rsidRDefault="00B03E20" w:rsidP="00B03E20">
      <w:pPr>
        <w:widowControl/>
        <w:numPr>
          <w:ilvl w:val="0"/>
          <w:numId w:val="4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application=foo </w:t>
      </w:r>
    </w:p>
    <w:p w:rsidR="00B03E20" w:rsidRPr="00B03E20" w:rsidRDefault="00B03E20" w:rsidP="00B03E20">
      <w:pPr>
        <w:widowControl/>
        <w:numPr>
          <w:ilvl w:val="1"/>
          <w:numId w:val="4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表示只对指定应用生效，可不填，表示对所有应用生效。</w:t>
      </w:r>
    </w:p>
    <w:p w:rsidR="00B03E20" w:rsidRPr="00B03E20" w:rsidRDefault="00B03E20" w:rsidP="00B03E20">
      <w:pPr>
        <w:widowControl/>
        <w:numPr>
          <w:ilvl w:val="0"/>
          <w:numId w:val="4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timeout=1000 </w:t>
      </w:r>
    </w:p>
    <w:p w:rsidR="00B03E20" w:rsidRPr="00B03E20" w:rsidRDefault="00B03E20" w:rsidP="00B03E20">
      <w:pPr>
        <w:widowControl/>
        <w:numPr>
          <w:ilvl w:val="1"/>
          <w:numId w:val="4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表示将满足以上条件的timeout参数的值覆盖为1000。</w:t>
      </w:r>
    </w:p>
    <w:p w:rsidR="00B03E20" w:rsidRPr="00B03E20" w:rsidRDefault="00B03E20" w:rsidP="00B03E20">
      <w:pPr>
        <w:widowControl/>
        <w:numPr>
          <w:ilvl w:val="1"/>
          <w:numId w:val="4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如果想覆盖其它参数，直接加在override的URL参数上。</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示例：</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1. 禁用提供者：(通常用于临时踢除某台提供者机器，相似的，禁止消费者访问请使用</w:t>
      </w:r>
      <w:hyperlink r:id="rId409" w:anchor="UserGuide-zh-%E8%B7%AF%E7%94%B1%E8%A7%84%E5%88%99" w:history="1">
        <w:r w:rsidRPr="00B03E20">
          <w:rPr>
            <w:rFonts w:ascii="宋体" w:eastAsia="宋体" w:hAnsi="宋体" w:cs="宋体"/>
            <w:color w:val="0000FF"/>
            <w:kern w:val="0"/>
            <w:sz w:val="24"/>
            <w:szCs w:val="24"/>
            <w:u w:val="single"/>
          </w:rPr>
          <w:t>路由规则</w:t>
        </w:r>
      </w:hyperlink>
      <w:r w:rsidRPr="00B03E20">
        <w:rPr>
          <w:rFonts w:ascii="宋体" w:eastAsia="宋体" w:hAnsi="宋体" w:cs="宋体"/>
          <w:kern w:val="0"/>
          <w:sz w:val="24"/>
          <w:szCs w:val="24"/>
        </w:rPr>
        <w:t>)</w:t>
      </w:r>
    </w:p>
    <w:tbl>
      <w:tblPr>
        <w:tblW w:w="0" w:type="auto"/>
        <w:tblCellSpacing w:w="0" w:type="dxa"/>
        <w:tblCellMar>
          <w:left w:w="0" w:type="dxa"/>
          <w:right w:w="0" w:type="dxa"/>
        </w:tblCellMar>
        <w:tblLook w:val="04A0"/>
      </w:tblPr>
      <w:tblGrid>
        <w:gridCol w:w="111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549074747"/>
              <w:rPr>
                <w:rFonts w:ascii="宋体" w:eastAsia="宋体" w:hAnsi="宋体" w:cs="宋体"/>
                <w:kern w:val="0"/>
                <w:sz w:val="24"/>
                <w:szCs w:val="24"/>
              </w:rPr>
            </w:pPr>
            <w:r w:rsidRPr="00B03E20">
              <w:rPr>
                <w:rFonts w:ascii="宋体" w:eastAsia="宋体" w:hAnsi="宋体" w:cs="宋体"/>
                <w:kern w:val="0"/>
                <w:sz w:val="24"/>
              </w:rPr>
              <w:t>override://10.20.153.10/com.foo.BarService?category=configurators&amp;dynamic=false&amp;disbaled=true</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2. 调整权重：(通常用于容量评估，缺省权重为100)</w:t>
      </w:r>
    </w:p>
    <w:tbl>
      <w:tblPr>
        <w:tblW w:w="0" w:type="auto"/>
        <w:tblCellSpacing w:w="0" w:type="dxa"/>
        <w:tblCellMar>
          <w:left w:w="0" w:type="dxa"/>
          <w:right w:w="0" w:type="dxa"/>
        </w:tblCellMar>
        <w:tblLook w:val="04A0"/>
      </w:tblPr>
      <w:tblGrid>
        <w:gridCol w:w="108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688332523"/>
              <w:rPr>
                <w:rFonts w:ascii="宋体" w:eastAsia="宋体" w:hAnsi="宋体" w:cs="宋体"/>
                <w:kern w:val="0"/>
                <w:sz w:val="24"/>
                <w:szCs w:val="24"/>
              </w:rPr>
            </w:pPr>
            <w:r w:rsidRPr="00B03E20">
              <w:rPr>
                <w:rFonts w:ascii="宋体" w:eastAsia="宋体" w:hAnsi="宋体" w:cs="宋体"/>
                <w:kern w:val="0"/>
                <w:sz w:val="24"/>
              </w:rPr>
              <w:t>override://10.20.153.10/com.foo.BarService?category=configurators&amp;dynamic=false&amp;weight=200</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3. 调整负载均衡策略：(缺省负载均衡策略为random)</w:t>
      </w:r>
    </w:p>
    <w:tbl>
      <w:tblPr>
        <w:tblW w:w="0" w:type="auto"/>
        <w:tblCellSpacing w:w="0" w:type="dxa"/>
        <w:tblCellMar>
          <w:left w:w="0" w:type="dxa"/>
          <w:right w:w="0" w:type="dxa"/>
        </w:tblCellMar>
        <w:tblLook w:val="04A0"/>
      </w:tblPr>
      <w:tblGrid>
        <w:gridCol w:w="123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251306284"/>
              <w:rPr>
                <w:rFonts w:ascii="宋体" w:eastAsia="宋体" w:hAnsi="宋体" w:cs="宋体"/>
                <w:kern w:val="0"/>
                <w:sz w:val="24"/>
                <w:szCs w:val="24"/>
              </w:rPr>
            </w:pPr>
            <w:r w:rsidRPr="00B03E20">
              <w:rPr>
                <w:rFonts w:ascii="宋体" w:eastAsia="宋体" w:hAnsi="宋体" w:cs="宋体"/>
                <w:kern w:val="0"/>
                <w:sz w:val="24"/>
              </w:rPr>
              <w:t>override://10.20.153.10/com.foo.BarService?category=configurators&amp;dynamic=false&amp;loadbalance=leastactive</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4. 服务降级：(通常用于临时屏蔽某个出错的非关键服务)</w:t>
      </w:r>
    </w:p>
    <w:tbl>
      <w:tblPr>
        <w:tblW w:w="0" w:type="auto"/>
        <w:tblCellSpacing w:w="0" w:type="dxa"/>
        <w:tblCellMar>
          <w:left w:w="0" w:type="dxa"/>
          <w:right w:w="0" w:type="dxa"/>
        </w:tblCellMar>
        <w:tblLook w:val="04A0"/>
      </w:tblPr>
      <w:tblGrid>
        <w:gridCol w:w="135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056859528"/>
              <w:rPr>
                <w:rFonts w:ascii="宋体" w:eastAsia="宋体" w:hAnsi="宋体" w:cs="宋体"/>
                <w:kern w:val="0"/>
                <w:sz w:val="24"/>
                <w:szCs w:val="24"/>
              </w:rPr>
            </w:pPr>
            <w:r w:rsidRPr="00B03E20">
              <w:rPr>
                <w:rFonts w:ascii="宋体" w:eastAsia="宋体" w:hAnsi="宋体" w:cs="宋体"/>
                <w:kern w:val="0"/>
                <w:sz w:val="24"/>
              </w:rPr>
              <w:t>override://0.0.0.0/com.foo.BarService?category=configurators&amp;dynamic=false&amp;application=foo&amp;mock=force:return+null</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89" w:name="UserGuide-zh-服务降级"/>
      <w:bookmarkEnd w:id="89"/>
      <w:r w:rsidRPr="00B03E20">
        <w:rPr>
          <w:rFonts w:ascii="宋体" w:eastAsia="宋体" w:hAnsi="宋体" w:cs="宋体"/>
          <w:b/>
          <w:bCs/>
          <w:kern w:val="0"/>
          <w:sz w:val="27"/>
          <w:szCs w:val="27"/>
        </w:rPr>
        <w:t>服务降级</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10" w:tooltip="Service Degradation-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11" w:anchor="UserGuide-zh-%E6%9C%8D%E5%8A%A1%E9%99%8D%E7%BA%A7"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2130"/>
        <w:gridCol w:w="4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92" name="图片 92"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2.2.0以上版本支持</w:t>
            </w:r>
          </w:p>
        </w:tc>
      </w:tr>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93" name="图片 93"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参见：</w:t>
            </w:r>
            <w:hyperlink r:id="rId412" w:anchor="UserGuide-zh-%E9%85%8D%E7%BD%AE%E8%A7%84%E5%88%99" w:history="1">
              <w:r w:rsidRPr="00B03E20">
                <w:rPr>
                  <w:rFonts w:ascii="宋体" w:eastAsia="宋体" w:hAnsi="宋体" w:cs="宋体"/>
                  <w:color w:val="0000FF"/>
                  <w:kern w:val="0"/>
                  <w:sz w:val="24"/>
                  <w:szCs w:val="24"/>
                  <w:u w:val="single"/>
                </w:rPr>
                <w:t>配置规则</w:t>
              </w:r>
            </w:hyperlink>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向注册中心写入动态配置覆盖规则：(通过由监控中心或治理中心的页面完成)</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RegistryFactory registryFactory = ExtensionLoader.getExtensionLoader(RegistryFactory.class).getAdaptiveExtension();</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 registry = registryFactory.getRegistry(URL.valueOf("zookeeper://10.20.153.10:2181"));</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registry.register(URL.valueOf("override://0.0.0.0/com.foo.BarService?category=configurators&amp;dynamic=false&amp;application=foo&amp;mock=force:return+null"));</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其中：</w:t>
      </w:r>
    </w:p>
    <w:tbl>
      <w:tblPr>
        <w:tblW w:w="0" w:type="auto"/>
        <w:tblCellSpacing w:w="0" w:type="dxa"/>
        <w:tblCellMar>
          <w:left w:w="0" w:type="dxa"/>
          <w:right w:w="0" w:type="dxa"/>
        </w:tblCellMar>
        <w:tblLook w:val="04A0"/>
      </w:tblPr>
      <w:tblGrid>
        <w:gridCol w:w="26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578320955"/>
              <w:rPr>
                <w:rFonts w:ascii="宋体" w:eastAsia="宋体" w:hAnsi="宋体" w:cs="宋体"/>
                <w:kern w:val="0"/>
                <w:sz w:val="24"/>
                <w:szCs w:val="24"/>
              </w:rPr>
            </w:pPr>
            <w:r w:rsidRPr="00B03E20">
              <w:rPr>
                <w:rFonts w:ascii="宋体" w:eastAsia="宋体" w:hAnsi="宋体" w:cs="宋体"/>
                <w:kern w:val="0"/>
                <w:sz w:val="24"/>
              </w:rPr>
              <w:t>mock=force:return+null</w:t>
            </w:r>
          </w:p>
        </w:tc>
      </w:tr>
    </w:tbl>
    <w:p w:rsidR="00B03E20" w:rsidRPr="00B03E20" w:rsidRDefault="00B03E20" w:rsidP="00B03E20">
      <w:pPr>
        <w:widowControl/>
        <w:numPr>
          <w:ilvl w:val="0"/>
          <w:numId w:val="4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表示消费方对该服务的方法调用都直接返回null值，不发起远程调用。</w:t>
      </w:r>
    </w:p>
    <w:p w:rsidR="00B03E20" w:rsidRPr="00B03E20" w:rsidRDefault="00B03E20" w:rsidP="00B03E20">
      <w:pPr>
        <w:widowControl/>
        <w:numPr>
          <w:ilvl w:val="0"/>
          <w:numId w:val="4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屏蔽不重要服务不可用时对调用方的影响。</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还可以改为：</w:t>
      </w:r>
    </w:p>
    <w:tbl>
      <w:tblPr>
        <w:tblW w:w="0" w:type="auto"/>
        <w:tblCellSpacing w:w="0" w:type="dxa"/>
        <w:tblCellMar>
          <w:left w:w="0" w:type="dxa"/>
          <w:right w:w="0" w:type="dxa"/>
        </w:tblCellMar>
        <w:tblLook w:val="04A0"/>
      </w:tblPr>
      <w:tblGrid>
        <w:gridCol w:w="25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875460432"/>
              <w:rPr>
                <w:rFonts w:ascii="宋体" w:eastAsia="宋体" w:hAnsi="宋体" w:cs="宋体"/>
                <w:kern w:val="0"/>
                <w:sz w:val="24"/>
                <w:szCs w:val="24"/>
              </w:rPr>
            </w:pPr>
            <w:r w:rsidRPr="00B03E20">
              <w:rPr>
                <w:rFonts w:ascii="宋体" w:eastAsia="宋体" w:hAnsi="宋体" w:cs="宋体"/>
                <w:kern w:val="0"/>
                <w:sz w:val="24"/>
              </w:rPr>
              <w:t>mock=fail:return+null</w:t>
            </w:r>
          </w:p>
        </w:tc>
      </w:tr>
    </w:tbl>
    <w:p w:rsidR="00B03E20" w:rsidRPr="00B03E20" w:rsidRDefault="00B03E20" w:rsidP="00B03E20">
      <w:pPr>
        <w:widowControl/>
        <w:numPr>
          <w:ilvl w:val="0"/>
          <w:numId w:val="4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表示消费方对该服务的方法调用在失败后，再返回null值，不抛异常。</w:t>
      </w:r>
    </w:p>
    <w:p w:rsidR="00B03E20" w:rsidRPr="00B03E20" w:rsidRDefault="00B03E20" w:rsidP="00B03E20">
      <w:pPr>
        <w:widowControl/>
        <w:numPr>
          <w:ilvl w:val="0"/>
          <w:numId w:val="4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容忍不重要服务不稳定时对调用方的影响。</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90" w:name="UserGuide-zh-优雅停机"/>
      <w:bookmarkEnd w:id="90"/>
      <w:r w:rsidRPr="00B03E20">
        <w:rPr>
          <w:rFonts w:ascii="宋体" w:eastAsia="宋体" w:hAnsi="宋体" w:cs="宋体"/>
          <w:b/>
          <w:bCs/>
          <w:kern w:val="0"/>
          <w:sz w:val="27"/>
          <w:szCs w:val="27"/>
        </w:rPr>
        <w:t>优雅停机</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13" w:tooltip="Graceful Shutdown-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14" w:anchor="UserGuide-zh-%E4%BC%98%E9%9B%85%E5%81%9C%E6%9C%BA"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5136"/>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94" name="图片 94"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Dubbo是通过JDK的ShutdownHook来完成优雅停机的，所以如果用户使用"kill -9 PID"等强制关闭指令，是不会执行优雅停机的，只有通过"kill PID"时，才会执行。</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原理：</w:t>
      </w:r>
    </w:p>
    <w:p w:rsidR="00B03E20" w:rsidRPr="00B03E20" w:rsidRDefault="00B03E20" w:rsidP="00B03E20">
      <w:pPr>
        <w:widowControl/>
        <w:numPr>
          <w:ilvl w:val="0"/>
          <w:numId w:val="4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服务提供方 </w:t>
      </w:r>
    </w:p>
    <w:p w:rsidR="00B03E20" w:rsidRPr="00B03E20" w:rsidRDefault="00B03E20" w:rsidP="00B03E20">
      <w:pPr>
        <w:widowControl/>
        <w:numPr>
          <w:ilvl w:val="1"/>
          <w:numId w:val="4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停止时，先标记为不接收新请求，新请求过来时直接报错，让客户端重试其它机器。</w:t>
      </w:r>
    </w:p>
    <w:p w:rsidR="00B03E20" w:rsidRPr="00B03E20" w:rsidRDefault="00B03E20" w:rsidP="00B03E20">
      <w:pPr>
        <w:widowControl/>
        <w:numPr>
          <w:ilvl w:val="1"/>
          <w:numId w:val="4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然后，检测线程池中的线程是否正在运行，如果有，等待所有线程执行完成，除非超时，则强制关闭。</w:t>
      </w:r>
    </w:p>
    <w:p w:rsidR="00B03E20" w:rsidRPr="00B03E20" w:rsidRDefault="00B03E20" w:rsidP="00B03E20">
      <w:pPr>
        <w:widowControl/>
        <w:numPr>
          <w:ilvl w:val="0"/>
          <w:numId w:val="4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服务消费方 </w:t>
      </w:r>
    </w:p>
    <w:p w:rsidR="00B03E20" w:rsidRPr="00B03E20" w:rsidRDefault="00B03E20" w:rsidP="00B03E20">
      <w:pPr>
        <w:widowControl/>
        <w:numPr>
          <w:ilvl w:val="1"/>
          <w:numId w:val="4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停止时，不再发起新的调用请求，所有新的调用在客户端即报错。</w:t>
      </w:r>
    </w:p>
    <w:p w:rsidR="00B03E20" w:rsidRPr="00B03E20" w:rsidRDefault="00B03E20" w:rsidP="00B03E20">
      <w:pPr>
        <w:widowControl/>
        <w:numPr>
          <w:ilvl w:val="1"/>
          <w:numId w:val="4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然后，检测有没有请求的响应还没有返回，等待响应返回，除非超时，则强制关闭。</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设置优雅停机超时时间，缺省超时时间是</w:t>
      </w:r>
      <w:r w:rsidRPr="00B03E20">
        <w:rPr>
          <w:rFonts w:ascii="宋体" w:eastAsia="宋体" w:hAnsi="宋体" w:cs="宋体"/>
          <w:color w:val="A52A2A"/>
          <w:kern w:val="0"/>
          <w:sz w:val="24"/>
          <w:szCs w:val="24"/>
        </w:rPr>
        <w:t>10秒</w:t>
      </w:r>
      <w:r w:rsidRPr="00B03E20">
        <w:rPr>
          <w:rFonts w:ascii="宋体" w:eastAsia="宋体" w:hAnsi="宋体" w:cs="宋体"/>
          <w:kern w:val="0"/>
          <w:sz w:val="24"/>
          <w:szCs w:val="24"/>
        </w:rPr>
        <w:t>：(超时则强制关闭)</w:t>
      </w:r>
    </w:p>
    <w:tbl>
      <w:tblPr>
        <w:tblW w:w="0" w:type="auto"/>
        <w:tblCellSpacing w:w="0" w:type="dxa"/>
        <w:tblCellMar>
          <w:left w:w="0" w:type="dxa"/>
          <w:right w:w="0" w:type="dxa"/>
        </w:tblCellMar>
        <w:tblLook w:val="04A0"/>
      </w:tblPr>
      <w:tblGrid>
        <w:gridCol w:w="984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&lt;dubbo:application</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&lt;dubbo:parameter</w:t>
            </w:r>
            <w:r w:rsidRPr="00B03E20">
              <w:rPr>
                <w:rFonts w:ascii="宋体" w:eastAsia="宋体" w:hAnsi="宋体" w:cs="宋体"/>
                <w:kern w:val="0"/>
                <w:sz w:val="24"/>
                <w:szCs w:val="24"/>
              </w:rPr>
              <w:t xml:space="preserve"> </w:t>
            </w:r>
            <w:r w:rsidRPr="00B03E20">
              <w:rPr>
                <w:rFonts w:ascii="宋体" w:eastAsia="宋体" w:hAnsi="宋体" w:cs="宋体"/>
                <w:kern w:val="0"/>
                <w:sz w:val="24"/>
              </w:rPr>
              <w:t>key="shutdown.timeout"</w:t>
            </w:r>
            <w:r w:rsidRPr="00B03E20">
              <w:rPr>
                <w:rFonts w:ascii="宋体" w:eastAsia="宋体" w:hAnsi="宋体" w:cs="宋体"/>
                <w:kern w:val="0"/>
                <w:sz w:val="24"/>
                <w:szCs w:val="24"/>
              </w:rPr>
              <w:t xml:space="preserve"> </w:t>
            </w:r>
            <w:r w:rsidRPr="00B03E20">
              <w:rPr>
                <w:rFonts w:ascii="宋体" w:eastAsia="宋体" w:hAnsi="宋体" w:cs="宋体"/>
                <w:kern w:val="0"/>
                <w:sz w:val="24"/>
              </w:rPr>
              <w:t>value="60000"</w:t>
            </w:r>
            <w:r w:rsidRPr="00B03E20">
              <w:rPr>
                <w:rFonts w:ascii="宋体" w:eastAsia="宋体" w:hAnsi="宋体" w:cs="宋体"/>
                <w:kern w:val="0"/>
                <w:sz w:val="24"/>
                <w:szCs w:val="24"/>
              </w:rPr>
              <w:t xml:space="preserve"> </w:t>
            </w:r>
            <w:r w:rsidRPr="00B03E20">
              <w:rPr>
                <w:rFonts w:ascii="宋体" w:eastAsia="宋体" w:hAnsi="宋体" w:cs="宋体"/>
                <w:kern w:val="0"/>
                <w:sz w:val="24"/>
              </w:rPr>
              <w:t>/&gt; &lt;!-- 单位毫秒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&lt;/dubbo:application&gt;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如果ShutdownHook不能生效，可以自行调用：</w:t>
      </w:r>
    </w:p>
    <w:tbl>
      <w:tblPr>
        <w:tblW w:w="0" w:type="auto"/>
        <w:tblCellSpacing w:w="0" w:type="dxa"/>
        <w:tblCellMar>
          <w:left w:w="0" w:type="dxa"/>
          <w:right w:w="0" w:type="dxa"/>
        </w:tblCellMar>
        <w:tblLook w:val="04A0"/>
      </w:tblPr>
      <w:tblGrid>
        <w:gridCol w:w="33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55931182"/>
              <w:rPr>
                <w:rFonts w:ascii="宋体" w:eastAsia="宋体" w:hAnsi="宋体" w:cs="宋体"/>
                <w:kern w:val="0"/>
                <w:sz w:val="24"/>
                <w:szCs w:val="24"/>
              </w:rPr>
            </w:pPr>
            <w:r w:rsidRPr="00B03E20">
              <w:rPr>
                <w:rFonts w:ascii="宋体" w:eastAsia="宋体" w:hAnsi="宋体" w:cs="宋体"/>
                <w:kern w:val="0"/>
                <w:sz w:val="24"/>
              </w:rPr>
              <w:t>ProtocolConfig.destroyAll();</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91" w:name="UserGuide-zh-主机绑定"/>
      <w:bookmarkEnd w:id="91"/>
      <w:r w:rsidRPr="00B03E20">
        <w:rPr>
          <w:rFonts w:ascii="宋体" w:eastAsia="宋体" w:hAnsi="宋体" w:cs="宋体"/>
          <w:b/>
          <w:bCs/>
          <w:kern w:val="0"/>
          <w:sz w:val="27"/>
          <w:szCs w:val="27"/>
        </w:rPr>
        <w:t>主机绑定</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15" w:tooltip="Host Bindin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16" w:anchor="UserGuide-zh-%E4%B8%BB%E6%9C%BA%E7%BB%91%E5%AE%9A"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缺省主机IP查找顺序：</w:t>
      </w:r>
    </w:p>
    <w:p w:rsidR="00B03E20" w:rsidRPr="00B03E20" w:rsidRDefault="00B03E20" w:rsidP="00B03E20">
      <w:pPr>
        <w:widowControl/>
        <w:numPr>
          <w:ilvl w:val="0"/>
          <w:numId w:val="4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通过LocalHost.getLocalHost()获取本机地址。</w:t>
      </w:r>
    </w:p>
    <w:p w:rsidR="00B03E20" w:rsidRPr="00B03E20" w:rsidRDefault="00B03E20" w:rsidP="00B03E20">
      <w:pPr>
        <w:widowControl/>
        <w:numPr>
          <w:ilvl w:val="0"/>
          <w:numId w:val="4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如果是127.*等loopback地址，则扫描各网卡，获取网卡IP。</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注册的地址如果获取不正确，比如需要注册公网地址，可以：</w:t>
      </w:r>
      <w:r w:rsidRPr="00B03E20">
        <w:rPr>
          <w:rFonts w:ascii="宋体" w:eastAsia="宋体" w:hAnsi="宋体" w:cs="宋体"/>
          <w:kern w:val="0"/>
          <w:sz w:val="24"/>
          <w:szCs w:val="24"/>
        </w:rPr>
        <w:br/>
        <w:t>1. 可以在/etc/hosts中加入：机器名 公网IP，比如：</w:t>
      </w:r>
    </w:p>
    <w:tbl>
      <w:tblPr>
        <w:tblW w:w="0" w:type="auto"/>
        <w:tblCellSpacing w:w="0" w:type="dxa"/>
        <w:tblCellMar>
          <w:left w:w="0" w:type="dxa"/>
          <w:right w:w="0" w:type="dxa"/>
        </w:tblCellMar>
        <w:tblLook w:val="04A0"/>
      </w:tblPr>
      <w:tblGrid>
        <w:gridCol w:w="24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008020739"/>
              <w:rPr>
                <w:rFonts w:ascii="宋体" w:eastAsia="宋体" w:hAnsi="宋体" w:cs="宋体"/>
                <w:kern w:val="0"/>
                <w:sz w:val="24"/>
                <w:szCs w:val="24"/>
              </w:rPr>
            </w:pPr>
            <w:r w:rsidRPr="00B03E20">
              <w:rPr>
                <w:rFonts w:ascii="宋体" w:eastAsia="宋体" w:hAnsi="宋体" w:cs="宋体"/>
                <w:kern w:val="0"/>
                <w:sz w:val="24"/>
              </w:rPr>
              <w:t>test1 205.182.23.201</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2. 在dubbo.xml中加入主机地址的配置：</w:t>
      </w:r>
    </w:p>
    <w:tbl>
      <w:tblPr>
        <w:tblW w:w="0" w:type="auto"/>
        <w:tblCellSpacing w:w="0" w:type="dxa"/>
        <w:tblCellMar>
          <w:left w:w="0" w:type="dxa"/>
          <w:right w:w="0" w:type="dxa"/>
        </w:tblCellMar>
        <w:tblLook w:val="04A0"/>
      </w:tblPr>
      <w:tblGrid>
        <w:gridCol w:w="93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223715558"/>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host="</w:t>
            </w:r>
            <w:hyperlink r:id="rId417" w:history="1">
              <w:r w:rsidRPr="00B03E20">
                <w:rPr>
                  <w:rFonts w:ascii="宋体" w:eastAsia="宋体" w:hAnsi="宋体" w:cs="宋体"/>
                  <w:color w:val="0000FF"/>
                  <w:kern w:val="0"/>
                  <w:sz w:val="24"/>
                  <w:szCs w:val="24"/>
                  <w:u w:val="single"/>
                </w:rPr>
                <w:t>http://10.20.160.198/wiki/display/dubbo/205.182.23.201"</w:t>
              </w:r>
            </w:hyperlink>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3. 或在dubbo.properties中加入主机地址的配置：</w:t>
      </w:r>
    </w:p>
    <w:tbl>
      <w:tblPr>
        <w:tblW w:w="0" w:type="auto"/>
        <w:tblCellSpacing w:w="0" w:type="dxa"/>
        <w:tblCellMar>
          <w:left w:w="0" w:type="dxa"/>
          <w:right w:w="0" w:type="dxa"/>
        </w:tblCellMar>
        <w:tblLook w:val="04A0"/>
      </w:tblPr>
      <w:tblGrid>
        <w:gridCol w:w="40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734742174"/>
              <w:rPr>
                <w:rFonts w:ascii="宋体" w:eastAsia="宋体" w:hAnsi="宋体" w:cs="宋体"/>
                <w:kern w:val="0"/>
                <w:sz w:val="24"/>
                <w:szCs w:val="24"/>
              </w:rPr>
            </w:pPr>
            <w:r w:rsidRPr="00B03E20">
              <w:rPr>
                <w:rFonts w:ascii="宋体" w:eastAsia="宋体" w:hAnsi="宋体" w:cs="宋体"/>
                <w:kern w:val="0"/>
                <w:sz w:val="24"/>
              </w:rPr>
              <w:t>dubbo.protocol.host=205.182.23.201</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缺省主机端口与协议相关：</w:t>
      </w:r>
    </w:p>
    <w:p w:rsidR="00B03E20" w:rsidRPr="00B03E20" w:rsidRDefault="00B03E20" w:rsidP="00B03E20">
      <w:pPr>
        <w:widowControl/>
        <w:numPr>
          <w:ilvl w:val="0"/>
          <w:numId w:val="4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dubbo: 20880</w:t>
      </w:r>
    </w:p>
    <w:p w:rsidR="00B03E20" w:rsidRPr="00B03E20" w:rsidRDefault="00B03E20" w:rsidP="00B03E20">
      <w:pPr>
        <w:widowControl/>
        <w:numPr>
          <w:ilvl w:val="0"/>
          <w:numId w:val="4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rmi: 1099</w:t>
      </w:r>
    </w:p>
    <w:p w:rsidR="00B03E20" w:rsidRPr="00B03E20" w:rsidRDefault="00B03E20" w:rsidP="00B03E20">
      <w:pPr>
        <w:widowControl/>
        <w:numPr>
          <w:ilvl w:val="0"/>
          <w:numId w:val="4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http: 80</w:t>
      </w:r>
    </w:p>
    <w:p w:rsidR="00B03E20" w:rsidRPr="00B03E20" w:rsidRDefault="00B03E20" w:rsidP="00B03E20">
      <w:pPr>
        <w:widowControl/>
        <w:numPr>
          <w:ilvl w:val="0"/>
          <w:numId w:val="4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hessian: 80</w:t>
      </w:r>
    </w:p>
    <w:p w:rsidR="00B03E20" w:rsidRPr="00B03E20" w:rsidRDefault="00B03E20" w:rsidP="00B03E20">
      <w:pPr>
        <w:widowControl/>
        <w:numPr>
          <w:ilvl w:val="0"/>
          <w:numId w:val="4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webservice: 80</w:t>
      </w:r>
    </w:p>
    <w:p w:rsidR="00B03E20" w:rsidRPr="00B03E20" w:rsidRDefault="00B03E20" w:rsidP="00B03E20">
      <w:pPr>
        <w:widowControl/>
        <w:numPr>
          <w:ilvl w:val="0"/>
          <w:numId w:val="4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memcached: 11211</w:t>
      </w:r>
    </w:p>
    <w:p w:rsidR="00B03E20" w:rsidRPr="00B03E20" w:rsidRDefault="00B03E20" w:rsidP="00B03E20">
      <w:pPr>
        <w:widowControl/>
        <w:numPr>
          <w:ilvl w:val="0"/>
          <w:numId w:val="4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redis: 6379</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主机端口配置：</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1. 在dubbo.xml中加入主机地址的配置：</w:t>
      </w:r>
    </w:p>
    <w:tbl>
      <w:tblPr>
        <w:tblW w:w="0" w:type="auto"/>
        <w:tblCellSpacing w:w="0" w:type="dxa"/>
        <w:tblCellMar>
          <w:left w:w="0" w:type="dxa"/>
          <w:right w:w="0" w:type="dxa"/>
        </w:tblCellMar>
        <w:tblLook w:val="04A0"/>
      </w:tblPr>
      <w:tblGrid>
        <w:gridCol w:w="50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962687160"/>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name="dubbo"</w:t>
            </w:r>
            <w:r w:rsidRPr="00B03E20">
              <w:rPr>
                <w:rFonts w:ascii="宋体" w:eastAsia="宋体" w:hAnsi="宋体" w:cs="宋体"/>
                <w:kern w:val="0"/>
                <w:sz w:val="24"/>
                <w:szCs w:val="24"/>
              </w:rPr>
              <w:t xml:space="preserve"> </w:t>
            </w:r>
            <w:r w:rsidRPr="00B03E20">
              <w:rPr>
                <w:rFonts w:ascii="宋体" w:eastAsia="宋体" w:hAnsi="宋体" w:cs="宋体"/>
                <w:kern w:val="0"/>
                <w:sz w:val="24"/>
              </w:rPr>
              <w:t>port="20880"&gt;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3. 或在dubbo.properties中加入主机地址的配置：</w:t>
      </w:r>
    </w:p>
    <w:tbl>
      <w:tblPr>
        <w:tblW w:w="0" w:type="auto"/>
        <w:tblCellSpacing w:w="0" w:type="dxa"/>
        <w:tblCellMar>
          <w:left w:w="0" w:type="dxa"/>
          <w:right w:w="0" w:type="dxa"/>
        </w:tblCellMar>
        <w:tblLook w:val="04A0"/>
      </w:tblPr>
      <w:tblGrid>
        <w:gridCol w:w="37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315381602"/>
              <w:rPr>
                <w:rFonts w:ascii="宋体" w:eastAsia="宋体" w:hAnsi="宋体" w:cs="宋体"/>
                <w:kern w:val="0"/>
                <w:sz w:val="24"/>
                <w:szCs w:val="24"/>
              </w:rPr>
            </w:pPr>
            <w:r w:rsidRPr="00B03E20">
              <w:rPr>
                <w:rFonts w:ascii="宋体" w:eastAsia="宋体" w:hAnsi="宋体" w:cs="宋体"/>
                <w:kern w:val="0"/>
                <w:sz w:val="24"/>
              </w:rPr>
              <w:t>dubbo.protocol.dubbo.port=20880</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92" w:name="UserGuide-zh-日志适配"/>
      <w:bookmarkEnd w:id="92"/>
      <w:r w:rsidRPr="00B03E20">
        <w:rPr>
          <w:rFonts w:ascii="宋体" w:eastAsia="宋体" w:hAnsi="宋体" w:cs="宋体"/>
          <w:b/>
          <w:bCs/>
          <w:kern w:val="0"/>
          <w:sz w:val="27"/>
          <w:szCs w:val="27"/>
        </w:rPr>
        <w:t>日志适配</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18" w:tooltip="Logger Adpater-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19" w:anchor="UserGuide-zh-%E6%97%A5%E5%BF%97%E9%80%82%E9%85%8D"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2430"/>
        <w:gridCol w:w="45"/>
      </w:tblGrid>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95" name="图片 95"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2.2.1以上版本支持</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96" name="图片 96"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扩展点：</w:t>
            </w:r>
            <w:hyperlink r:id="rId420" w:anchor="DeveloperGuide-zh-%E6%97%A5%E5%BF%97%E9%80%82%E9%85%8D%E6%89%A9%E5%B1%95" w:history="1">
              <w:r w:rsidRPr="00B03E20">
                <w:rPr>
                  <w:rFonts w:ascii="宋体" w:eastAsia="宋体" w:hAnsi="宋体" w:cs="宋体"/>
                  <w:color w:val="0000FF"/>
                  <w:kern w:val="0"/>
                  <w:sz w:val="24"/>
                  <w:szCs w:val="24"/>
                  <w:u w:val="single"/>
                </w:rPr>
                <w:t>日志适配扩展</w:t>
              </w:r>
            </w:hyperlink>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缺省自动查找：</w:t>
      </w:r>
    </w:p>
    <w:p w:rsidR="00B03E20" w:rsidRPr="00B03E20" w:rsidRDefault="00B03E20" w:rsidP="00B03E20">
      <w:pPr>
        <w:widowControl/>
        <w:numPr>
          <w:ilvl w:val="0"/>
          <w:numId w:val="4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log4j</w:t>
      </w:r>
    </w:p>
    <w:p w:rsidR="00B03E20" w:rsidRPr="00B03E20" w:rsidRDefault="00B03E20" w:rsidP="00B03E20">
      <w:pPr>
        <w:widowControl/>
        <w:numPr>
          <w:ilvl w:val="0"/>
          <w:numId w:val="4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slf4j</w:t>
      </w:r>
    </w:p>
    <w:p w:rsidR="00B03E20" w:rsidRPr="00B03E20" w:rsidRDefault="00B03E20" w:rsidP="00B03E20">
      <w:pPr>
        <w:widowControl/>
        <w:numPr>
          <w:ilvl w:val="0"/>
          <w:numId w:val="4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jcl</w:t>
      </w:r>
    </w:p>
    <w:p w:rsidR="00B03E20" w:rsidRPr="00B03E20" w:rsidRDefault="00B03E20" w:rsidP="00B03E20">
      <w:pPr>
        <w:widowControl/>
        <w:numPr>
          <w:ilvl w:val="0"/>
          <w:numId w:val="4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jdk</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可以通过以下方式配置日志输出策略：</w:t>
      </w:r>
    </w:p>
    <w:tbl>
      <w:tblPr>
        <w:tblW w:w="0" w:type="auto"/>
        <w:tblCellSpacing w:w="0" w:type="dxa"/>
        <w:tblCellMar>
          <w:left w:w="0" w:type="dxa"/>
          <w:right w:w="0" w:type="dxa"/>
        </w:tblCellMar>
        <w:tblLook w:val="04A0"/>
      </w:tblPr>
      <w:tblGrid>
        <w:gridCol w:w="44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7830722"/>
              <w:rPr>
                <w:rFonts w:ascii="宋体" w:eastAsia="宋体" w:hAnsi="宋体" w:cs="宋体"/>
                <w:kern w:val="0"/>
                <w:sz w:val="24"/>
                <w:szCs w:val="24"/>
              </w:rPr>
            </w:pPr>
            <w:r w:rsidRPr="00B03E20">
              <w:rPr>
                <w:rFonts w:ascii="宋体" w:eastAsia="宋体" w:hAnsi="宋体" w:cs="宋体"/>
                <w:kern w:val="0"/>
                <w:sz w:val="24"/>
              </w:rPr>
              <w:lastRenderedPageBreak/>
              <w:t>java -Ddubbo.application.logger=log4j</w:t>
            </w:r>
          </w:p>
        </w:tc>
      </w:tr>
    </w:tbl>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dubbo.properties</w:t>
      </w:r>
    </w:p>
    <w:tbl>
      <w:tblPr>
        <w:tblW w:w="0" w:type="auto"/>
        <w:tblCellSpacing w:w="0" w:type="dxa"/>
        <w:tblCellMar>
          <w:left w:w="0" w:type="dxa"/>
          <w:right w:w="0" w:type="dxa"/>
        </w:tblCellMar>
        <w:tblLook w:val="04A0"/>
      </w:tblPr>
      <w:tblGrid>
        <w:gridCol w:w="36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937174498"/>
              <w:rPr>
                <w:rFonts w:ascii="宋体" w:eastAsia="宋体" w:hAnsi="宋体" w:cs="宋体"/>
                <w:kern w:val="0"/>
                <w:sz w:val="24"/>
                <w:szCs w:val="24"/>
              </w:rPr>
            </w:pPr>
            <w:r w:rsidRPr="00B03E20">
              <w:rPr>
                <w:rFonts w:ascii="宋体" w:eastAsia="宋体" w:hAnsi="宋体" w:cs="宋体"/>
                <w:kern w:val="0"/>
                <w:sz w:val="24"/>
              </w:rPr>
              <w:t>dubbo.application.logger=log4j</w:t>
            </w:r>
          </w:p>
        </w:tc>
      </w:tr>
    </w:tbl>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dubbo.xml</w:t>
      </w:r>
    </w:p>
    <w:tbl>
      <w:tblPr>
        <w:tblW w:w="0" w:type="auto"/>
        <w:tblCellSpacing w:w="0" w:type="dxa"/>
        <w:tblCellMar>
          <w:left w:w="0" w:type="dxa"/>
          <w:right w:w="0" w:type="dxa"/>
        </w:tblCellMar>
        <w:tblLook w:val="04A0"/>
      </w:tblPr>
      <w:tblGrid>
        <w:gridCol w:w="43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193883794"/>
              <w:rPr>
                <w:rFonts w:ascii="宋体" w:eastAsia="宋体" w:hAnsi="宋体" w:cs="宋体"/>
                <w:kern w:val="0"/>
                <w:sz w:val="24"/>
                <w:szCs w:val="24"/>
              </w:rPr>
            </w:pPr>
            <w:r w:rsidRPr="00B03E20">
              <w:rPr>
                <w:rFonts w:ascii="宋体" w:eastAsia="宋体" w:hAnsi="宋体" w:cs="宋体"/>
                <w:kern w:val="0"/>
                <w:sz w:val="24"/>
              </w:rPr>
              <w:t>&lt;dubbo:application logger="log4j"</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93" w:name="UserGuide-zh-访问日志"/>
      <w:bookmarkEnd w:id="93"/>
      <w:r w:rsidRPr="00B03E20">
        <w:rPr>
          <w:rFonts w:ascii="宋体" w:eastAsia="宋体" w:hAnsi="宋体" w:cs="宋体"/>
          <w:b/>
          <w:bCs/>
          <w:kern w:val="0"/>
          <w:sz w:val="27"/>
          <w:szCs w:val="27"/>
        </w:rPr>
        <w:t>访问日志</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21" w:tooltip="Access Lo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22" w:anchor="UserGuide-zh-%E8%AE%BF%E9%97%AE%E6%97%A5%E5%BF%97"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8310"/>
        <w:gridCol w:w="4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97" name="图片 97"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如果你想记录每一次请求信息，可开启访问日志，类似于apache的访问日志。</w:t>
            </w:r>
          </w:p>
        </w:tc>
      </w:tr>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98" name="图片 98"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此日志量比较大，请注意磁盘容量。</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将访问日志输出到当前应用的log4j日志：</w:t>
      </w:r>
    </w:p>
    <w:tbl>
      <w:tblPr>
        <w:tblW w:w="0" w:type="auto"/>
        <w:tblCellSpacing w:w="0" w:type="dxa"/>
        <w:tblCellMar>
          <w:left w:w="0" w:type="dxa"/>
          <w:right w:w="0" w:type="dxa"/>
        </w:tblCellMar>
        <w:tblLook w:val="04A0"/>
      </w:tblPr>
      <w:tblGrid>
        <w:gridCol w:w="42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769152560"/>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accesslog="true"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将访问日志输出到指定文件：</w:t>
      </w:r>
    </w:p>
    <w:tbl>
      <w:tblPr>
        <w:tblW w:w="0" w:type="auto"/>
        <w:tblCellSpacing w:w="0" w:type="dxa"/>
        <w:tblCellMar>
          <w:left w:w="0" w:type="dxa"/>
          <w:right w:w="0" w:type="dxa"/>
        </w:tblCellMar>
        <w:tblLook w:val="04A0"/>
      </w:tblPr>
      <w:tblGrid>
        <w:gridCol w:w="98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2079937766"/>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accesslog="</w:t>
            </w:r>
            <w:hyperlink r:id="rId423" w:history="1">
              <w:r w:rsidRPr="00B03E20">
                <w:rPr>
                  <w:rFonts w:ascii="宋体" w:eastAsia="宋体" w:hAnsi="宋体" w:cs="宋体"/>
                  <w:color w:val="0000FF"/>
                  <w:kern w:val="0"/>
                  <w:sz w:val="24"/>
                  <w:szCs w:val="24"/>
                  <w:u w:val="single"/>
                </w:rPr>
                <w:t>http://10.20.160.198/wiki/display/dubbo/foo/bar.log"</w:t>
              </w:r>
            </w:hyperlink>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94" w:name="UserGuide-zh-服务容器"/>
      <w:bookmarkEnd w:id="94"/>
      <w:r w:rsidRPr="00B03E20">
        <w:rPr>
          <w:rFonts w:ascii="宋体" w:eastAsia="宋体" w:hAnsi="宋体" w:cs="宋体"/>
          <w:b/>
          <w:bCs/>
          <w:kern w:val="0"/>
          <w:sz w:val="27"/>
          <w:szCs w:val="27"/>
        </w:rPr>
        <w:t>服务容器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24" w:tooltip="Service Container-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25" w:anchor="UserGuide-zh-%E6%9C%8D%E5%8A%A1%E5%AE%B9%E5%99%A8"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5136"/>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99" name="图片 99"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服务容器是一个standalone的启动程序，因为后台服务不需要Tomcat或JBoss等Web容器的功能，如果硬要用Web容器去加载服务提供方，增加复杂性，也浪费资源。</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00" name="图片 100"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服务容器只是一个简单的Main方法，并加载一个简单的Spring容器，用于暴露服务。</w:t>
            </w:r>
          </w:p>
        </w:tc>
      </w:tr>
    </w:tbl>
    <w:p w:rsidR="00B03E20" w:rsidRPr="00B03E20" w:rsidRDefault="00B03E20" w:rsidP="00B03E20">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tblPr>
      <w:tblGrid>
        <w:gridCol w:w="352"/>
        <w:gridCol w:w="1327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01" name="图片 101"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服务容器的加载内容可以扩展，内置了spring, jetty, log4j等加载，可通过Container扩展点进行扩展，参见：</w:t>
            </w:r>
            <w:hyperlink r:id="rId426" w:anchor="DeveloperGuide-Container" w:history="1">
              <w:r w:rsidRPr="00B03E20">
                <w:rPr>
                  <w:rFonts w:ascii="宋体" w:eastAsia="宋体" w:hAnsi="宋体" w:cs="宋体"/>
                  <w:color w:val="0000FF"/>
                  <w:kern w:val="0"/>
                  <w:sz w:val="24"/>
                  <w:szCs w:val="24"/>
                  <w:u w:val="single"/>
                </w:rPr>
                <w:t>Container</w:t>
              </w:r>
            </w:hyperlink>
          </w:p>
        </w:tc>
      </w:tr>
    </w:tbl>
    <w:p w:rsidR="00B03E20" w:rsidRPr="00B03E20" w:rsidRDefault="00B03E20" w:rsidP="00B03E20">
      <w:pPr>
        <w:widowControl/>
        <w:spacing w:before="100" w:beforeAutospacing="1" w:after="100" w:afterAutospacing="1"/>
        <w:jc w:val="left"/>
        <w:outlineLvl w:val="5"/>
        <w:rPr>
          <w:rFonts w:ascii="宋体" w:eastAsia="宋体" w:hAnsi="宋体" w:cs="宋体"/>
          <w:b/>
          <w:bCs/>
          <w:kern w:val="0"/>
          <w:sz w:val="15"/>
          <w:szCs w:val="15"/>
        </w:rPr>
      </w:pPr>
      <w:bookmarkStart w:id="95" w:name="UserGuide-zh-SpringContainer"/>
      <w:bookmarkEnd w:id="95"/>
      <w:r w:rsidRPr="00B03E20">
        <w:rPr>
          <w:rFonts w:ascii="宋体" w:eastAsia="宋体" w:hAnsi="宋体" w:cs="宋体"/>
          <w:b/>
          <w:bCs/>
          <w:kern w:val="0"/>
          <w:sz w:val="15"/>
          <w:szCs w:val="15"/>
        </w:rPr>
        <w:t>Spring Container</w:t>
      </w:r>
    </w:p>
    <w:p w:rsidR="00B03E20" w:rsidRPr="00B03E20" w:rsidRDefault="00B03E20" w:rsidP="00B03E20">
      <w:pPr>
        <w:widowControl/>
        <w:numPr>
          <w:ilvl w:val="0"/>
          <w:numId w:val="4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自动加载META-INF/spring目录下的所有Spring配置。</w:t>
      </w:r>
    </w:p>
    <w:p w:rsidR="00B03E20" w:rsidRPr="00B03E20" w:rsidRDefault="00B03E20" w:rsidP="00B03E20">
      <w:pPr>
        <w:widowControl/>
        <w:numPr>
          <w:ilvl w:val="0"/>
          <w:numId w:val="4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配置：(配在java命令-D参数或者dubbo.properties中) </w:t>
      </w:r>
    </w:p>
    <w:p w:rsidR="00B03E20" w:rsidRPr="00B03E20" w:rsidRDefault="00B03E20" w:rsidP="00B03E20">
      <w:pPr>
        <w:widowControl/>
        <w:numPr>
          <w:ilvl w:val="1"/>
          <w:numId w:val="4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dubbo.spring.config=classpath*:META-INF/spring/*.xml ----配置spring配置加载位置</w:t>
      </w:r>
    </w:p>
    <w:p w:rsidR="00B03E20" w:rsidRPr="00B03E20" w:rsidRDefault="00B03E20" w:rsidP="00B03E20">
      <w:pPr>
        <w:widowControl/>
        <w:spacing w:before="100" w:beforeAutospacing="1" w:after="100" w:afterAutospacing="1"/>
        <w:jc w:val="left"/>
        <w:outlineLvl w:val="5"/>
        <w:rPr>
          <w:rFonts w:ascii="宋体" w:eastAsia="宋体" w:hAnsi="宋体" w:cs="宋体"/>
          <w:b/>
          <w:bCs/>
          <w:kern w:val="0"/>
          <w:sz w:val="15"/>
          <w:szCs w:val="15"/>
        </w:rPr>
      </w:pPr>
      <w:bookmarkStart w:id="96" w:name="UserGuide-zh-JettyContainer"/>
      <w:bookmarkEnd w:id="96"/>
      <w:r w:rsidRPr="00B03E20">
        <w:rPr>
          <w:rFonts w:ascii="宋体" w:eastAsia="宋体" w:hAnsi="宋体" w:cs="宋体"/>
          <w:b/>
          <w:bCs/>
          <w:kern w:val="0"/>
          <w:sz w:val="15"/>
          <w:szCs w:val="15"/>
        </w:rPr>
        <w:t>Jetty Container</w:t>
      </w:r>
    </w:p>
    <w:p w:rsidR="00B03E20" w:rsidRPr="00B03E20" w:rsidRDefault="00B03E20" w:rsidP="00B03E20">
      <w:pPr>
        <w:widowControl/>
        <w:numPr>
          <w:ilvl w:val="0"/>
          <w:numId w:val="4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启动一个内嵌Jetty，用于汇报状态。</w:t>
      </w:r>
    </w:p>
    <w:p w:rsidR="00B03E20" w:rsidRPr="00B03E20" w:rsidRDefault="00B03E20" w:rsidP="00B03E20">
      <w:pPr>
        <w:widowControl/>
        <w:numPr>
          <w:ilvl w:val="0"/>
          <w:numId w:val="4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配置：(配在java命令-D参数或者dubbo.properties中) </w:t>
      </w:r>
    </w:p>
    <w:p w:rsidR="00B03E20" w:rsidRPr="00B03E20" w:rsidRDefault="00B03E20" w:rsidP="00B03E20">
      <w:pPr>
        <w:widowControl/>
        <w:numPr>
          <w:ilvl w:val="1"/>
          <w:numId w:val="4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dubbo.jetty.port=8080 ----配置jetty启动端口</w:t>
      </w:r>
    </w:p>
    <w:p w:rsidR="00B03E20" w:rsidRPr="00B03E20" w:rsidRDefault="00B03E20" w:rsidP="00B03E20">
      <w:pPr>
        <w:widowControl/>
        <w:numPr>
          <w:ilvl w:val="1"/>
          <w:numId w:val="4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dubbo.jetty.directory=/foo/bar ----配置可通过jetty直接访问的目录，用于存放静态文件</w:t>
      </w:r>
    </w:p>
    <w:p w:rsidR="00B03E20" w:rsidRPr="00B03E20" w:rsidRDefault="00B03E20" w:rsidP="00B03E20">
      <w:pPr>
        <w:widowControl/>
        <w:numPr>
          <w:ilvl w:val="1"/>
          <w:numId w:val="4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dubbo.jetty.page=log,status,system ----配置显示的页面，缺省加载所有页面</w:t>
      </w:r>
    </w:p>
    <w:p w:rsidR="00B03E20" w:rsidRPr="00B03E20" w:rsidRDefault="00B03E20" w:rsidP="00B03E20">
      <w:pPr>
        <w:widowControl/>
        <w:spacing w:before="100" w:beforeAutospacing="1" w:after="100" w:afterAutospacing="1"/>
        <w:jc w:val="left"/>
        <w:outlineLvl w:val="5"/>
        <w:rPr>
          <w:rFonts w:ascii="宋体" w:eastAsia="宋体" w:hAnsi="宋体" w:cs="宋体"/>
          <w:b/>
          <w:bCs/>
          <w:kern w:val="0"/>
          <w:sz w:val="15"/>
          <w:szCs w:val="15"/>
        </w:rPr>
      </w:pPr>
      <w:bookmarkStart w:id="97" w:name="UserGuide-zh-Log4jContainer"/>
      <w:bookmarkEnd w:id="97"/>
      <w:r w:rsidRPr="00B03E20">
        <w:rPr>
          <w:rFonts w:ascii="宋体" w:eastAsia="宋体" w:hAnsi="宋体" w:cs="宋体"/>
          <w:b/>
          <w:bCs/>
          <w:kern w:val="0"/>
          <w:sz w:val="15"/>
          <w:szCs w:val="15"/>
        </w:rPr>
        <w:t>Log4j Container</w:t>
      </w:r>
    </w:p>
    <w:p w:rsidR="00B03E20" w:rsidRPr="00B03E20" w:rsidRDefault="00B03E20" w:rsidP="00B03E20">
      <w:pPr>
        <w:widowControl/>
        <w:numPr>
          <w:ilvl w:val="0"/>
          <w:numId w:val="5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自动配置log4j的配置，在多进程启动时，自动给日志文件按进程分目录。</w:t>
      </w:r>
    </w:p>
    <w:p w:rsidR="00B03E20" w:rsidRPr="00B03E20" w:rsidRDefault="00B03E20" w:rsidP="00B03E20">
      <w:pPr>
        <w:widowControl/>
        <w:numPr>
          <w:ilvl w:val="0"/>
          <w:numId w:val="5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配置：(配在java命令-D参数或者dubbo.properties中) </w:t>
      </w:r>
    </w:p>
    <w:p w:rsidR="00B03E20" w:rsidRPr="00B03E20" w:rsidRDefault="00B03E20" w:rsidP="00B03E20">
      <w:pPr>
        <w:widowControl/>
        <w:numPr>
          <w:ilvl w:val="1"/>
          <w:numId w:val="5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dubbo.log4j.file=/foo/bar.log ----配置日志文件路径</w:t>
      </w:r>
    </w:p>
    <w:p w:rsidR="00B03E20" w:rsidRPr="00B03E20" w:rsidRDefault="00B03E20" w:rsidP="00B03E20">
      <w:pPr>
        <w:widowControl/>
        <w:numPr>
          <w:ilvl w:val="1"/>
          <w:numId w:val="5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dubbo.log4j.level=WARN ----配置日志级别</w:t>
      </w:r>
    </w:p>
    <w:p w:rsidR="00B03E20" w:rsidRPr="00B03E20" w:rsidRDefault="00B03E20" w:rsidP="00B03E20">
      <w:pPr>
        <w:widowControl/>
        <w:numPr>
          <w:ilvl w:val="1"/>
          <w:numId w:val="5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dubbo.log4j.subdirectory=20880 ----配置日志子目录，用于多进程启动，避免冲突</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容器启动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如：(缺省只加载spring)</w:t>
      </w:r>
    </w:p>
    <w:tbl>
      <w:tblPr>
        <w:tblW w:w="0" w:type="auto"/>
        <w:tblCellSpacing w:w="0" w:type="dxa"/>
        <w:tblCellMar>
          <w:left w:w="0" w:type="dxa"/>
          <w:right w:w="0" w:type="dxa"/>
        </w:tblCellMar>
        <w:tblLook w:val="04A0"/>
      </w:tblPr>
      <w:tblGrid>
        <w:gridCol w:w="44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2265107"/>
              <w:rPr>
                <w:rFonts w:ascii="宋体" w:eastAsia="宋体" w:hAnsi="宋体" w:cs="宋体"/>
                <w:kern w:val="0"/>
                <w:sz w:val="24"/>
                <w:szCs w:val="24"/>
              </w:rPr>
            </w:pPr>
            <w:r w:rsidRPr="00B03E20">
              <w:rPr>
                <w:rFonts w:ascii="宋体" w:eastAsia="宋体" w:hAnsi="宋体" w:cs="宋体"/>
                <w:kern w:val="0"/>
                <w:sz w:val="24"/>
              </w:rPr>
              <w:t>java com.alibaba.dubbo.container.Main</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或：(通过main函数参数传入要加载的容器)</w:t>
      </w:r>
    </w:p>
    <w:tbl>
      <w:tblPr>
        <w:tblW w:w="0" w:type="auto"/>
        <w:tblCellSpacing w:w="0" w:type="dxa"/>
        <w:tblCellMar>
          <w:left w:w="0" w:type="dxa"/>
          <w:right w:w="0" w:type="dxa"/>
        </w:tblCellMar>
        <w:tblLook w:val="04A0"/>
      </w:tblPr>
      <w:tblGrid>
        <w:gridCol w:w="67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977293829"/>
              <w:rPr>
                <w:rFonts w:ascii="宋体" w:eastAsia="宋体" w:hAnsi="宋体" w:cs="宋体"/>
                <w:kern w:val="0"/>
                <w:sz w:val="24"/>
                <w:szCs w:val="24"/>
              </w:rPr>
            </w:pPr>
            <w:r w:rsidRPr="00B03E20">
              <w:rPr>
                <w:rFonts w:ascii="宋体" w:eastAsia="宋体" w:hAnsi="宋体" w:cs="宋体"/>
                <w:kern w:val="0"/>
                <w:sz w:val="24"/>
              </w:rPr>
              <w:t>java com.alibaba.dubbo.container.Main spring jetty log4j</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或：(通过JVM启动参数传入要加载的容器)</w:t>
      </w:r>
    </w:p>
    <w:tbl>
      <w:tblPr>
        <w:tblW w:w="0" w:type="auto"/>
        <w:tblCellSpacing w:w="0" w:type="dxa"/>
        <w:tblCellMar>
          <w:left w:w="0" w:type="dxa"/>
          <w:right w:w="0" w:type="dxa"/>
        </w:tblCellMar>
        <w:tblLook w:val="04A0"/>
      </w:tblPr>
      <w:tblGrid>
        <w:gridCol w:w="88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59057209"/>
              <w:rPr>
                <w:rFonts w:ascii="宋体" w:eastAsia="宋体" w:hAnsi="宋体" w:cs="宋体"/>
                <w:kern w:val="0"/>
                <w:sz w:val="24"/>
                <w:szCs w:val="24"/>
              </w:rPr>
            </w:pPr>
            <w:r w:rsidRPr="00B03E20">
              <w:rPr>
                <w:rFonts w:ascii="宋体" w:eastAsia="宋体" w:hAnsi="宋体" w:cs="宋体"/>
                <w:kern w:val="0"/>
                <w:sz w:val="24"/>
              </w:rPr>
              <w:t>java com.alibaba.dubbo.container.Main -Ddubbo.container=spring,jetty,log4j</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或：(通过classpath下的dubbo.properties配置传入要加载的容器)</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dubbo.properties</w:t>
      </w:r>
    </w:p>
    <w:tbl>
      <w:tblPr>
        <w:tblW w:w="0" w:type="auto"/>
        <w:tblCellSpacing w:w="0" w:type="dxa"/>
        <w:tblCellMar>
          <w:left w:w="0" w:type="dxa"/>
          <w:right w:w="0" w:type="dxa"/>
        </w:tblCellMar>
        <w:tblLook w:val="04A0"/>
      </w:tblPr>
      <w:tblGrid>
        <w:gridCol w:w="40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984358720"/>
              <w:rPr>
                <w:rFonts w:ascii="宋体" w:eastAsia="宋体" w:hAnsi="宋体" w:cs="宋体"/>
                <w:kern w:val="0"/>
                <w:sz w:val="24"/>
                <w:szCs w:val="24"/>
              </w:rPr>
            </w:pPr>
            <w:r w:rsidRPr="00B03E20">
              <w:rPr>
                <w:rFonts w:ascii="宋体" w:eastAsia="宋体" w:hAnsi="宋体" w:cs="宋体"/>
                <w:kern w:val="0"/>
                <w:sz w:val="24"/>
              </w:rPr>
              <w:t>dubbo.container=spring,jetty,log4j</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98" w:name="UserGuide-zh-ReferenceConfig缓存"/>
      <w:bookmarkEnd w:id="98"/>
      <w:r w:rsidRPr="00B03E20">
        <w:rPr>
          <w:rFonts w:ascii="宋体" w:eastAsia="宋体" w:hAnsi="宋体" w:cs="宋体"/>
          <w:b/>
          <w:bCs/>
          <w:kern w:val="0"/>
          <w:sz w:val="27"/>
          <w:szCs w:val="27"/>
        </w:rPr>
        <w:t>Reference Config缓存</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27" w:tooltip="Reference Config Cache-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28" w:anchor="UserGuide-zh-ReferenceConfig%E7%BC%93%E5%AD%98"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ReferenceConfig实例很重，封装了与注册中心的连接以及与提供者的连接，需要缓存，否则重复生成ReferenceConfig可能造成性能问题并且会有内存和连接泄漏。API方式编程时，容易忽略此问题。</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Dubbo </w:t>
      </w:r>
      <w:r w:rsidRPr="00B03E20">
        <w:rPr>
          <w:rFonts w:ascii="宋体" w:eastAsia="宋体" w:hAnsi="宋体" w:cs="宋体"/>
          <w:color w:val="A52A2A"/>
          <w:kern w:val="0"/>
          <w:sz w:val="24"/>
          <w:szCs w:val="24"/>
        </w:rPr>
        <w:t>2.4.0+</w:t>
      </w:r>
      <w:r w:rsidRPr="00B03E20">
        <w:rPr>
          <w:rFonts w:ascii="宋体" w:eastAsia="宋体" w:hAnsi="宋体" w:cs="宋体"/>
          <w:kern w:val="0"/>
          <w:sz w:val="24"/>
          <w:szCs w:val="24"/>
        </w:rPr>
        <w:t>版本，提供了简单的工具类ReferenceConfigCache用于缓存ReferenceConfig实例。</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使用方式如下：</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ReferenceConfig&lt;XxxService&gt; reference = new</w:t>
            </w:r>
            <w:r w:rsidRPr="00B03E20">
              <w:rPr>
                <w:rFonts w:ascii="宋体" w:eastAsia="宋体" w:hAnsi="宋体" w:cs="宋体"/>
                <w:kern w:val="0"/>
                <w:sz w:val="24"/>
                <w:szCs w:val="24"/>
              </w:rPr>
              <w:t xml:space="preserve"> </w:t>
            </w:r>
            <w:r w:rsidRPr="00B03E20">
              <w:rPr>
                <w:rFonts w:ascii="宋体" w:eastAsia="宋体" w:hAnsi="宋体" w:cs="宋体"/>
                <w:kern w:val="0"/>
                <w:sz w:val="24"/>
              </w:rPr>
              <w:t>ReferenceConfig&lt;XxxService&gt;();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reference.setInterface(XxxService.class);</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reference.setVersion("1.0.0");</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ReferenceConfigCache cache = ReferenceConfigCache.getCache();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XxxService xxxService = cache.get(reference); // cache.get方法中会Cache Reference对象，并且调用ReferenceConfig.get方法启动ReferenceConfig</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注意！ Cache会持有ReferenceConfig，不要在外部再调用ReferenceConfig的destroy方法，导致Cache内的ReferenceConfig失效！</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使用xxxService对象</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xxxService.sayHello();</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消除Cache中的ReferenceConfig，销毁ReferenceConfig并释放对应的资源。</w:t>
      </w:r>
    </w:p>
    <w:tbl>
      <w:tblPr>
        <w:tblW w:w="0" w:type="auto"/>
        <w:tblCellSpacing w:w="0" w:type="dxa"/>
        <w:tblCellMar>
          <w:left w:w="0" w:type="dxa"/>
          <w:right w:w="0" w:type="dxa"/>
        </w:tblCellMar>
        <w:tblLook w:val="04A0"/>
      </w:tblPr>
      <w:tblGrid>
        <w:gridCol w:w="73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ReferenceConfigCache cache = ReferenceConfigCache.getCache();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cache.destroy(reference);</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缺省ReferenceConfigCache把相同服务Group、接口、版本的ReferenceConfig认为是相同，缓存一份。即以服务Group、接口、版本为缓存的Key。</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可以修改这个策略，在ReferenceConfigCache.getCache时，传一个KeyGenerator。详见ReferenceConfigCache类的方法。</w:t>
      </w:r>
    </w:p>
    <w:tbl>
      <w:tblPr>
        <w:tblW w:w="0" w:type="auto"/>
        <w:tblCellSpacing w:w="0" w:type="dxa"/>
        <w:tblCellMar>
          <w:left w:w="0" w:type="dxa"/>
          <w:right w:w="0" w:type="dxa"/>
        </w:tblCellMar>
        <w:tblLook w:val="04A0"/>
      </w:tblPr>
      <w:tblGrid>
        <w:gridCol w:w="888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KeyGenerator keyGenerator = new</w:t>
            </w:r>
            <w:r w:rsidRPr="00B03E20">
              <w:rPr>
                <w:rFonts w:ascii="宋体" w:eastAsia="宋体" w:hAnsi="宋体" w:cs="宋体"/>
                <w:kern w:val="0"/>
                <w:sz w:val="24"/>
                <w:szCs w:val="24"/>
              </w:rPr>
              <w:t xml:space="preserve"> </w:t>
            </w:r>
            <w:r w:rsidRPr="00B03E20">
              <w:rPr>
                <w:rFonts w:ascii="宋体" w:eastAsia="宋体" w:hAnsi="宋体" w:cs="宋体"/>
                <w:kern w:val="0"/>
                <w:sz w:val="24"/>
              </w:rPr>
              <w: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ReferenceConfigCache cache = ReferenceConfigCache.getCache(keyGenerator );</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99" w:name="UserGuide-zh-分布式事务"/>
      <w:bookmarkEnd w:id="99"/>
      <w:r w:rsidRPr="00B03E20">
        <w:rPr>
          <w:rFonts w:ascii="宋体" w:eastAsia="宋体" w:hAnsi="宋体" w:cs="宋体"/>
          <w:b/>
          <w:bCs/>
          <w:kern w:val="0"/>
          <w:sz w:val="27"/>
          <w:szCs w:val="27"/>
        </w:rPr>
        <w:t>分布式事务</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29" w:tooltip="Distributed Transaction-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30" w:anchor="UserGuide-zh-%E5%88%86%E5%B8%83%E5%BC%8F%E4%BA%8B%E5%8A%A1"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2550"/>
        <w:gridCol w:w="4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02" name="图片 102"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基于JTA/XA规范实现。</w:t>
            </w:r>
          </w:p>
        </w:tc>
      </w:tr>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03" name="图片 103"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暂未实现。</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两阶段提交：</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773805" cy="4912995"/>
            <wp:effectExtent l="19050" t="0" r="0" b="0"/>
            <wp:docPr id="104" name="图片 104" descr="http://alibaba.github.io/dubbo-doc-static/jta-xa.jpg-version=1&amp;modificationDate=1333185059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alibaba.github.io/dubbo-doc-static/jta-xa.jpg-version=1&amp;modificationDate=1333185059000.jpg"/>
                    <pic:cNvPicPr>
                      <a:picLocks noChangeAspect="1" noChangeArrowheads="1"/>
                    </pic:cNvPicPr>
                  </pic:nvPicPr>
                  <pic:blipFill>
                    <a:blip r:embed="rId431"/>
                    <a:srcRect/>
                    <a:stretch>
                      <a:fillRect/>
                    </a:stretch>
                  </pic:blipFill>
                  <pic:spPr bwMode="auto">
                    <a:xfrm>
                      <a:off x="0" y="0"/>
                      <a:ext cx="3773805" cy="4912995"/>
                    </a:xfrm>
                    <a:prstGeom prst="rect">
                      <a:avLst/>
                    </a:prstGeom>
                    <a:noFill/>
                    <a:ln w="9525">
                      <a:noFill/>
                      <a:miter lim="800000"/>
                      <a:headEnd/>
                      <a:tailEnd/>
                    </a:ln>
                  </pic:spPr>
                </pic:pic>
              </a:graphicData>
            </a:graphic>
          </wp:inline>
        </w:drawing>
      </w:r>
    </w:p>
    <w:p w:rsidR="00B03E20" w:rsidRPr="00B03E20" w:rsidRDefault="00B03E20" w:rsidP="00B03E20">
      <w:pPr>
        <w:widowControl/>
        <w:spacing w:before="100" w:beforeAutospacing="1" w:after="100" w:afterAutospacing="1"/>
        <w:jc w:val="left"/>
        <w:outlineLvl w:val="1"/>
        <w:rPr>
          <w:rFonts w:ascii="宋体" w:eastAsia="宋体" w:hAnsi="宋体" w:cs="宋体"/>
          <w:b/>
          <w:bCs/>
          <w:kern w:val="0"/>
          <w:sz w:val="36"/>
          <w:szCs w:val="36"/>
        </w:rPr>
      </w:pPr>
      <w:bookmarkStart w:id="100" w:name="UserGuide-zh-API参考手册"/>
      <w:bookmarkEnd w:id="100"/>
      <w:r w:rsidRPr="00B03E20">
        <w:rPr>
          <w:rFonts w:ascii="宋体" w:eastAsia="宋体" w:hAnsi="宋体" w:cs="宋体"/>
          <w:b/>
          <w:bCs/>
          <w:kern w:val="0"/>
          <w:sz w:val="36"/>
          <w:szCs w:val="36"/>
        </w:rPr>
        <w:t>API参考手册</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32" w:tooltip="API Reference-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33" w:anchor="UserGuide-zh-API%E5%8F%82%E8%80%83%E6%89%8B%E5%86%8C"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321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05" name="图片 105"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Dubbo的常规功能，都保持零侵入，但有些功能不得不用API侵入才能实现。</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06" name="图片 106"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Dubbo中除这里声明以外的接口或类，都是内部接口或扩展接口，普通用户请不要直接依赖，否则升级版本可能出现不兼容。</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API汇总如下：</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01" w:name="UserGuide-zh-配置API"/>
      <w:bookmarkEnd w:id="101"/>
      <w:r w:rsidRPr="00B03E20">
        <w:rPr>
          <w:rFonts w:ascii="宋体" w:eastAsia="宋体" w:hAnsi="宋体" w:cs="宋体"/>
          <w:b/>
          <w:bCs/>
          <w:kern w:val="0"/>
          <w:sz w:val="27"/>
          <w:szCs w:val="27"/>
        </w:rPr>
        <w:t>配置API</w:t>
      </w:r>
    </w:p>
    <w:p w:rsidR="00B03E20" w:rsidRPr="00B03E20" w:rsidRDefault="00B03E20" w:rsidP="00B03E20">
      <w:pPr>
        <w:widowControl/>
        <w:numPr>
          <w:ilvl w:val="0"/>
          <w:numId w:val="5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com.alibaba.dubbo.config.ServiceConfig</w:t>
      </w:r>
    </w:p>
    <w:p w:rsidR="00B03E20" w:rsidRPr="00B03E20" w:rsidRDefault="00B03E20" w:rsidP="00B03E20">
      <w:pPr>
        <w:widowControl/>
        <w:numPr>
          <w:ilvl w:val="0"/>
          <w:numId w:val="5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com.alibaba.dubbo.config.ReferenceConfig</w:t>
      </w:r>
    </w:p>
    <w:p w:rsidR="00B03E20" w:rsidRPr="00B03E20" w:rsidRDefault="00B03E20" w:rsidP="00B03E20">
      <w:pPr>
        <w:widowControl/>
        <w:numPr>
          <w:ilvl w:val="0"/>
          <w:numId w:val="5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com.alibaba.dubbo.config.ProtocolConfig</w:t>
      </w:r>
    </w:p>
    <w:p w:rsidR="00B03E20" w:rsidRPr="00B03E20" w:rsidRDefault="00B03E20" w:rsidP="00B03E20">
      <w:pPr>
        <w:widowControl/>
        <w:numPr>
          <w:ilvl w:val="0"/>
          <w:numId w:val="5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com.alibaba.dubbo.config.RegistryConfig</w:t>
      </w:r>
    </w:p>
    <w:p w:rsidR="00B03E20" w:rsidRPr="00B03E20" w:rsidRDefault="00B03E20" w:rsidP="00B03E20">
      <w:pPr>
        <w:widowControl/>
        <w:numPr>
          <w:ilvl w:val="0"/>
          <w:numId w:val="5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com.alibaba.dubbo.config.MonitorConfig</w:t>
      </w:r>
    </w:p>
    <w:p w:rsidR="00B03E20" w:rsidRPr="00B03E20" w:rsidRDefault="00B03E20" w:rsidP="00B03E20">
      <w:pPr>
        <w:widowControl/>
        <w:numPr>
          <w:ilvl w:val="0"/>
          <w:numId w:val="5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com.alibaba.dubbo.config.ApplicationConfig</w:t>
      </w:r>
    </w:p>
    <w:p w:rsidR="00B03E20" w:rsidRPr="00B03E20" w:rsidRDefault="00B03E20" w:rsidP="00B03E20">
      <w:pPr>
        <w:widowControl/>
        <w:numPr>
          <w:ilvl w:val="0"/>
          <w:numId w:val="5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com.alibaba.dubbo.config.ModuleConfig</w:t>
      </w:r>
    </w:p>
    <w:p w:rsidR="00B03E20" w:rsidRPr="00B03E20" w:rsidRDefault="00B03E20" w:rsidP="00B03E20">
      <w:pPr>
        <w:widowControl/>
        <w:numPr>
          <w:ilvl w:val="0"/>
          <w:numId w:val="5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com.alibaba.dubbo.config.ProviderConfig</w:t>
      </w:r>
    </w:p>
    <w:p w:rsidR="00B03E20" w:rsidRPr="00B03E20" w:rsidRDefault="00B03E20" w:rsidP="00B03E20">
      <w:pPr>
        <w:widowControl/>
        <w:numPr>
          <w:ilvl w:val="0"/>
          <w:numId w:val="5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com.alibaba.dubbo.config.ConsumerConfig</w:t>
      </w:r>
    </w:p>
    <w:p w:rsidR="00B03E20" w:rsidRPr="00B03E20" w:rsidRDefault="00B03E20" w:rsidP="00B03E20">
      <w:pPr>
        <w:widowControl/>
        <w:numPr>
          <w:ilvl w:val="0"/>
          <w:numId w:val="5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com.alibaba.dubbo.config.MethodConfig</w:t>
      </w:r>
    </w:p>
    <w:p w:rsidR="00B03E20" w:rsidRPr="00B03E20" w:rsidRDefault="00B03E20" w:rsidP="00B03E20">
      <w:pPr>
        <w:widowControl/>
        <w:numPr>
          <w:ilvl w:val="0"/>
          <w:numId w:val="5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com.alibaba.dubbo.config.ArgumentConfig </w:t>
      </w:r>
    </w:p>
    <w:p w:rsidR="00B03E20" w:rsidRPr="00B03E20" w:rsidRDefault="00B03E20" w:rsidP="00B03E20">
      <w:pPr>
        <w:widowControl/>
        <w:numPr>
          <w:ilvl w:val="1"/>
          <w:numId w:val="5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参见：</w:t>
      </w:r>
      <w:hyperlink r:id="rId434" w:anchor="UserGuide-zh-API%E9%85%8D%E7%BD%AE" w:history="1">
        <w:r w:rsidRPr="00B03E20">
          <w:rPr>
            <w:rFonts w:ascii="宋体" w:eastAsia="宋体" w:hAnsi="宋体" w:cs="宋体"/>
            <w:color w:val="0000FF"/>
            <w:kern w:val="0"/>
            <w:sz w:val="24"/>
            <w:szCs w:val="24"/>
            <w:u w:val="single"/>
          </w:rPr>
          <w:t>API配置</w:t>
        </w:r>
      </w:hyperlink>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02" w:name="UserGuide-zh-注解API"/>
      <w:bookmarkEnd w:id="102"/>
      <w:r w:rsidRPr="00B03E20">
        <w:rPr>
          <w:rFonts w:ascii="宋体" w:eastAsia="宋体" w:hAnsi="宋体" w:cs="宋体"/>
          <w:b/>
          <w:bCs/>
          <w:kern w:val="0"/>
          <w:sz w:val="27"/>
          <w:szCs w:val="27"/>
        </w:rPr>
        <w:t>注解API</w:t>
      </w:r>
    </w:p>
    <w:p w:rsidR="00B03E20" w:rsidRPr="00B03E20" w:rsidRDefault="00B03E20" w:rsidP="00B03E20">
      <w:pPr>
        <w:widowControl/>
        <w:numPr>
          <w:ilvl w:val="0"/>
          <w:numId w:val="5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com.alibaba.dubbo.config.annotation.Service</w:t>
      </w:r>
    </w:p>
    <w:p w:rsidR="00B03E20" w:rsidRPr="00B03E20" w:rsidRDefault="00B03E20" w:rsidP="00B03E20">
      <w:pPr>
        <w:widowControl/>
        <w:numPr>
          <w:ilvl w:val="0"/>
          <w:numId w:val="5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com.alibaba.dubbo.config.annotation.Reference </w:t>
      </w:r>
    </w:p>
    <w:p w:rsidR="00B03E20" w:rsidRPr="00B03E20" w:rsidRDefault="00B03E20" w:rsidP="00B03E20">
      <w:pPr>
        <w:widowControl/>
        <w:numPr>
          <w:ilvl w:val="1"/>
          <w:numId w:val="5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参见：</w:t>
      </w:r>
      <w:hyperlink r:id="rId435" w:anchor="UserGuide-zh-%E6%B3%A8%E8%A7%A3%E9%85%8D%E7%BD%AE" w:history="1">
        <w:r w:rsidRPr="00B03E20">
          <w:rPr>
            <w:rFonts w:ascii="宋体" w:eastAsia="宋体" w:hAnsi="宋体" w:cs="宋体"/>
            <w:color w:val="0000FF"/>
            <w:kern w:val="0"/>
            <w:sz w:val="24"/>
            <w:szCs w:val="24"/>
            <w:u w:val="single"/>
          </w:rPr>
          <w:t>注解配置</w:t>
        </w:r>
      </w:hyperlink>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03" w:name="UserGuide-zh-模型API"/>
      <w:bookmarkEnd w:id="103"/>
      <w:r w:rsidRPr="00B03E20">
        <w:rPr>
          <w:rFonts w:ascii="宋体" w:eastAsia="宋体" w:hAnsi="宋体" w:cs="宋体"/>
          <w:b/>
          <w:bCs/>
          <w:kern w:val="0"/>
          <w:sz w:val="27"/>
          <w:szCs w:val="27"/>
        </w:rPr>
        <w:t>模型API</w:t>
      </w:r>
    </w:p>
    <w:p w:rsidR="00B03E20" w:rsidRPr="00B03E20" w:rsidRDefault="00B03E20" w:rsidP="00B03E20">
      <w:pPr>
        <w:widowControl/>
        <w:numPr>
          <w:ilvl w:val="0"/>
          <w:numId w:val="5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com.alibaba.dubbo.common.URL</w:t>
      </w:r>
    </w:p>
    <w:p w:rsidR="00B03E20" w:rsidRPr="00B03E20" w:rsidRDefault="00B03E20" w:rsidP="00B03E20">
      <w:pPr>
        <w:widowControl/>
        <w:numPr>
          <w:ilvl w:val="0"/>
          <w:numId w:val="5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com.alibaba.dubbo.rpc.RpcException</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04" w:name="UserGuide-zh-上下文API"/>
      <w:bookmarkEnd w:id="104"/>
      <w:r w:rsidRPr="00B03E20">
        <w:rPr>
          <w:rFonts w:ascii="宋体" w:eastAsia="宋体" w:hAnsi="宋体" w:cs="宋体"/>
          <w:b/>
          <w:bCs/>
          <w:kern w:val="0"/>
          <w:sz w:val="27"/>
          <w:szCs w:val="27"/>
        </w:rPr>
        <w:t>上下文API</w:t>
      </w:r>
    </w:p>
    <w:p w:rsidR="00B03E20" w:rsidRPr="00B03E20" w:rsidRDefault="00B03E20" w:rsidP="00B03E20">
      <w:pPr>
        <w:widowControl/>
        <w:numPr>
          <w:ilvl w:val="0"/>
          <w:numId w:val="5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com.alibaba.dubbo.rpc.RpcContext </w:t>
      </w:r>
    </w:p>
    <w:p w:rsidR="00B03E20" w:rsidRPr="00B03E20" w:rsidRDefault="00B03E20" w:rsidP="00B03E20">
      <w:pPr>
        <w:widowControl/>
        <w:numPr>
          <w:ilvl w:val="1"/>
          <w:numId w:val="5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参见：</w:t>
      </w:r>
      <w:hyperlink r:id="rId436" w:anchor="UserGuide-zh-%E4%B8%8A%E4%B8%8B%E6%96%87%E4%BF%A1%E6%81%AF" w:history="1">
        <w:r w:rsidRPr="00B03E20">
          <w:rPr>
            <w:rFonts w:ascii="宋体" w:eastAsia="宋体" w:hAnsi="宋体" w:cs="宋体"/>
            <w:color w:val="0000FF"/>
            <w:kern w:val="0"/>
            <w:sz w:val="24"/>
            <w:szCs w:val="24"/>
            <w:u w:val="single"/>
          </w:rPr>
          <w:t>上下文信息</w:t>
        </w:r>
      </w:hyperlink>
      <w:r w:rsidRPr="00B03E20">
        <w:rPr>
          <w:rFonts w:ascii="宋体" w:eastAsia="宋体" w:hAnsi="宋体" w:cs="宋体"/>
          <w:kern w:val="0"/>
          <w:sz w:val="24"/>
          <w:szCs w:val="24"/>
        </w:rPr>
        <w:t xml:space="preserve"> &amp; </w:t>
      </w:r>
      <w:hyperlink r:id="rId437" w:anchor="UserGuide-zh-%E5%AF%B9%E6%96%B9%E5%9C%B0%E5%9D%80" w:history="1">
        <w:r w:rsidRPr="00B03E20">
          <w:rPr>
            <w:rFonts w:ascii="宋体" w:eastAsia="宋体" w:hAnsi="宋体" w:cs="宋体"/>
            <w:color w:val="0000FF"/>
            <w:kern w:val="0"/>
            <w:sz w:val="24"/>
            <w:szCs w:val="24"/>
            <w:u w:val="single"/>
          </w:rPr>
          <w:t>对方地址</w:t>
        </w:r>
      </w:hyperlink>
      <w:r w:rsidRPr="00B03E20">
        <w:rPr>
          <w:rFonts w:ascii="宋体" w:eastAsia="宋体" w:hAnsi="宋体" w:cs="宋体"/>
          <w:kern w:val="0"/>
          <w:sz w:val="24"/>
          <w:szCs w:val="24"/>
        </w:rPr>
        <w:t xml:space="preserve"> &amp; </w:t>
      </w:r>
      <w:hyperlink r:id="rId438" w:anchor="UserGuide-zh-%E9%9A%90%E5%BC%8F%E4%BC%A0%E5%8F%82" w:history="1">
        <w:r w:rsidRPr="00B03E20">
          <w:rPr>
            <w:rFonts w:ascii="宋体" w:eastAsia="宋体" w:hAnsi="宋体" w:cs="宋体"/>
            <w:color w:val="0000FF"/>
            <w:kern w:val="0"/>
            <w:sz w:val="24"/>
            <w:szCs w:val="24"/>
            <w:u w:val="single"/>
          </w:rPr>
          <w:t>隐式传参</w:t>
        </w:r>
      </w:hyperlink>
      <w:r w:rsidRPr="00B03E20">
        <w:rPr>
          <w:rFonts w:ascii="宋体" w:eastAsia="宋体" w:hAnsi="宋体" w:cs="宋体"/>
          <w:kern w:val="0"/>
          <w:sz w:val="24"/>
          <w:szCs w:val="24"/>
        </w:rPr>
        <w:t xml:space="preserve"> &amp; </w:t>
      </w:r>
      <w:hyperlink r:id="rId439" w:anchor="UserGuide-zh-%E5%BC%82%E6%AD%A5%E8%B0%83%E7%94%A8" w:history="1">
        <w:r w:rsidRPr="00B03E20">
          <w:rPr>
            <w:rFonts w:ascii="宋体" w:eastAsia="宋体" w:hAnsi="宋体" w:cs="宋体"/>
            <w:color w:val="0000FF"/>
            <w:kern w:val="0"/>
            <w:sz w:val="24"/>
            <w:szCs w:val="24"/>
            <w:u w:val="single"/>
          </w:rPr>
          <w:t>异步调用</w:t>
        </w:r>
      </w:hyperlink>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05" w:name="UserGuide-zh-服务API"/>
      <w:bookmarkEnd w:id="105"/>
      <w:r w:rsidRPr="00B03E20">
        <w:rPr>
          <w:rFonts w:ascii="宋体" w:eastAsia="宋体" w:hAnsi="宋体" w:cs="宋体"/>
          <w:b/>
          <w:bCs/>
          <w:kern w:val="0"/>
          <w:sz w:val="27"/>
          <w:szCs w:val="27"/>
        </w:rPr>
        <w:t>服务API</w:t>
      </w:r>
    </w:p>
    <w:p w:rsidR="00B03E20" w:rsidRPr="00B03E20" w:rsidRDefault="00B03E20" w:rsidP="00B03E20">
      <w:pPr>
        <w:widowControl/>
        <w:numPr>
          <w:ilvl w:val="0"/>
          <w:numId w:val="5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com.alibaba.dubbo.rpc.service.GenericService</w:t>
      </w:r>
    </w:p>
    <w:p w:rsidR="00B03E20" w:rsidRPr="00B03E20" w:rsidRDefault="00B03E20" w:rsidP="00B03E20">
      <w:pPr>
        <w:widowControl/>
        <w:numPr>
          <w:ilvl w:val="0"/>
          <w:numId w:val="5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com.alibaba.dubbo.rpc.service.GenericException </w:t>
      </w:r>
    </w:p>
    <w:p w:rsidR="00B03E20" w:rsidRPr="00B03E20" w:rsidRDefault="00B03E20" w:rsidP="00B03E20">
      <w:pPr>
        <w:widowControl/>
        <w:numPr>
          <w:ilvl w:val="1"/>
          <w:numId w:val="5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参见：</w:t>
      </w:r>
      <w:hyperlink r:id="rId440" w:anchor="UserGuide-zh-%E6%B3%9B%E5%8C%96%E5%BC%95%E7%94%A8" w:history="1">
        <w:r w:rsidRPr="00B03E20">
          <w:rPr>
            <w:rFonts w:ascii="宋体" w:eastAsia="宋体" w:hAnsi="宋体" w:cs="宋体"/>
            <w:color w:val="0000FF"/>
            <w:kern w:val="0"/>
            <w:sz w:val="24"/>
            <w:szCs w:val="24"/>
            <w:u w:val="single"/>
          </w:rPr>
          <w:t>泛化引用</w:t>
        </w:r>
      </w:hyperlink>
      <w:r w:rsidRPr="00B03E20">
        <w:rPr>
          <w:rFonts w:ascii="宋体" w:eastAsia="宋体" w:hAnsi="宋体" w:cs="宋体"/>
          <w:kern w:val="0"/>
          <w:sz w:val="24"/>
          <w:szCs w:val="24"/>
        </w:rPr>
        <w:t xml:space="preserve"> &amp; </w:t>
      </w:r>
      <w:hyperlink r:id="rId441" w:anchor="UserGuide-zh-%E6%B3%9B%E5%8C%96%E5%AE%9E%E7%8E%B0" w:history="1">
        <w:r w:rsidRPr="00B03E20">
          <w:rPr>
            <w:rFonts w:ascii="宋体" w:eastAsia="宋体" w:hAnsi="宋体" w:cs="宋体"/>
            <w:color w:val="0000FF"/>
            <w:kern w:val="0"/>
            <w:sz w:val="24"/>
            <w:szCs w:val="24"/>
            <w:u w:val="single"/>
          </w:rPr>
          <w:t>泛化实现</w:t>
        </w:r>
      </w:hyperlink>
    </w:p>
    <w:p w:rsidR="00B03E20" w:rsidRPr="00B03E20" w:rsidRDefault="00B03E20" w:rsidP="00B03E20">
      <w:pPr>
        <w:widowControl/>
        <w:numPr>
          <w:ilvl w:val="0"/>
          <w:numId w:val="5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com.alibaba.dubbo.rpc.service.EchoService </w:t>
      </w:r>
    </w:p>
    <w:p w:rsidR="00B03E20" w:rsidRPr="00B03E20" w:rsidRDefault="00B03E20" w:rsidP="00B03E20">
      <w:pPr>
        <w:widowControl/>
        <w:numPr>
          <w:ilvl w:val="1"/>
          <w:numId w:val="5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参见：</w:t>
      </w:r>
      <w:hyperlink r:id="rId442" w:anchor="UserGuide-zh-%E5%9B%9E%E5%A3%B0%E6%B5%8B%E8%AF%95" w:history="1">
        <w:r w:rsidRPr="00B03E20">
          <w:rPr>
            <w:rFonts w:ascii="宋体" w:eastAsia="宋体" w:hAnsi="宋体" w:cs="宋体"/>
            <w:color w:val="0000FF"/>
            <w:kern w:val="0"/>
            <w:sz w:val="24"/>
            <w:szCs w:val="24"/>
            <w:u w:val="single"/>
          </w:rPr>
          <w:t>回声测试</w:t>
        </w:r>
      </w:hyperlink>
    </w:p>
    <w:p w:rsidR="00B03E20" w:rsidRPr="00B03E20" w:rsidRDefault="00B03E20" w:rsidP="00B03E20">
      <w:pPr>
        <w:widowControl/>
        <w:spacing w:before="100" w:beforeAutospacing="1" w:after="100" w:afterAutospacing="1"/>
        <w:jc w:val="left"/>
        <w:outlineLvl w:val="1"/>
        <w:rPr>
          <w:rFonts w:ascii="宋体" w:eastAsia="宋体" w:hAnsi="宋体" w:cs="宋体"/>
          <w:b/>
          <w:bCs/>
          <w:kern w:val="0"/>
          <w:sz w:val="36"/>
          <w:szCs w:val="36"/>
        </w:rPr>
      </w:pPr>
      <w:bookmarkStart w:id="106" w:name="UserGuide-zh-配置参考手册"/>
      <w:bookmarkEnd w:id="106"/>
      <w:r w:rsidRPr="00B03E20">
        <w:rPr>
          <w:rFonts w:ascii="宋体" w:eastAsia="宋体" w:hAnsi="宋体" w:cs="宋体"/>
          <w:b/>
          <w:bCs/>
          <w:kern w:val="0"/>
          <w:sz w:val="36"/>
          <w:szCs w:val="36"/>
        </w:rPr>
        <w:t xml:space="preserve">配置参考手册 </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43" w:tooltip="Configuration Reference-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44" w:anchor="UserGuide-zh-%E9%85%8D%E7%BD%AE%E5%8F%82%E8%80%83%E6%89%8B%E5%86%8C"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xml:space="preserve">) </w:t>
      </w:r>
    </w:p>
    <w:tbl>
      <w:tblPr>
        <w:tblW w:w="0" w:type="auto"/>
        <w:tblCellSpacing w:w="15" w:type="dxa"/>
        <w:tblCellMar>
          <w:top w:w="15" w:type="dxa"/>
          <w:left w:w="15" w:type="dxa"/>
          <w:bottom w:w="15" w:type="dxa"/>
          <w:right w:w="15" w:type="dxa"/>
        </w:tblCellMar>
        <w:tblLook w:val="04A0"/>
      </w:tblPr>
      <w:tblGrid>
        <w:gridCol w:w="352"/>
        <w:gridCol w:w="1177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07" name="图片 107"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这里以</w:t>
            </w:r>
            <w:hyperlink r:id="rId445" w:anchor="UserGuide-zh-Xml%E9%85%8D%E7%BD%AE" w:history="1">
              <w:r w:rsidRPr="00B03E20">
                <w:rPr>
                  <w:rFonts w:ascii="宋体" w:eastAsia="宋体" w:hAnsi="宋体" w:cs="宋体"/>
                  <w:color w:val="0000FF"/>
                  <w:kern w:val="0"/>
                  <w:sz w:val="24"/>
                  <w:szCs w:val="24"/>
                  <w:u w:val="single"/>
                </w:rPr>
                <w:t>Xml配置</w:t>
              </w:r>
            </w:hyperlink>
            <w:r w:rsidRPr="00B03E20">
              <w:rPr>
                <w:rFonts w:ascii="宋体" w:eastAsia="宋体" w:hAnsi="宋体" w:cs="宋体"/>
                <w:kern w:val="0"/>
                <w:sz w:val="24"/>
                <w:szCs w:val="24"/>
              </w:rPr>
              <w:t>为准，列举所有配置项，其它配置方式，请参见相应转换关系：</w:t>
            </w:r>
            <w:hyperlink r:id="rId446" w:anchor="UserGuide-zh-%E5%B1%9E%E6%80%A7%E9%85%8D%E7%BD%AE" w:history="1">
              <w:r w:rsidRPr="00B03E20">
                <w:rPr>
                  <w:rFonts w:ascii="宋体" w:eastAsia="宋体" w:hAnsi="宋体" w:cs="宋体"/>
                  <w:color w:val="0000FF"/>
                  <w:kern w:val="0"/>
                  <w:sz w:val="24"/>
                  <w:szCs w:val="24"/>
                  <w:u w:val="single"/>
                </w:rPr>
                <w:t>属性配置</w:t>
              </w:r>
            </w:hyperlink>
            <w:r w:rsidRPr="00B03E20">
              <w:rPr>
                <w:rFonts w:ascii="宋体" w:eastAsia="宋体" w:hAnsi="宋体" w:cs="宋体"/>
                <w:kern w:val="0"/>
                <w:sz w:val="24"/>
                <w:szCs w:val="24"/>
              </w:rPr>
              <w:t>，</w:t>
            </w:r>
            <w:hyperlink r:id="rId447" w:anchor="UserGuide-zh-%E6%B3%A8%E8%A7%A3%E9%85%8D%E7%BD%AE" w:history="1">
              <w:r w:rsidRPr="00B03E20">
                <w:rPr>
                  <w:rFonts w:ascii="宋体" w:eastAsia="宋体" w:hAnsi="宋体" w:cs="宋体"/>
                  <w:color w:val="0000FF"/>
                  <w:kern w:val="0"/>
                  <w:sz w:val="24"/>
                  <w:szCs w:val="24"/>
                  <w:u w:val="single"/>
                </w:rPr>
                <w:t>注解配置</w:t>
              </w:r>
            </w:hyperlink>
            <w:r w:rsidRPr="00B03E20">
              <w:rPr>
                <w:rFonts w:ascii="宋体" w:eastAsia="宋体" w:hAnsi="宋体" w:cs="宋体"/>
                <w:kern w:val="0"/>
                <w:sz w:val="24"/>
                <w:szCs w:val="24"/>
              </w:rPr>
              <w:t>，</w:t>
            </w:r>
            <w:hyperlink r:id="rId448" w:anchor="UserGuide-zh-API%E9%85%8D%E7%BD%AE" w:history="1">
              <w:r w:rsidRPr="00B03E20">
                <w:rPr>
                  <w:rFonts w:ascii="宋体" w:eastAsia="宋体" w:hAnsi="宋体" w:cs="宋体"/>
                  <w:color w:val="0000FF"/>
                  <w:kern w:val="0"/>
                  <w:sz w:val="24"/>
                  <w:szCs w:val="24"/>
                  <w:u w:val="single"/>
                </w:rPr>
                <w:t>API配置</w:t>
              </w:r>
            </w:hyperlink>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color w:val="FF0000"/>
          <w:kern w:val="0"/>
          <w:sz w:val="24"/>
          <w:szCs w:val="24"/>
        </w:rPr>
        <w:t>注意：只有group，interface，version是服务的匹配条件，三者决定是不是同一个服务，其它配置项均为调优和治理参数。</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所有配置项分为三大类，参见下表中的"作用"一列。</w:t>
      </w:r>
    </w:p>
    <w:p w:rsidR="00B03E20" w:rsidRPr="00B03E20" w:rsidRDefault="00B03E20" w:rsidP="00B03E20">
      <w:pPr>
        <w:widowControl/>
        <w:numPr>
          <w:ilvl w:val="0"/>
          <w:numId w:val="5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服务发现：表示该配置项用于服务的注册与发现，目的是让消费方找到提供方。</w:t>
      </w:r>
    </w:p>
    <w:p w:rsidR="00B03E20" w:rsidRPr="00B03E20" w:rsidRDefault="00B03E20" w:rsidP="00B03E20">
      <w:pPr>
        <w:widowControl/>
        <w:numPr>
          <w:ilvl w:val="0"/>
          <w:numId w:val="5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服务治理：表示该配置项用于治理服务间的关系，或为开发测试提供便利条件。</w:t>
      </w:r>
    </w:p>
    <w:p w:rsidR="00B03E20" w:rsidRPr="00B03E20" w:rsidRDefault="00B03E20" w:rsidP="00B03E20">
      <w:pPr>
        <w:widowControl/>
        <w:numPr>
          <w:ilvl w:val="0"/>
          <w:numId w:val="5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性能调优：表示该配置项用于调优性能，不同的选项对性能会产生影响。</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所有配置最终都将转换为URL表示，并由服务提供方生成，经注册中心传递给消费方，各属性对应URL的参数，参见配置项一览表中的"对应URL参数"列。</w:t>
      </w:r>
      <w:r w:rsidRPr="00B03E20">
        <w:rPr>
          <w:rFonts w:ascii="宋体" w:eastAsia="宋体" w:hAnsi="宋体" w:cs="宋体"/>
          <w:kern w:val="0"/>
          <w:sz w:val="24"/>
          <w:szCs w:val="24"/>
        </w:rPr>
        <w:br/>
        <w:t>URL格式：</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protocol://username:password@host:port/path?key=value&amp;key=value</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Schema: </w:t>
      </w:r>
      <w:hyperlink r:id="rId449" w:history="1">
        <w:r w:rsidRPr="00B03E20">
          <w:rPr>
            <w:rFonts w:ascii="宋体" w:eastAsia="宋体" w:hAnsi="宋体" w:cs="宋体"/>
            <w:color w:val="0000FF"/>
            <w:kern w:val="0"/>
            <w:sz w:val="24"/>
            <w:szCs w:val="24"/>
            <w:u w:val="single"/>
          </w:rPr>
          <w:t>http://code.alibabatech.com/schema/dubbo/dubbo.xsd</w:t>
        </w:r>
      </w:hyperlink>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07" w:name="UserGuide-zh-&lt;dubbo:service/&gt;"/>
      <w:bookmarkEnd w:id="107"/>
      <w:r w:rsidRPr="00B03E20">
        <w:rPr>
          <w:rFonts w:ascii="宋体" w:eastAsia="宋体" w:hAnsi="宋体" w:cs="宋体"/>
          <w:b/>
          <w:bCs/>
          <w:kern w:val="0"/>
          <w:sz w:val="27"/>
          <w:szCs w:val="27"/>
        </w:rPr>
        <w:lastRenderedPageBreak/>
        <w:t>&lt;dubbo:service/&gt;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50" w:tooltip="Service Confi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51" w:anchor="UserGuide-zh-%253Cdubbo%253Aservice%252F%253E"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服务提供者暴露服务配置：</w:t>
      </w:r>
      <w:r w:rsidRPr="00B03E20">
        <w:rPr>
          <w:rFonts w:ascii="宋体" w:eastAsia="宋体" w:hAnsi="宋体" w:cs="宋体"/>
          <w:kern w:val="0"/>
          <w:sz w:val="24"/>
          <w:szCs w:val="24"/>
        </w:rPr>
        <w:br/>
        <w:t>配置类：com.alibaba.dubbo.config.ServiceConfig</w:t>
      </w:r>
    </w:p>
    <w:tbl>
      <w:tblPr>
        <w:tblW w:w="0" w:type="auto"/>
        <w:tblCellSpacing w:w="15" w:type="dxa"/>
        <w:tblCellMar>
          <w:top w:w="15" w:type="dxa"/>
          <w:left w:w="15" w:type="dxa"/>
          <w:bottom w:w="15" w:type="dxa"/>
          <w:right w:w="15" w:type="dxa"/>
        </w:tblCellMar>
        <w:tblLook w:val="04A0"/>
      </w:tblPr>
      <w:tblGrid>
        <w:gridCol w:w="1875"/>
        <w:gridCol w:w="1380"/>
        <w:gridCol w:w="2100"/>
        <w:gridCol w:w="1740"/>
        <w:gridCol w:w="316"/>
        <w:gridCol w:w="1180"/>
        <w:gridCol w:w="316"/>
        <w:gridCol w:w="5765"/>
        <w:gridCol w:w="816"/>
      </w:tblGrid>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标签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属性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对应URL参数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类型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是否必填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缺省值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作用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描述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兼容性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interface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class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必填</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服务发现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服务接口名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ref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object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必填</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服务发现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服务对象实现引用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version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version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0.0.0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服务发现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服务版本，建议使用两位数字版本，如：1.0，通常在接口不兼容时版本号才需要升级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group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group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服务发现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服务分组，当一个接口有多个实现，可以用分组区分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1.0.7以上版本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path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&lt;path&gt;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缺省为接口名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服务发现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服务路径 (注意：1.0不支持自定义路径，总是使用接口名，如果有1.0调2.0，配置服务路径可能不兼容)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1.0.12以上版本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delay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delay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延迟注册服务时间(毫秒) ，设为-1时，表示延迟到Spring容器初始化完成时暴露服务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1.0.14以上版本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timeout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timeout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1000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远程服务调用超时时间(毫秒)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retries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retries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远程服务调用重试次数，不包括第一次调用，不需要重试请设为0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connections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connections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对每个提供者的最大连接数，rmi、http、hessian等短连接协议表示限制连接数，dubbo等长连接协表示建立的长连接个数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loadbalance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loadbalance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random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负载均衡策略，可选值：random,roundrobin,leastactive，分别表示：随机，轮循，最少活跃调用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async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async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false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是否缺省异步执行，不可靠异步，只是忽略返回值，不阻塞执行线程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stub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stub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class/boolean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false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设为true，表示使用缺省代理类名，即：接口名 + Local后缀，服务接口客户端本地代理类名，用于在客户端执行本地逻辑，如本地缓存等，该本地代理类的构造函数必须允许传入远程代理对象，构造函数 如：public XxxServiceLocal(XxxService xxxService)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mock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mock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class/boolean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false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服务治</w:t>
            </w:r>
            <w:r w:rsidRPr="00B03E20">
              <w:rPr>
                <w:rFonts w:ascii="宋体" w:eastAsia="宋体" w:hAnsi="宋体" w:cs="宋体"/>
                <w:kern w:val="0"/>
                <w:sz w:val="24"/>
                <w:szCs w:val="24"/>
              </w:rPr>
              <w:lastRenderedPageBreak/>
              <w:t xml:space="preserve">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设为true，表示使用缺省Mock类名，即：接口名 + Mock后缀，服务接口调用失败Mock实现类，该Mock类必须有一个无参构造函数，与Local的区别在于，Local总</w:t>
            </w:r>
            <w:r w:rsidRPr="00B03E20">
              <w:rPr>
                <w:rFonts w:ascii="宋体" w:eastAsia="宋体" w:hAnsi="宋体" w:cs="宋体"/>
                <w:kern w:val="0"/>
                <w:sz w:val="24"/>
                <w:szCs w:val="24"/>
              </w:rPr>
              <w:lastRenderedPageBreak/>
              <w:t xml:space="preserve">是被执行，而Mock只在出 现非业务异常(比如超时，网络异常等)时执行，Local在远程调用之前执行，Mock在远程调用后执行。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token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token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false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令牌验证，为空表示不开启，如果为true，表示随机生成动态令牌，否则使用静态令牌，令牌的作用是防止消费者绕过注册中心直接访问，保证注册中心的授权功能有效，如果使用点对点调用，需关闭令牌功能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registry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缺省向所有registry注册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配置关联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向指定注册中心注册，在多个注册中心时使用，值为&lt;dubbo:registry&gt;的id属性，多个注册中心ID用逗号分隔，如果不想将该服务注册到任何registry，可将值设为N/A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provider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缺使用第一个provider配置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配置关联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指定provider，值为&lt;dubbo:provider&gt;的id属性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deprecated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deprecated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false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服务是否过时，如果设为true，消费方引用时将打印服务过时警告error日志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dynamic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dynamic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true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服务是否动态注册，如果设为false，注册后将显示后disable状态，需人工启用，并且服务提供者停止时，也不会自动取消册，需人工禁用。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accesslog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accesslog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false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设为true，将向logger中输出访问日志，也可填写访问日志文件路径，直接把访问日志输出到指定文件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owner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owner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服务负责人，用于服务治理，请填写负责人公司邮箱前缀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document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document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服务文档URL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weight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weight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服务权重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executes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executes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服务提供者每服务每方法最大可并行执行请求数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actives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actives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每服务消费者每服务每方法最大并发调用数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proxy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proxy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javassist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生成动态代理方式，可选：jdk/javassist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cluster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cluster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failover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集群方式，可选：failover/failfast/failsafe/failback/forking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filter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service.filter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default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服务提供方远程调用过程拦截器名称，多个名称用逗号分隔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listener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exporter.listener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default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服务提供方导出服务监听器名称，多个名称用逗号分隔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protocol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配置关联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使用指定的协议暴露服务，在多协议时使用，值为&lt;dubbo:protocol&gt;的id属性，多个协议ID用逗号分隔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layer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layer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服务提供者所在的分层。如：biz、dao、intl:web、china:acton。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2.0.7以上版本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register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register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true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该协议的服务是否注册到注册中心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2.0.8以上版本 </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08" w:name="UserGuide-zh-&lt;dubbo:reference/&gt;"/>
      <w:bookmarkEnd w:id="108"/>
      <w:r w:rsidRPr="00B03E20">
        <w:rPr>
          <w:rFonts w:ascii="宋体" w:eastAsia="宋体" w:hAnsi="宋体" w:cs="宋体"/>
          <w:b/>
          <w:bCs/>
          <w:kern w:val="0"/>
          <w:sz w:val="27"/>
          <w:szCs w:val="27"/>
        </w:rPr>
        <w:t>&lt;dubbo:reference/&gt;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52" w:tooltip="Reference Confi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53" w:anchor="UserGuide-zh-%253Cdubbo%253Areference%252F%253E"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服务消费者引用服务配置：</w:t>
      </w:r>
      <w:r w:rsidRPr="00B03E20">
        <w:rPr>
          <w:rFonts w:ascii="宋体" w:eastAsia="宋体" w:hAnsi="宋体" w:cs="宋体"/>
          <w:kern w:val="0"/>
          <w:sz w:val="24"/>
          <w:szCs w:val="24"/>
        </w:rPr>
        <w:br/>
        <w:t>配置类：com.alibaba.dubbo.config.ReferenceConfig</w:t>
      </w:r>
    </w:p>
    <w:tbl>
      <w:tblPr>
        <w:tblW w:w="0" w:type="auto"/>
        <w:tblCellSpacing w:w="15" w:type="dxa"/>
        <w:tblCellMar>
          <w:top w:w="15" w:type="dxa"/>
          <w:left w:w="15" w:type="dxa"/>
          <w:bottom w:w="15" w:type="dxa"/>
          <w:right w:w="15" w:type="dxa"/>
        </w:tblCellMar>
        <w:tblLook w:val="04A0"/>
      </w:tblPr>
      <w:tblGrid>
        <w:gridCol w:w="1996"/>
        <w:gridCol w:w="1303"/>
        <w:gridCol w:w="1868"/>
        <w:gridCol w:w="1642"/>
        <w:gridCol w:w="287"/>
        <w:gridCol w:w="1868"/>
        <w:gridCol w:w="287"/>
        <w:gridCol w:w="4919"/>
        <w:gridCol w:w="1318"/>
      </w:tblGrid>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标签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属性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对应URL参数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类型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是否必填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缺省值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作用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描述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兼容性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必填</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配置关联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服务引用BeanId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&lt;dubbo:reference</w:t>
            </w:r>
            <w:r w:rsidRPr="00B03E20">
              <w:rPr>
                <w:rFonts w:ascii="宋体" w:eastAsia="宋体" w:hAnsi="宋体" w:cs="宋体"/>
                <w:kern w:val="0"/>
                <w:sz w:val="24"/>
                <w:szCs w:val="24"/>
              </w:rPr>
              <w:lastRenderedPageBreak/>
              <w:t xml:space="preserv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interface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class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必</w:t>
            </w:r>
            <w:r w:rsidRPr="00B03E20">
              <w:rPr>
                <w:rFonts w:ascii="宋体" w:eastAsia="宋体" w:hAnsi="宋体" w:cs="宋体"/>
                <w:b/>
                <w:bCs/>
                <w:kern w:val="0"/>
                <w:sz w:val="24"/>
                <w:szCs w:val="24"/>
              </w:rPr>
              <w:lastRenderedPageBreak/>
              <w:t>填</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服</w:t>
            </w:r>
            <w:r w:rsidRPr="00B03E20">
              <w:rPr>
                <w:rFonts w:ascii="宋体" w:eastAsia="宋体" w:hAnsi="宋体" w:cs="宋体"/>
                <w:kern w:val="0"/>
                <w:sz w:val="24"/>
                <w:szCs w:val="24"/>
              </w:rPr>
              <w:lastRenderedPageBreak/>
              <w:t xml:space="preserve">务发现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服务接口名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1.0.0以上</w:t>
            </w:r>
            <w:r w:rsidRPr="00B03E20">
              <w:rPr>
                <w:rFonts w:ascii="宋体" w:eastAsia="宋体" w:hAnsi="宋体" w:cs="宋体"/>
                <w:kern w:val="0"/>
                <w:sz w:val="24"/>
                <w:szCs w:val="24"/>
              </w:rPr>
              <w:lastRenderedPageBreak/>
              <w:t xml:space="preserve">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version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version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服务发现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服务版本，与服务提供者的版本一致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group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group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服务发现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服务分组，当一个接口有多个实现，可以用分组区分，必需和服务提供方一致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1.0.7以上版本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timeout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timeout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long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缺省使用&lt;dubbo:consumer&gt;的timeout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服务方法调用超时时间(毫秒)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retries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retries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缺省使用&lt;dubbo:consumer&gt;的retries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远程服务调用重试次数，不包括第一次调用，不需要重试请设为0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connections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connections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缺省使用&lt;dubbo:consumer&gt;的connections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对每个提供者的最大连接数，rmi、http、hessian等短连接协议表示限制连接数，dubbo等长连接协表示建立的长连接个数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loadbalance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loadbalance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缺省使用&lt;dubbo:consumer&gt;的loadbalance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性能调</w:t>
            </w:r>
            <w:r w:rsidRPr="00B03E20">
              <w:rPr>
                <w:rFonts w:ascii="宋体" w:eastAsia="宋体" w:hAnsi="宋体" w:cs="宋体"/>
                <w:kern w:val="0"/>
                <w:sz w:val="24"/>
                <w:szCs w:val="24"/>
              </w:rPr>
              <w:lastRenderedPageBreak/>
              <w:t xml:space="preserve">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负载均衡策略，可选值：random,roundrobin,leastactive，分别表示：随机，轮循，最少活跃调用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async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async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缺省使用&lt;dubbo:consumer&gt;的async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是否异步执行，不可靠异步，只是忽略返回值，不阻塞执行线程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generic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generic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缺省使用&lt;dubbo:consumer&gt;的generic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是否缺省泛化接口，如果为泛化接口，将返回GenericService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check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check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缺省使用&lt;dubbo:consumer&gt;的check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启动时检查提供者是否存在，true报错，false忽略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url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&lt;url&gt;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点对点直连服务提供者地址，</w:t>
            </w:r>
            <w:r w:rsidRPr="00B03E20">
              <w:rPr>
                <w:rFonts w:ascii="宋体" w:eastAsia="宋体" w:hAnsi="宋体" w:cs="宋体"/>
                <w:color w:val="FF0000"/>
                <w:kern w:val="0"/>
                <w:sz w:val="24"/>
                <w:szCs w:val="24"/>
              </w:rPr>
              <w:t>将绕过注册中心</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1.0.6以上版本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stub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stub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class/boolean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服务接口客户端本地代理类名，用于在客户端执行本地逻辑，如本地缓存等，该本地代理类的构造函数必须允许传入远程代理对象，构造函数如：public XxxServiceLocal(XxxService xxxService)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mock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mock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class/boolean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接口调用失败Mock实现类名，该Mock类必须有一个无参构造函数，与Local的区别在于，Local总是被执行，而Mock只在出现非业务异常(比如超时，网络异常等)时执行，Local在远程调用之前执行，Mock在远程调用后执行。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Dubbo1.0.13及其以上版本支持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cache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cache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以调用参数为key，缓存返回结果，可选：lru, threadlocal, jcache等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Dubbo2.1.0及其以上版本支持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validation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validation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是否启用JSR303标准注解验证，如果启用，将对方法参数上的注解进行校验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Dubbo2.1.0及其以上版本支持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proxy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proxy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javassist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选择动态代理实现策略，可选：javassist, jdk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2.0.2以上版本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client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client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客户端传输类型设置，如Dubbo协议的netty或mina。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Dubbo2.0.0以上版本支持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registry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缺省将从所有注册中心获服务列表后合并结果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配置关联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从指定注册中心注册获取服务列表，在多个注册中心时使用，值为&lt;dubbo:registry&gt;的id属性，多个注册中心ID用逗号分隔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owner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owner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调用服务负责人，用于服务治理，请填写负责人公司邮箱前缀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actives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actives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可选</w:t>
            </w:r>
            <w:r w:rsidRPr="00B03E20">
              <w:rPr>
                <w:rFonts w:ascii="宋体" w:eastAsia="宋体" w:hAnsi="宋体" w:cs="宋体"/>
                <w:kern w:val="0"/>
                <w:sz w:val="24"/>
                <w:szCs w:val="24"/>
              </w:rPr>
              <w:lastRenderedPageBreak/>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性能</w:t>
            </w:r>
            <w:r w:rsidRPr="00B03E20">
              <w:rPr>
                <w:rFonts w:ascii="宋体" w:eastAsia="宋体" w:hAnsi="宋体" w:cs="宋体"/>
                <w:kern w:val="0"/>
                <w:sz w:val="24"/>
                <w:szCs w:val="24"/>
              </w:rPr>
              <w:lastRenderedPageBreak/>
              <w:t xml:space="preserve">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每服务消费者每服务每方法最大并发调用数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cluster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cluster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failover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集群方式，可选：failover/failfast/failsafe/failback/forking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filter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reference.filter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default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服务消费方远程调用过程拦截器名称，多个名称用逗号分隔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listener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invoker.listener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default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服务消费方引用服务监听器名称，多个名称用逗号分隔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layer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layer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服务调用者所在的分层。如：biz、dao、intl:web、china:acton。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2.0.7以上版本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init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init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false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是否在afterPropertiesSet()时饥饿初始化引用，否则等到有人注入或引用该实例时再初始化。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2.0.10以上版本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&lt;dubbo:reference&gt;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protocol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protocol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服力治理</w:t>
            </w:r>
            <w:r w:rsidRPr="00B03E20">
              <w:rPr>
                <w:rFonts w:ascii="宋体" w:eastAsia="宋体" w:hAnsi="宋体" w:cs="宋体"/>
                <w:kern w:val="0"/>
                <w:sz w:val="24"/>
                <w:szCs w:val="24"/>
              </w:rPr>
              <w:lastRenderedPageBreak/>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只调用指定协议的服务提供方，其它协议忽略。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2.2.0以上版本 </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09" w:name="UserGuide-zh-&lt;dubbo:protocol/&gt;"/>
      <w:bookmarkEnd w:id="109"/>
      <w:r w:rsidRPr="00B03E20">
        <w:rPr>
          <w:rFonts w:ascii="宋体" w:eastAsia="宋体" w:hAnsi="宋体" w:cs="宋体"/>
          <w:b/>
          <w:bCs/>
          <w:kern w:val="0"/>
          <w:sz w:val="27"/>
          <w:szCs w:val="27"/>
        </w:rPr>
        <w:lastRenderedPageBreak/>
        <w:t>&lt;dubbo:protocol/&gt;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54" w:tooltip="Protocol Confi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55" w:anchor="UserGuide-zh-%253Cdubbo%253Aprotocol%252F%253E"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服务提供者协议配置：</w:t>
      </w:r>
      <w:r w:rsidRPr="00B03E20">
        <w:rPr>
          <w:rFonts w:ascii="宋体" w:eastAsia="宋体" w:hAnsi="宋体" w:cs="宋体"/>
          <w:kern w:val="0"/>
          <w:sz w:val="24"/>
          <w:szCs w:val="24"/>
        </w:rPr>
        <w:br/>
        <w:t>配置类：com.alibaba.dubbo.config.ProtocolConfig</w:t>
      </w:r>
      <w:r w:rsidRPr="00B03E20">
        <w:rPr>
          <w:rFonts w:ascii="宋体" w:eastAsia="宋体" w:hAnsi="宋体" w:cs="宋体"/>
          <w:kern w:val="0"/>
          <w:sz w:val="24"/>
          <w:szCs w:val="24"/>
        </w:rPr>
        <w:br/>
        <w:t>说明：如果需要支持多协议，可以声明多个&lt;dubbo:protocol&gt;标签，并在&lt;dubbo:service&gt;中通过protocol属性指定使用的协议。</w:t>
      </w:r>
    </w:p>
    <w:tbl>
      <w:tblPr>
        <w:tblW w:w="0" w:type="auto"/>
        <w:tblCellSpacing w:w="15" w:type="dxa"/>
        <w:tblCellMar>
          <w:top w:w="15" w:type="dxa"/>
          <w:left w:w="15" w:type="dxa"/>
          <w:bottom w:w="15" w:type="dxa"/>
          <w:right w:w="15" w:type="dxa"/>
        </w:tblCellMar>
        <w:tblLook w:val="04A0"/>
      </w:tblPr>
      <w:tblGrid>
        <w:gridCol w:w="1995"/>
        <w:gridCol w:w="1620"/>
        <w:gridCol w:w="1620"/>
        <w:gridCol w:w="1740"/>
        <w:gridCol w:w="331"/>
        <w:gridCol w:w="2213"/>
        <w:gridCol w:w="331"/>
        <w:gridCol w:w="4800"/>
        <w:gridCol w:w="838"/>
      </w:tblGrid>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标签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属性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对应URL参数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类型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是否必填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缺省值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作用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描述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兼容性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配置关联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协议BeanId，可以在&lt;dubbo:service protocol=""&gt;中引用此ID，如果ID不填，缺省和name属性值一样，重复则在name后加序号。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name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必填</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协议名称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port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&lt;port&gt;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dubbo协议缺省端口为20880，rmi协议缺省端口为1099，http和hessian协议缺省端口为80 </w:t>
            </w:r>
            <w:r w:rsidRPr="00B03E20">
              <w:rPr>
                <w:rFonts w:ascii="宋体" w:eastAsia="宋体" w:hAnsi="宋体" w:cs="宋体"/>
                <w:kern w:val="0"/>
                <w:sz w:val="24"/>
                <w:szCs w:val="24"/>
              </w:rPr>
              <w:br/>
              <w:t>如果配置为</w:t>
            </w:r>
            <w:r w:rsidRPr="00B03E20">
              <w:rPr>
                <w:rFonts w:ascii="宋体" w:eastAsia="宋体" w:hAnsi="宋体" w:cs="宋体"/>
                <w:b/>
                <w:bCs/>
                <w:kern w:val="0"/>
                <w:sz w:val="24"/>
                <w:szCs w:val="24"/>
              </w:rPr>
              <w:t>-1</w:t>
            </w:r>
            <w:r w:rsidRPr="00B03E20">
              <w:rPr>
                <w:rFonts w:ascii="宋体" w:eastAsia="宋体" w:hAnsi="宋体" w:cs="宋体"/>
                <w:kern w:val="0"/>
                <w:sz w:val="24"/>
                <w:szCs w:val="24"/>
              </w:rPr>
              <w:t xml:space="preserve"> 或者 </w:t>
            </w:r>
            <w:r w:rsidRPr="00B03E20">
              <w:rPr>
                <w:rFonts w:ascii="宋体" w:eastAsia="宋体" w:hAnsi="宋体" w:cs="宋体"/>
                <w:b/>
                <w:bCs/>
                <w:kern w:val="0"/>
                <w:sz w:val="24"/>
                <w:szCs w:val="24"/>
              </w:rPr>
              <w:t>没有</w:t>
            </w:r>
            <w:r w:rsidRPr="00B03E20">
              <w:rPr>
                <w:rFonts w:ascii="宋体" w:eastAsia="宋体" w:hAnsi="宋体" w:cs="宋体"/>
                <w:kern w:val="0"/>
                <w:sz w:val="24"/>
                <w:szCs w:val="24"/>
              </w:rPr>
              <w:t xml:space="preserve">配置port，则会分配一个没有被占用的端口。Dubbo </w:t>
            </w:r>
            <w:r w:rsidRPr="00B03E20">
              <w:rPr>
                <w:rFonts w:ascii="宋体" w:eastAsia="宋体" w:hAnsi="宋体" w:cs="宋体"/>
                <w:color w:val="A52A2A"/>
                <w:kern w:val="0"/>
                <w:sz w:val="24"/>
                <w:szCs w:val="24"/>
              </w:rPr>
              <w:lastRenderedPageBreak/>
              <w:t>2.4.0+</w:t>
            </w:r>
            <w:r w:rsidRPr="00B03E20">
              <w:rPr>
                <w:rFonts w:ascii="宋体" w:eastAsia="宋体" w:hAnsi="宋体" w:cs="宋体"/>
                <w:kern w:val="0"/>
                <w:sz w:val="24"/>
                <w:szCs w:val="24"/>
              </w:rPr>
              <w:t xml:space="preserve">，分配的端口在协议缺省端口的基础上增长，确保端口段可控。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服务发现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服务端口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host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&lt;host&gt;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自动查找本机IP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服务发现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-服务主机名，多网卡选择或指定VIP及域名时使用，为空则自动查找本机IP，-</w:t>
            </w:r>
            <w:r w:rsidRPr="00B03E20">
              <w:rPr>
                <w:rFonts w:ascii="宋体" w:eastAsia="宋体" w:hAnsi="宋体" w:cs="宋体"/>
                <w:color w:val="FF0000"/>
                <w:kern w:val="0"/>
                <w:sz w:val="24"/>
                <w:szCs w:val="24"/>
              </w:rPr>
              <w:t>建议不要配置，让Dubbo自动获取本机IP</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threadpool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threadpool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fixed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线程池类型，可选：fixed/cached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threads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threads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服务线程池大小(固定大小)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iothreads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threads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cpu个数+1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io线程池大小(固定大小)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accepts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accepts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服务提供方最大可接受连接数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payload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payload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88388608(=8M)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请求及响应数据包大小限制，单位：字节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codec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codec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协议编码方式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serialization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serialization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dubbo协议缺省为hessian2，rmi协议缺省为java，http协议缺省为json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协议序列化方式，当协议支持多种序列化方式时使用，比如：dubbo协议的dubbo,hessian2,java,compactedjava，以及http协议的json等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accesslog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accesslog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设为true，将向logger中输出访问日志，也可填写访问日志文件路径，直接把访问日志输出到指定文件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path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&lt;path&gt;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服务发现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提供者上下文路径，为服务path的前缀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transporter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transporter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dubbo协议缺省为netty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协议的服务端和客户端实现类型，比如：dubbo协议的mina,netty等，可以分拆为server和client配置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server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server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dubbo协议缺省为netty，http协议缺省为servlet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协议的服务器端实现类型，比如：dubbo协议的mina,netty等，http协议的jetty,servlet等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client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client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dubbo协议缺省为netty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协议的客户端实现类型，比如：dubbo协议的mina,netty等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dispatcher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dispatcher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dubbo协议缺省为all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协议的消息派发方式，用于指定线程模型，比如：dubbo协议的all, direct, message, execution, connection等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2.1.0以上版本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queues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queues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线程池队列大小，当线程池满时，排队等待执行的队列大小，建议不要设置，当线程程池时应立即失败，重试其它服务提供机器，而不是排队，除非有特殊需求。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charset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charset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UTF-8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序列化编码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buffer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buffer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8192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网络读写缓冲区大小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heartbeat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heartbeat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心跳间隔，对于长连接，当物理层断开时，比如拔网线，TCP的FIN消息来不及发送，对方收不到断开事件，此时需要心跳来帮助检查连接是否已断开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2.0.10以上版本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telnet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telnet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所支持的telnet命令，多个命令用逗号分隔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register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register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true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该协议的服务是否注册到注册中心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2.0.8以上版本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contextpath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contextpath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缺省为空串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2.0.6以上版本 </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10" w:name="UserGuide-zh-&lt;dubbo:registry/&gt;"/>
      <w:bookmarkEnd w:id="110"/>
      <w:r w:rsidRPr="00B03E20">
        <w:rPr>
          <w:rFonts w:ascii="宋体" w:eastAsia="宋体" w:hAnsi="宋体" w:cs="宋体"/>
          <w:b/>
          <w:bCs/>
          <w:kern w:val="0"/>
          <w:sz w:val="27"/>
          <w:szCs w:val="27"/>
        </w:rPr>
        <w:t>&lt;dubbo:registry/&gt;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56" w:tooltip="Registry Confi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57" w:anchor="UserGuide-zh-%253Cdubbo%253Aregistry%252F%253E"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注册中心配置：</w:t>
      </w:r>
      <w:r w:rsidRPr="00B03E20">
        <w:rPr>
          <w:rFonts w:ascii="宋体" w:eastAsia="宋体" w:hAnsi="宋体" w:cs="宋体"/>
          <w:kern w:val="0"/>
          <w:sz w:val="24"/>
          <w:szCs w:val="24"/>
        </w:rPr>
        <w:br/>
        <w:t>配置类：com.alibaba.dubbo.config.RegistryConfig</w:t>
      </w:r>
      <w:r w:rsidRPr="00B03E20">
        <w:rPr>
          <w:rFonts w:ascii="宋体" w:eastAsia="宋体" w:hAnsi="宋体" w:cs="宋体"/>
          <w:kern w:val="0"/>
          <w:sz w:val="24"/>
          <w:szCs w:val="24"/>
        </w:rPr>
        <w:br/>
      </w:r>
      <w:r w:rsidRPr="00B03E20">
        <w:rPr>
          <w:rFonts w:ascii="宋体" w:eastAsia="宋体" w:hAnsi="宋体" w:cs="宋体"/>
          <w:kern w:val="0"/>
          <w:sz w:val="24"/>
          <w:szCs w:val="24"/>
        </w:rPr>
        <w:lastRenderedPageBreak/>
        <w:t>说明：如果有多个不同的注册中心，可以声明多个&lt;dubbo:registry&gt;标签，并在&lt;dubbo:service&gt;或&lt;dubbo:reference&gt;的registry属性指定使用的注册中心。</w:t>
      </w:r>
    </w:p>
    <w:tbl>
      <w:tblPr>
        <w:tblW w:w="0" w:type="auto"/>
        <w:tblCellSpacing w:w="15" w:type="dxa"/>
        <w:tblCellMar>
          <w:top w:w="15" w:type="dxa"/>
          <w:left w:w="15" w:type="dxa"/>
          <w:bottom w:w="15" w:type="dxa"/>
          <w:right w:w="15" w:type="dxa"/>
        </w:tblCellMar>
        <w:tblLook w:val="04A0"/>
      </w:tblPr>
      <w:tblGrid>
        <w:gridCol w:w="1995"/>
        <w:gridCol w:w="1140"/>
        <w:gridCol w:w="2460"/>
        <w:gridCol w:w="900"/>
        <w:gridCol w:w="488"/>
        <w:gridCol w:w="692"/>
        <w:gridCol w:w="487"/>
        <w:gridCol w:w="6268"/>
        <w:gridCol w:w="1058"/>
      </w:tblGrid>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标签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属性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对应URL参数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类型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是否必填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缺省值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作用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描述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兼容性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&lt;dubbo:registry&gt;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配置关联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注册中心引用BeanId，可以在&lt;dubbo:service registry=""&gt;或&lt;dubbo:reference registry=""&gt;中引用此ID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1.0.16以上版本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&lt;dubbo:registry&gt;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address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&lt;host:port&gt;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必填</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服务发现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注册中心服务器地址，如果地址没有端口缺省为9090，同一集群内的多个地址用逗号分隔，如：ip:port,ip:port，不同集群的注册中心，请配置多个&lt;dubbo:registry&gt;标签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1.0.16以上版本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&lt;dubbo:registry&gt;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protocol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服务发现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注同中心地址协议，支持dubbo, http, local三种协议，分别表示，dubbo地址，http地址，本地注册中心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&lt;dubbo:registry&gt;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port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&lt;port&gt;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9090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服务发现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注册中心缺省端口，当address没有带端口时使用此端口做为缺省值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&lt;dubbo:registry&gt;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username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&lt;username&gt;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登录注册中心用户名，如果注册中心不需要验证可不填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&lt;dubbo:registry&gt;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password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&lt;password&gt;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登录注册中心密码，如果注册中心不需要验证可不填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&lt;dubbo:registry&gt;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transport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registry.transporter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可</w:t>
            </w:r>
            <w:r w:rsidRPr="00B03E20">
              <w:rPr>
                <w:rFonts w:ascii="宋体" w:eastAsia="宋体" w:hAnsi="宋体" w:cs="宋体"/>
                <w:kern w:val="0"/>
                <w:sz w:val="24"/>
                <w:szCs w:val="24"/>
              </w:rPr>
              <w:lastRenderedPageBreak/>
              <w:t xml:space="preserve">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netty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性</w:t>
            </w:r>
            <w:r w:rsidRPr="00B03E20">
              <w:rPr>
                <w:rFonts w:ascii="宋体" w:eastAsia="宋体" w:hAnsi="宋体" w:cs="宋体"/>
                <w:kern w:val="0"/>
                <w:sz w:val="24"/>
                <w:szCs w:val="24"/>
              </w:rPr>
              <w:lastRenderedPageBreak/>
              <w:t xml:space="preserve">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网络传输方式，可选mina,netty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2.0.0以</w:t>
            </w:r>
            <w:r w:rsidRPr="00B03E20">
              <w:rPr>
                <w:rFonts w:ascii="宋体" w:eastAsia="宋体" w:hAnsi="宋体" w:cs="宋体"/>
                <w:kern w:val="0"/>
                <w:sz w:val="24"/>
                <w:szCs w:val="24"/>
              </w:rPr>
              <w:lastRenderedPageBreak/>
              <w:t xml:space="preserve">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&lt;dubbo:registry&gt;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timeout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registry.timeout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5000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注册中心请求超时时间(毫秒)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&lt;dubbo:registry&gt;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session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registry.session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60000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注册中心会话超时时间(毫秒)，用于检测提供者非正常断线后的脏数据，比如用心跳检测的实现，此时间就是心跳间隔，不同注册中心实现不一样。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2.1.0以上版本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&lt;dubbo:registry&gt;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file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registry.file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使用文件缓存注册中心地址列表及服务提供者列表，应用重启时将基于此文件恢复，</w:t>
            </w:r>
            <w:r w:rsidRPr="00B03E20">
              <w:rPr>
                <w:rFonts w:ascii="宋体" w:eastAsia="宋体" w:hAnsi="宋体" w:cs="宋体"/>
                <w:color w:val="FF0000"/>
                <w:kern w:val="0"/>
                <w:sz w:val="24"/>
                <w:szCs w:val="24"/>
              </w:rPr>
              <w:t>注意：两个注册中心不能使用同一文件存储</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&lt;dubbo:registry&gt;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wait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registry.wait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停止时等待通知完成时间(毫秒)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&lt;dubbo:registry&gt;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check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check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true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注册中心不存在时，是否报错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&lt;dubbo:registry&gt;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register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register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true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是否向此注册中心注册服务，如果设为false，将只订阅，不注册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&lt;dubbo:registry&gt;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subscribe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subscribe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true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是否向此注册中心订阅服务，如果设为false，将只注册，不订阅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&lt;dubbo:registry&gt;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dynamic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dynamic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true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服务是否动态注册，如果设为false，注册后将显示后disable状态，需人工启用，并且服务提供者停止时，也不会自动取消册，需人工禁用。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11" w:name="UserGuide-zh-&lt;dubbo:monitor/&gt;"/>
      <w:bookmarkEnd w:id="111"/>
      <w:r w:rsidRPr="00B03E20">
        <w:rPr>
          <w:rFonts w:ascii="宋体" w:eastAsia="宋体" w:hAnsi="宋体" w:cs="宋体"/>
          <w:b/>
          <w:bCs/>
          <w:kern w:val="0"/>
          <w:sz w:val="27"/>
          <w:szCs w:val="27"/>
        </w:rPr>
        <w:t>&lt;dubbo:monitor/&gt;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58" w:tooltip="Monitor Confi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59" w:anchor="UserGuide-zh-%253Cdubbo%253Amonitor%252F%253E"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监控中心配置：</w:t>
      </w:r>
      <w:r w:rsidRPr="00B03E20">
        <w:rPr>
          <w:rFonts w:ascii="宋体" w:eastAsia="宋体" w:hAnsi="宋体" w:cs="宋体"/>
          <w:kern w:val="0"/>
          <w:sz w:val="24"/>
          <w:szCs w:val="24"/>
        </w:rPr>
        <w:br/>
        <w:t>配置类：com.alibaba.dubbo.config.MonitorConfig</w:t>
      </w:r>
    </w:p>
    <w:tbl>
      <w:tblPr>
        <w:tblW w:w="0" w:type="auto"/>
        <w:tblCellSpacing w:w="15" w:type="dxa"/>
        <w:tblCellMar>
          <w:top w:w="15" w:type="dxa"/>
          <w:left w:w="15" w:type="dxa"/>
          <w:bottom w:w="15" w:type="dxa"/>
          <w:right w:w="15" w:type="dxa"/>
        </w:tblCellMar>
        <w:tblLook w:val="04A0"/>
      </w:tblPr>
      <w:tblGrid>
        <w:gridCol w:w="1876"/>
        <w:gridCol w:w="1020"/>
        <w:gridCol w:w="1260"/>
        <w:gridCol w:w="780"/>
        <w:gridCol w:w="656"/>
        <w:gridCol w:w="720"/>
        <w:gridCol w:w="654"/>
        <w:gridCol w:w="7226"/>
        <w:gridCol w:w="1296"/>
      </w:tblGrid>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标签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属性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对应URL参数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类型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是否必填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缺省值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作用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描述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兼容性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&lt;dubbo:monitor&gt;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protocol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protocol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监控中心协议，如果为protocol="registry"，表示从注册中心发现监控中心地址，否则直连监控中心。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2.0.9以上版本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&lt;dubbo:monitor&gt;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address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&lt;url&gt;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N/A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直连监控中心服务器地址，address="10.20.130.230:12080"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1.0.16以上版本 </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12" w:name="UserGuide-zh-&lt;dubbo:application/&gt;"/>
      <w:bookmarkEnd w:id="112"/>
      <w:r w:rsidRPr="00B03E20">
        <w:rPr>
          <w:rFonts w:ascii="宋体" w:eastAsia="宋体" w:hAnsi="宋体" w:cs="宋体"/>
          <w:b/>
          <w:bCs/>
          <w:kern w:val="0"/>
          <w:sz w:val="27"/>
          <w:szCs w:val="27"/>
        </w:rPr>
        <w:t>&lt;dubbo:application/&gt;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60" w:tooltip="Application Confi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61" w:anchor="UserGuide-zh-%253Cdubbo%253Aapplication%252F%253E"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应用信息配置：</w:t>
      </w:r>
      <w:r w:rsidRPr="00B03E20">
        <w:rPr>
          <w:rFonts w:ascii="宋体" w:eastAsia="宋体" w:hAnsi="宋体" w:cs="宋体"/>
          <w:kern w:val="0"/>
          <w:sz w:val="24"/>
          <w:szCs w:val="24"/>
        </w:rPr>
        <w:br/>
        <w:t>配置类：com.alibaba.dubbo.config.ApplicationConfig</w:t>
      </w:r>
    </w:p>
    <w:tbl>
      <w:tblPr>
        <w:tblW w:w="0" w:type="auto"/>
        <w:tblCellSpacing w:w="15" w:type="dxa"/>
        <w:tblCellMar>
          <w:top w:w="15" w:type="dxa"/>
          <w:left w:w="15" w:type="dxa"/>
          <w:bottom w:w="15" w:type="dxa"/>
          <w:right w:w="15" w:type="dxa"/>
        </w:tblCellMar>
        <w:tblLook w:val="04A0"/>
      </w:tblPr>
      <w:tblGrid>
        <w:gridCol w:w="2355"/>
        <w:gridCol w:w="1500"/>
        <w:gridCol w:w="2340"/>
        <w:gridCol w:w="780"/>
        <w:gridCol w:w="339"/>
        <w:gridCol w:w="1140"/>
        <w:gridCol w:w="340"/>
        <w:gridCol w:w="5844"/>
        <w:gridCol w:w="850"/>
      </w:tblGrid>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标签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属性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对应URL参数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类型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是否必填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缺省值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作用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描述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兼容性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&lt;dubbo:application&gt;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name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application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必</w:t>
            </w:r>
            <w:r w:rsidRPr="00B03E20">
              <w:rPr>
                <w:rFonts w:ascii="宋体" w:eastAsia="宋体" w:hAnsi="宋体" w:cs="宋体"/>
                <w:b/>
                <w:bCs/>
                <w:kern w:val="0"/>
                <w:sz w:val="24"/>
                <w:szCs w:val="24"/>
              </w:rPr>
              <w:lastRenderedPageBreak/>
              <w:t>填</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服</w:t>
            </w:r>
            <w:r w:rsidRPr="00B03E20">
              <w:rPr>
                <w:rFonts w:ascii="宋体" w:eastAsia="宋体" w:hAnsi="宋体" w:cs="宋体"/>
                <w:kern w:val="0"/>
                <w:sz w:val="24"/>
                <w:szCs w:val="24"/>
              </w:rPr>
              <w:lastRenderedPageBreak/>
              <w:t xml:space="preserve">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当前应用名称，用于注册中心计算应用间依赖关系，</w:t>
            </w:r>
            <w:r w:rsidRPr="00B03E20">
              <w:rPr>
                <w:rFonts w:ascii="宋体" w:eastAsia="宋体" w:hAnsi="宋体" w:cs="宋体"/>
                <w:color w:val="FF0000"/>
                <w:kern w:val="0"/>
                <w:sz w:val="24"/>
                <w:szCs w:val="24"/>
              </w:rPr>
              <w:t>注</w:t>
            </w:r>
            <w:r w:rsidRPr="00B03E20">
              <w:rPr>
                <w:rFonts w:ascii="宋体" w:eastAsia="宋体" w:hAnsi="宋体" w:cs="宋体"/>
                <w:color w:val="FF0000"/>
                <w:kern w:val="0"/>
                <w:sz w:val="24"/>
                <w:szCs w:val="24"/>
              </w:rPr>
              <w:lastRenderedPageBreak/>
              <w:t>意：消费者和提供者应用名不要一样，此参数不是匹配条件</w:t>
            </w:r>
            <w:r w:rsidRPr="00B03E20">
              <w:rPr>
                <w:rFonts w:ascii="宋体" w:eastAsia="宋体" w:hAnsi="宋体" w:cs="宋体"/>
                <w:kern w:val="0"/>
                <w:sz w:val="24"/>
                <w:szCs w:val="24"/>
              </w:rPr>
              <w:t xml:space="preserve">， 你当前项目叫什么名字就填什么，和提供者消费者角色无关，比如：kylin应用调用了morgan应用的服务，则kylin项目配成 kylin，morgan项目配成morgan，可能kylin也提供其它服务给别人使用，但kylin项目永远配成kylin，这样注册中心将显示 kylin依赖于morgan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1.0.16</w:t>
            </w:r>
            <w:r w:rsidRPr="00B03E20">
              <w:rPr>
                <w:rFonts w:ascii="宋体" w:eastAsia="宋体" w:hAnsi="宋体" w:cs="宋体"/>
                <w:kern w:val="0"/>
                <w:sz w:val="24"/>
                <w:szCs w:val="24"/>
              </w:rPr>
              <w:lastRenderedPageBreak/>
              <w:t xml:space="preserve">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&lt;dubbo:application&gt;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version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application.version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当前应用的版本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2.2.0以上版本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&lt;dubbo:application&gt;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owner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owner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应用负责人，用于服务治理，请填写负责人公司邮箱前缀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&lt;dubbo:application&gt;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organization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organization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组织名称(BU或部门)，用于注册中心区分服务来源，</w:t>
            </w:r>
            <w:r w:rsidRPr="00B03E20">
              <w:rPr>
                <w:rFonts w:ascii="宋体" w:eastAsia="宋体" w:hAnsi="宋体" w:cs="宋体"/>
                <w:color w:val="009900"/>
                <w:kern w:val="0"/>
                <w:sz w:val="24"/>
                <w:szCs w:val="24"/>
              </w:rPr>
              <w:t>此配置项建议不要使用autoconfig，直接写死在配置中，比如china,intl,itu,crm,asc,dw,aliexpress等</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&lt;dubbo:application&gt;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architecture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architecture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用于服务分层对应的架构。如，intl、china。不同的架构使用不同的分层。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2.0.7以上版本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&lt;dubbo:application&gt;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environment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environment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应用环境，如：develop/test/product，不同环境使用不同的缺省值，以及作为只用于开发测试功能的限制条件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&lt;dubbo:application&gt;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compiler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compiler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javassist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性能优化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Java字节码编译器，用于动态类的生成，可选：jdk或javassist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2.1.0以上版本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&lt;dubbo:application&gt;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logger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logger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slf4j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性能优化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日志输出方式，可选：slf4j,jcl,log4j,jdk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2.2.0以上版本 </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13" w:name="UserGuide-zh-&lt;dubbo:module/&gt;"/>
      <w:bookmarkEnd w:id="113"/>
      <w:r w:rsidRPr="00B03E20">
        <w:rPr>
          <w:rFonts w:ascii="宋体" w:eastAsia="宋体" w:hAnsi="宋体" w:cs="宋体"/>
          <w:b/>
          <w:bCs/>
          <w:kern w:val="0"/>
          <w:sz w:val="27"/>
          <w:szCs w:val="27"/>
        </w:rPr>
        <w:t>&lt;dubbo:module/&gt;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62" w:tooltip="Module Confi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63" w:anchor="UserGuide-zh-%253Cdubbo%253Amodule%252F%253E"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模块信息配置：</w:t>
      </w:r>
      <w:r w:rsidRPr="00B03E20">
        <w:rPr>
          <w:rFonts w:ascii="宋体" w:eastAsia="宋体" w:hAnsi="宋体" w:cs="宋体"/>
          <w:kern w:val="0"/>
          <w:sz w:val="24"/>
          <w:szCs w:val="24"/>
        </w:rPr>
        <w:br/>
        <w:t>配置类：com.alibaba.dubbo.config.ModuleConfig</w:t>
      </w:r>
    </w:p>
    <w:tbl>
      <w:tblPr>
        <w:tblW w:w="0" w:type="auto"/>
        <w:tblCellSpacing w:w="15" w:type="dxa"/>
        <w:tblCellMar>
          <w:top w:w="15" w:type="dxa"/>
          <w:left w:w="15" w:type="dxa"/>
          <w:bottom w:w="15" w:type="dxa"/>
          <w:right w:w="15" w:type="dxa"/>
        </w:tblCellMar>
        <w:tblLook w:val="04A0"/>
      </w:tblPr>
      <w:tblGrid>
        <w:gridCol w:w="1756"/>
        <w:gridCol w:w="1500"/>
        <w:gridCol w:w="1740"/>
        <w:gridCol w:w="780"/>
        <w:gridCol w:w="477"/>
        <w:gridCol w:w="418"/>
        <w:gridCol w:w="476"/>
        <w:gridCol w:w="7418"/>
        <w:gridCol w:w="923"/>
      </w:tblGrid>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标签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属性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对应URL参数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类型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是否必填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缺省值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作用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描述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兼容性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&lt;dubbo:module&gt;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name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module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必填</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当前模块名称，用于注册中心计算模块间依赖关系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2.2.0以上版本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&lt;dubbo:module&gt;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version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module.version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当前模块的版本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2.2.0以上版本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&lt;dubbo:module&gt;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owner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owner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模块负责人，用于服务治理，请填写负责人公司邮箱前缀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2.2.0以上版本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&lt;dubbo:module&gt;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organization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organization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服务治</w:t>
            </w:r>
            <w:r w:rsidRPr="00B03E20">
              <w:rPr>
                <w:rFonts w:ascii="宋体" w:eastAsia="宋体" w:hAnsi="宋体" w:cs="宋体"/>
                <w:kern w:val="0"/>
                <w:sz w:val="24"/>
                <w:szCs w:val="24"/>
              </w:rPr>
              <w:lastRenderedPageBreak/>
              <w:t xml:space="preserve">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组织名称(BU或部门)，用于注册中心区分服务来源，</w:t>
            </w:r>
            <w:r w:rsidRPr="00B03E20">
              <w:rPr>
                <w:rFonts w:ascii="宋体" w:eastAsia="宋体" w:hAnsi="宋体" w:cs="宋体"/>
                <w:color w:val="009900"/>
                <w:kern w:val="0"/>
                <w:sz w:val="24"/>
                <w:szCs w:val="24"/>
              </w:rPr>
              <w:t>此配置项建议不要使用autoconfig，直接写死在配置中，比如china,intl,itu,crm,asc,dw,aliexpress等</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2.2.0以上版本 </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14" w:name="UserGuide-zh-&lt;dubbo:provider/&gt;"/>
      <w:bookmarkEnd w:id="114"/>
      <w:r w:rsidRPr="00B03E20">
        <w:rPr>
          <w:rFonts w:ascii="宋体" w:eastAsia="宋体" w:hAnsi="宋体" w:cs="宋体"/>
          <w:b/>
          <w:bCs/>
          <w:kern w:val="0"/>
          <w:sz w:val="27"/>
          <w:szCs w:val="27"/>
        </w:rPr>
        <w:lastRenderedPageBreak/>
        <w:t>&lt;dubbo:provider/&gt;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64" w:tooltip="Provider Confi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65" w:anchor="UserGuide-zh-%253Cdubbo%253Aprovider%252F%253E"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服务提供者缺省值配置：</w:t>
      </w:r>
      <w:r w:rsidRPr="00B03E20">
        <w:rPr>
          <w:rFonts w:ascii="宋体" w:eastAsia="宋体" w:hAnsi="宋体" w:cs="宋体"/>
          <w:kern w:val="0"/>
          <w:sz w:val="24"/>
          <w:szCs w:val="24"/>
        </w:rPr>
        <w:br/>
        <w:t>配置类：com.alibaba.dubbo.config.ProviderConfig</w:t>
      </w:r>
      <w:r w:rsidRPr="00B03E20">
        <w:rPr>
          <w:rFonts w:ascii="宋体" w:eastAsia="宋体" w:hAnsi="宋体" w:cs="宋体"/>
          <w:kern w:val="0"/>
          <w:sz w:val="24"/>
          <w:szCs w:val="24"/>
        </w:rPr>
        <w:br/>
        <w:t>说明：该标签为&lt;dubbo:service&gt;和&lt;dubbo:protocol&gt;标签的缺省值设置。</w:t>
      </w:r>
    </w:p>
    <w:tbl>
      <w:tblPr>
        <w:tblW w:w="0" w:type="auto"/>
        <w:tblCellSpacing w:w="15" w:type="dxa"/>
        <w:tblCellMar>
          <w:top w:w="15" w:type="dxa"/>
          <w:left w:w="15" w:type="dxa"/>
          <w:bottom w:w="15" w:type="dxa"/>
          <w:right w:w="15" w:type="dxa"/>
        </w:tblCellMar>
        <w:tblLook w:val="04A0"/>
      </w:tblPr>
      <w:tblGrid>
        <w:gridCol w:w="1940"/>
        <w:gridCol w:w="1575"/>
        <w:gridCol w:w="2274"/>
        <w:gridCol w:w="1691"/>
        <w:gridCol w:w="294"/>
        <w:gridCol w:w="1575"/>
        <w:gridCol w:w="294"/>
        <w:gridCol w:w="5071"/>
        <w:gridCol w:w="774"/>
      </w:tblGrid>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标签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属性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对应URL参数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类型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是否必填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缺省值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作用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描述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兼容性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配置关联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协议BeanId，可以在&lt;dubbo:service proivder=""&gt;中引用此ID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1.0.16以上版本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protocol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&lt;protocol&gt;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协议名称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1.0.16以上版本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host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&lt;host&gt;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自动查找本机IP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服务发现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服务主机名，多网卡选择或指定VIP及域名时使用，为空则自动查找本机IP，</w:t>
            </w:r>
            <w:r w:rsidRPr="00B03E20">
              <w:rPr>
                <w:rFonts w:ascii="宋体" w:eastAsia="宋体" w:hAnsi="宋体" w:cs="宋体"/>
                <w:color w:val="FF0000"/>
                <w:kern w:val="0"/>
                <w:sz w:val="24"/>
                <w:szCs w:val="24"/>
              </w:rPr>
              <w:t>建议不要配置，让Dubbo自动获取本机IP</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1.0.16以上版本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&lt;dubbo:provider</w:t>
            </w:r>
            <w:r w:rsidRPr="00B03E20">
              <w:rPr>
                <w:rFonts w:ascii="宋体" w:eastAsia="宋体" w:hAnsi="宋体" w:cs="宋体"/>
                <w:kern w:val="0"/>
                <w:sz w:val="24"/>
                <w:szCs w:val="24"/>
              </w:rPr>
              <w:lastRenderedPageBreak/>
              <w:t xml:space="preserv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threads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threads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可</w:t>
            </w:r>
            <w:r w:rsidRPr="00B03E20">
              <w:rPr>
                <w:rFonts w:ascii="宋体" w:eastAsia="宋体" w:hAnsi="宋体" w:cs="宋体"/>
                <w:kern w:val="0"/>
                <w:sz w:val="24"/>
                <w:szCs w:val="24"/>
              </w:rPr>
              <w:lastRenderedPageBreak/>
              <w:t xml:space="preserve">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100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性</w:t>
            </w:r>
            <w:r w:rsidRPr="00B03E20">
              <w:rPr>
                <w:rFonts w:ascii="宋体" w:eastAsia="宋体" w:hAnsi="宋体" w:cs="宋体"/>
                <w:kern w:val="0"/>
                <w:sz w:val="24"/>
                <w:szCs w:val="24"/>
              </w:rPr>
              <w:lastRenderedPageBreak/>
              <w:t xml:space="preserve">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服务线程池大小(固定大小)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1.0.1</w:t>
            </w:r>
            <w:r w:rsidRPr="00B03E20">
              <w:rPr>
                <w:rFonts w:ascii="宋体" w:eastAsia="宋体" w:hAnsi="宋体" w:cs="宋体"/>
                <w:kern w:val="0"/>
                <w:sz w:val="24"/>
                <w:szCs w:val="24"/>
              </w:rPr>
              <w:lastRenderedPageBreak/>
              <w:t xml:space="preserve">6以上版本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payload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payload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88388608(=8M)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请求及响应数据包大小限制，单位：字节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path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&lt;path&gt;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服务发现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提供者上下文路径，为服务path的前缀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server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server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dubbo协议缺省为netty，http协议缺省为servlet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协议的服务器端实现类型，比如：dubbo协议的mina,netty等，http协议的jetty,servlet等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client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client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dubbo协议缺省为netty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协议的客户端实现类型，比如：dubbo协议的mina,netty等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codec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codec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协议编码方式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serialization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serialization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dubbo协议缺省为hessian2，rmi</w:t>
            </w:r>
            <w:r w:rsidRPr="00B03E20">
              <w:rPr>
                <w:rFonts w:ascii="宋体" w:eastAsia="宋体" w:hAnsi="宋体" w:cs="宋体"/>
                <w:kern w:val="0"/>
                <w:sz w:val="24"/>
                <w:szCs w:val="24"/>
              </w:rPr>
              <w:lastRenderedPageBreak/>
              <w:t xml:space="preserve">协议缺省为java，http协议缺省为json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性能调</w:t>
            </w:r>
            <w:r w:rsidRPr="00B03E20">
              <w:rPr>
                <w:rFonts w:ascii="宋体" w:eastAsia="宋体" w:hAnsi="宋体" w:cs="宋体"/>
                <w:kern w:val="0"/>
                <w:sz w:val="24"/>
                <w:szCs w:val="24"/>
              </w:rPr>
              <w:lastRenderedPageBreak/>
              <w:t xml:space="preserve">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协议序列化方式，当协议支持多种序列化方式时使用，比如：dubbo协议的dubbo,hessian2,java,compactedjava，以及</w:t>
            </w:r>
            <w:r w:rsidRPr="00B03E20">
              <w:rPr>
                <w:rFonts w:ascii="宋体" w:eastAsia="宋体" w:hAnsi="宋体" w:cs="宋体"/>
                <w:kern w:val="0"/>
                <w:sz w:val="24"/>
                <w:szCs w:val="24"/>
              </w:rPr>
              <w:lastRenderedPageBreak/>
              <w:t xml:space="preserve">http协议的json,xml等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default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false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配置关联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是否为缺省协议，用于多协议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1.0.16以上版本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filter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service.filter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服务提供方远程调用过程拦截器名称，多个名称用逗号分隔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listener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exporter.listener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服务提供方导出服务监听器名称，多个名称用逗号分隔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threadpool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threadpool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fixed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线程池类型，可选：fixed/cached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accepts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accepts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服务提供者最大可接受连接数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version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version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0.0.0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服务发现</w:t>
            </w:r>
            <w:r w:rsidRPr="00B03E20">
              <w:rPr>
                <w:rFonts w:ascii="宋体" w:eastAsia="宋体" w:hAnsi="宋体" w:cs="宋体"/>
                <w:kern w:val="0"/>
                <w:sz w:val="24"/>
                <w:szCs w:val="24"/>
              </w:rPr>
              <w:lastRenderedPageBreak/>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服务版本，建议使用两位数字版本，如：1.0，通常在接口不兼容时版本号才需要升级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group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group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服务发现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服务分组，当一个接口有多个实现，可以用分组区分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delay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delay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延迟注册服务时间(毫秒)- ，设为-1时，表示延迟到Spring容器初始化完成时暴露服务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timeout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default.timeout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1000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远程服务调用超时时间(毫秒)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retries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default.retries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远程服务调用重试次数，不包括第一次调用，不需要重试请设为0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connections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default.connections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对每个提供者的最大连接数，rmi、http、hessian等短连接协议表示限制连接数，dubbo等长连接协表示建立的长连接个数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loadbalance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default.loadbalance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random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负载均衡策略，可选值：random,roundrobin,leastactive，分别表示：随机，轮循，最少活跃调用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&lt;dubbo:provider</w:t>
            </w:r>
            <w:r w:rsidRPr="00B03E20">
              <w:rPr>
                <w:rFonts w:ascii="宋体" w:eastAsia="宋体" w:hAnsi="宋体" w:cs="宋体"/>
                <w:kern w:val="0"/>
                <w:sz w:val="24"/>
                <w:szCs w:val="24"/>
              </w:rPr>
              <w:lastRenderedPageBreak/>
              <w:t xml:space="preserv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async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default.async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可</w:t>
            </w:r>
            <w:r w:rsidRPr="00B03E20">
              <w:rPr>
                <w:rFonts w:ascii="宋体" w:eastAsia="宋体" w:hAnsi="宋体" w:cs="宋体"/>
                <w:kern w:val="0"/>
                <w:sz w:val="24"/>
                <w:szCs w:val="24"/>
              </w:rPr>
              <w:lastRenderedPageBreak/>
              <w:t xml:space="preserve">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false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性</w:t>
            </w:r>
            <w:r w:rsidRPr="00B03E20">
              <w:rPr>
                <w:rFonts w:ascii="宋体" w:eastAsia="宋体" w:hAnsi="宋体" w:cs="宋体"/>
                <w:kern w:val="0"/>
                <w:sz w:val="24"/>
                <w:szCs w:val="24"/>
              </w:rPr>
              <w:lastRenderedPageBreak/>
              <w:t xml:space="preserve">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是否缺省异步执行，不可靠异步，只是忽略返回</w:t>
            </w:r>
            <w:r w:rsidRPr="00B03E20">
              <w:rPr>
                <w:rFonts w:ascii="宋体" w:eastAsia="宋体" w:hAnsi="宋体" w:cs="宋体"/>
                <w:kern w:val="0"/>
                <w:sz w:val="24"/>
                <w:szCs w:val="24"/>
              </w:rPr>
              <w:lastRenderedPageBreak/>
              <w:t xml:space="preserve">值，不阻塞执行线程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2.0.5</w:t>
            </w:r>
            <w:r w:rsidRPr="00B03E20">
              <w:rPr>
                <w:rFonts w:ascii="宋体" w:eastAsia="宋体" w:hAnsi="宋体" w:cs="宋体"/>
                <w:kern w:val="0"/>
                <w:sz w:val="24"/>
                <w:szCs w:val="24"/>
              </w:rPr>
              <w:lastRenderedPageBreak/>
              <w:t xml:space="preserve">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stub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stub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false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设为true，表示使用缺省代理类名，即：接口名 + Local后缀。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mock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mock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false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设为true，表示使用缺省Mock类名，即：接口名 + Mock后缀。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token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token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false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令牌验证，为空表示不开启，如果为true，表示随机生成动态令牌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registry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registry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缺省向所有registry注册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配置关联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向指定注册中心注册，在多个注册中心时使用，值为&lt;dubbo:registry&gt;的id属性，多个注册中心ID用逗号分隔，如果不想将该服务注册到任何registry，可将值设为N/A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dynamic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dynamic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true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服务是否动态注册，如果设为false，注册后将显示后disable状态，需人工启用，并且服务提供者停止时，也不会自动取消册，需人工禁用。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accesslog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accesslog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false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服务治</w:t>
            </w:r>
            <w:r w:rsidRPr="00B03E20">
              <w:rPr>
                <w:rFonts w:ascii="宋体" w:eastAsia="宋体" w:hAnsi="宋体" w:cs="宋体"/>
                <w:kern w:val="0"/>
                <w:sz w:val="24"/>
                <w:szCs w:val="24"/>
              </w:rPr>
              <w:lastRenderedPageBreak/>
              <w:t xml:space="preserve">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设为true，将向logger中输出访问日志，也可填写访问日志文件路径，直接把访问日志输出到指定文件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owner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owner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服务负责人，用于服务治理，请填写负责人公司邮箱前缀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document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document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服务文档URL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weight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weight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服务权重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executes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executes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服务提供者每服务每方法最大可并行执行请求数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actives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default.actives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每服务消费者每服务每方法最大并发调用数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proxy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proxy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javassist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生成动态代理方式，可选：jdk/javassist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cluster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default.cluster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failover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集群方式，可选：failover/failfast/failsafe/failback/forking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deprecated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deprecated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false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服务是否过时，如果设为true，消费方引用时将打印服务过时警告error日志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queues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queues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线程池队列大小，当线程池满时，排队等待执行的队列大小，建议不要设置，当线程程池时应立即失败，重试其它服务提供机器，而不是排队，除非有特殊需求。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charset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charset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UTF-8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序列化编码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buffer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buffer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8192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网络读写缓冲区大小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iothreads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iothreads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CPU + 1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IO线程池，接收网络读写中断，以及序列化和反序列化，不处理业务，业务线程池参见threads配置，此线程池和CPU相关，不建议配置。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telnet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telnet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可选</w:t>
            </w:r>
            <w:r w:rsidRPr="00B03E20">
              <w:rPr>
                <w:rFonts w:ascii="宋体" w:eastAsia="宋体" w:hAnsi="宋体" w:cs="宋体"/>
                <w:kern w:val="0"/>
                <w:sz w:val="24"/>
                <w:szCs w:val="24"/>
              </w:rPr>
              <w:lastRenderedPageBreak/>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服务</w:t>
            </w:r>
            <w:r w:rsidRPr="00B03E20">
              <w:rPr>
                <w:rFonts w:ascii="宋体" w:eastAsia="宋体" w:hAnsi="宋体" w:cs="宋体"/>
                <w:kern w:val="0"/>
                <w:sz w:val="24"/>
                <w:szCs w:val="24"/>
              </w:rPr>
              <w:lastRenderedPageBreak/>
              <w:t xml:space="preserve">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所支持的telnet命令，多个命令用逗号分隔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2.0.5以上</w:t>
            </w:r>
            <w:r w:rsidRPr="00B03E20">
              <w:rPr>
                <w:rFonts w:ascii="宋体" w:eastAsia="宋体" w:hAnsi="宋体" w:cs="宋体"/>
                <w:kern w:val="0"/>
                <w:sz w:val="24"/>
                <w:szCs w:val="24"/>
              </w:rPr>
              <w:lastRenderedPageBreak/>
              <w:t xml:space="preserve">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&lt;dubbo:service&gt;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contextpath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contextpath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缺省为空串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2.0.6以上版本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&lt;dubbo:provider&gt;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layer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layer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服务提供者所在的分层。如：biz、dao、intl:web、china:acton。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2.0.7以上版本 </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15" w:name="UserGuide-zh-&lt;dubbo:consumer/&gt;"/>
      <w:bookmarkEnd w:id="115"/>
      <w:r w:rsidRPr="00B03E20">
        <w:rPr>
          <w:rFonts w:ascii="宋体" w:eastAsia="宋体" w:hAnsi="宋体" w:cs="宋体"/>
          <w:b/>
          <w:bCs/>
          <w:kern w:val="0"/>
          <w:sz w:val="27"/>
          <w:szCs w:val="27"/>
        </w:rPr>
        <w:t>&lt;dubbo:consumer/&gt;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66" w:tooltip="Consumer Confi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67" w:anchor="UserGuide-zh-%253Cdubbo%253Aconsumer%252F%253E"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服务消费者缺省值配置：</w:t>
      </w:r>
      <w:r w:rsidRPr="00B03E20">
        <w:rPr>
          <w:rFonts w:ascii="宋体" w:eastAsia="宋体" w:hAnsi="宋体" w:cs="宋体"/>
          <w:kern w:val="0"/>
          <w:sz w:val="24"/>
          <w:szCs w:val="24"/>
        </w:rPr>
        <w:br/>
        <w:t>配置类：com.alibaba.dubbo.config.ConsumerConfig</w:t>
      </w:r>
      <w:r w:rsidRPr="00B03E20">
        <w:rPr>
          <w:rFonts w:ascii="宋体" w:eastAsia="宋体" w:hAnsi="宋体" w:cs="宋体"/>
          <w:kern w:val="0"/>
          <w:sz w:val="24"/>
          <w:szCs w:val="24"/>
        </w:rPr>
        <w:br/>
        <w:t>说明：该标签为&lt;dubbo:reference&gt;标签的缺省值设置。</w:t>
      </w:r>
    </w:p>
    <w:tbl>
      <w:tblPr>
        <w:tblW w:w="0" w:type="auto"/>
        <w:tblCellSpacing w:w="15" w:type="dxa"/>
        <w:tblCellMar>
          <w:top w:w="15" w:type="dxa"/>
          <w:left w:w="15" w:type="dxa"/>
          <w:bottom w:w="15" w:type="dxa"/>
          <w:right w:w="15" w:type="dxa"/>
        </w:tblCellMar>
        <w:tblLook w:val="04A0"/>
      </w:tblPr>
      <w:tblGrid>
        <w:gridCol w:w="1970"/>
        <w:gridCol w:w="1362"/>
        <w:gridCol w:w="2309"/>
        <w:gridCol w:w="1717"/>
        <w:gridCol w:w="298"/>
        <w:gridCol w:w="1125"/>
        <w:gridCol w:w="298"/>
        <w:gridCol w:w="5150"/>
        <w:gridCol w:w="1259"/>
      </w:tblGrid>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标签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属性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对应URL参数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类型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是否必填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缺省值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作用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描述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兼容性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&lt;dubbo:consumer&gt;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timeout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default.timeout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1000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性能调优</w:t>
            </w:r>
            <w:r w:rsidRPr="00B03E20">
              <w:rPr>
                <w:rFonts w:ascii="宋体" w:eastAsia="宋体" w:hAnsi="宋体" w:cs="宋体"/>
                <w:kern w:val="0"/>
                <w:sz w:val="24"/>
                <w:szCs w:val="24"/>
              </w:rPr>
              <w:lastRenderedPageBreak/>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远程服务调用超时时间(毫秒)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1.0.16以上版本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&lt;dubbo:consumer&gt;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retries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default.retries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远程服务调用重试次数，不包括第一次调用，不需要重试请设为0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1.0.16以上版本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&lt;dubbo:consumer&gt;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loadbalance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default.loadbalance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random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负载均衡策略，可选值：random,roundrobin,leastactive，分别表示：随机，轮循，最少活跃调用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1.0.16以上版本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&lt;dubbo:consumer&gt;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async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default.async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false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是否缺省异步执行，不可靠异步，只是忽略返回值，不阻塞执行线程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&lt;dubbo:consumer&gt;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connections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default.connections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每个服务对每个提供者的最大连接数，rmi、http、hessian等短连接协议支持此配置，dubbo协议长连接不支持此配置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1.0.16以上版本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&lt;dubbo:consumer&gt;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generic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generic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false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是否缺省泛化接口，如果为泛化接口，将返回GenericService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&lt;dubbo:consumer&gt;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check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check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true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启动时检查提供者是否存在，true报错，false忽略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1.0.16以上版本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&lt;dubbo:consumer</w:t>
            </w:r>
            <w:r w:rsidRPr="00B03E20">
              <w:rPr>
                <w:rFonts w:ascii="宋体" w:eastAsia="宋体" w:hAnsi="宋体" w:cs="宋体"/>
                <w:kern w:val="0"/>
                <w:sz w:val="24"/>
                <w:szCs w:val="24"/>
              </w:rPr>
              <w:lastRenderedPageBreak/>
              <w:t xml:space="preserv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proxy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proxy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可</w:t>
            </w:r>
            <w:r w:rsidRPr="00B03E20">
              <w:rPr>
                <w:rFonts w:ascii="宋体" w:eastAsia="宋体" w:hAnsi="宋体" w:cs="宋体"/>
                <w:kern w:val="0"/>
                <w:sz w:val="24"/>
                <w:szCs w:val="24"/>
              </w:rPr>
              <w:lastRenderedPageBreak/>
              <w:t xml:space="preserve">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javassis</w:t>
            </w:r>
            <w:r w:rsidRPr="00B03E20">
              <w:rPr>
                <w:rFonts w:ascii="宋体" w:eastAsia="宋体" w:hAnsi="宋体" w:cs="宋体"/>
                <w:kern w:val="0"/>
                <w:sz w:val="24"/>
                <w:szCs w:val="24"/>
              </w:rPr>
              <w:lastRenderedPageBreak/>
              <w:t xml:space="preserve">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性</w:t>
            </w:r>
            <w:r w:rsidRPr="00B03E20">
              <w:rPr>
                <w:rFonts w:ascii="宋体" w:eastAsia="宋体" w:hAnsi="宋体" w:cs="宋体"/>
                <w:kern w:val="0"/>
                <w:sz w:val="24"/>
                <w:szCs w:val="24"/>
              </w:rPr>
              <w:lastRenderedPageBreak/>
              <w:t xml:space="preserve">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生成动态代理方式，可选：jdk/javassist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2.0.5以上</w:t>
            </w:r>
            <w:r w:rsidRPr="00B03E20">
              <w:rPr>
                <w:rFonts w:ascii="宋体" w:eastAsia="宋体" w:hAnsi="宋体" w:cs="宋体"/>
                <w:kern w:val="0"/>
                <w:sz w:val="24"/>
                <w:szCs w:val="24"/>
              </w:rPr>
              <w:lastRenderedPageBreak/>
              <w:t xml:space="preserve">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&lt;dubbo:consumer&gt;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owner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owner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调用服务负责人，用于服务治理，请填写负责人公司邮箱前缀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&lt;dubbo:consumer&gt;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actives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default.actives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每服务消费者每服务每方法最大并发调用数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&lt;dubbo:consumer&gt;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cluster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default.cluster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failover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集群方式，可选：failover/failfast/failsafe/failback/forking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&lt;dubbo:consumer&gt;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filter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reference.filter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服务消费方远程调用过程拦截器名称，多个名称用逗号分隔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&lt;dubbo:consumer&gt;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listener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invoker.listener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服务消费方引用服务监听器名称，多个名称用逗号分隔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&lt;dubbo:consumer&gt;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registry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缺省向所有registry</w:t>
            </w:r>
            <w:r w:rsidRPr="00B03E20">
              <w:rPr>
                <w:rFonts w:ascii="宋体" w:eastAsia="宋体" w:hAnsi="宋体" w:cs="宋体"/>
                <w:kern w:val="0"/>
                <w:sz w:val="24"/>
                <w:szCs w:val="24"/>
              </w:rPr>
              <w:lastRenderedPageBreak/>
              <w:t xml:space="preserve">注册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配置关</w:t>
            </w:r>
            <w:r w:rsidRPr="00B03E20">
              <w:rPr>
                <w:rFonts w:ascii="宋体" w:eastAsia="宋体" w:hAnsi="宋体" w:cs="宋体"/>
                <w:kern w:val="0"/>
                <w:sz w:val="24"/>
                <w:szCs w:val="24"/>
              </w:rPr>
              <w:lastRenderedPageBreak/>
              <w:t xml:space="preserve">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向指定注册中心注册，在多个注册中心时使用，值为&lt;dubbo:registry&gt;的id属性，多个注册中心ID用逗号分隔，如果不想将该服务注册到任何</w:t>
            </w:r>
            <w:r w:rsidRPr="00B03E20">
              <w:rPr>
                <w:rFonts w:ascii="宋体" w:eastAsia="宋体" w:hAnsi="宋体" w:cs="宋体"/>
                <w:kern w:val="0"/>
                <w:sz w:val="24"/>
                <w:szCs w:val="24"/>
              </w:rPr>
              <w:lastRenderedPageBreak/>
              <w:t xml:space="preserve">registry，可将值设为N/A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&lt;dubbo:consumer&gt;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layer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layer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服务调用者所在的分层。如：biz、dao、intl:web、china:acton。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2.0.7以上版本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&lt;dubbo:consumer&gt;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init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init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false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是否在afterPropertiesSet()时饥饿初始化引用，否则等到有人注入或引用该实例时再初始化。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2.0.10以上版本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&lt;dubbo:consumer&gt;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cache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cache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以调用参数为key，缓存返回结果，可选：lru, threadlocal, jcache等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Dubbo2.1.0及其以上版本支持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&lt;dubbo:consumer&gt;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validation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validation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是否启用JSR303标准注解验证，如果启用，将对方法参数上的注解进行校验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Dubbo2.1.0及其以上版本支持 </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16" w:name="UserGuide-zh-&lt;dubbo:method/&gt;"/>
      <w:bookmarkEnd w:id="116"/>
      <w:r w:rsidRPr="00B03E20">
        <w:rPr>
          <w:rFonts w:ascii="宋体" w:eastAsia="宋体" w:hAnsi="宋体" w:cs="宋体"/>
          <w:b/>
          <w:bCs/>
          <w:kern w:val="0"/>
          <w:sz w:val="27"/>
          <w:szCs w:val="27"/>
        </w:rPr>
        <w:t>&lt;dubbo:method/&gt;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68" w:tooltip="Method Confi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69" w:anchor="UserGuide-zh-%253Cdubbo%253Amethod%252F%253E"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方法级配置：</w:t>
      </w:r>
      <w:r w:rsidRPr="00B03E20">
        <w:rPr>
          <w:rFonts w:ascii="宋体" w:eastAsia="宋体" w:hAnsi="宋体" w:cs="宋体"/>
          <w:kern w:val="0"/>
          <w:sz w:val="24"/>
          <w:szCs w:val="24"/>
        </w:rPr>
        <w:br/>
        <w:t>配置类：com.alibaba.dubbo.config.MethodConfig</w:t>
      </w:r>
      <w:r w:rsidRPr="00B03E20">
        <w:rPr>
          <w:rFonts w:ascii="宋体" w:eastAsia="宋体" w:hAnsi="宋体" w:cs="宋体"/>
          <w:kern w:val="0"/>
          <w:sz w:val="24"/>
          <w:szCs w:val="24"/>
        </w:rPr>
        <w:br/>
        <w:t>说明：该标签为&lt;dubbo:service&gt;或&lt;dubbo:reference&gt;的子标签，用于控制到方法级，</w:t>
      </w:r>
    </w:p>
    <w:tbl>
      <w:tblPr>
        <w:tblW w:w="0" w:type="auto"/>
        <w:tblCellSpacing w:w="15" w:type="dxa"/>
        <w:tblCellMar>
          <w:top w:w="15" w:type="dxa"/>
          <w:left w:w="15" w:type="dxa"/>
          <w:bottom w:w="15" w:type="dxa"/>
          <w:right w:w="15" w:type="dxa"/>
        </w:tblCellMar>
        <w:tblLook w:val="04A0"/>
      </w:tblPr>
      <w:tblGrid>
        <w:gridCol w:w="1756"/>
        <w:gridCol w:w="1380"/>
        <w:gridCol w:w="2821"/>
        <w:gridCol w:w="1740"/>
        <w:gridCol w:w="302"/>
        <w:gridCol w:w="2103"/>
        <w:gridCol w:w="302"/>
        <w:gridCol w:w="3805"/>
        <w:gridCol w:w="1279"/>
      </w:tblGrid>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lastRenderedPageBreak/>
              <w:t xml:space="preserve">标签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属性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对应URL参数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类型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是否必填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缺省值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作用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描述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兼容性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&lt;dubbo:method&gt;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name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必填</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标识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方法名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1.0.8以上版本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&lt;dubbo:method&gt;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timeout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&lt;metodName&gt;.timeout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缺省为的timeout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方法调用超时时间(毫秒)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1.0.8以上版本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&lt;dubbo:method&gt;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retries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&lt;metodName&gt;.retries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缺省为&lt;dubbo:reference&gt;的retries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远程服务调用重试次数，不包括第一次调用，不需要重试请设为0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&lt;dubbo:method&gt;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loadbalance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&lt;metodName&gt;.loadbalance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缺省为的loadbalance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负载均衡策略，可选值：random,roundrobin,leastactive，分别表示：随机，轮循，最少活跃调用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&lt;dubbo:method&gt;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async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&lt;metodName&gt;.async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缺省为&lt;dubbo:reference&gt;的async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是否异步执行，不可靠异步，只是忽略返回值，不阻塞执行线程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1.0.9以上版本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&lt;dubbo:method&gt;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sent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&lt;methodName&gt;.sent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true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异步调用时，标记sent=true时，表示网络已发出数据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2.0.6以上版本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&lt;dubbo:method&gt;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actives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&lt;metodName&gt;.actives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每服务消费者最大并发调用限制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&lt;dubbo:method&gt;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executes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&lt;metodName&gt;.executes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可</w:t>
            </w:r>
            <w:r w:rsidRPr="00B03E20">
              <w:rPr>
                <w:rFonts w:ascii="宋体" w:eastAsia="宋体" w:hAnsi="宋体" w:cs="宋体"/>
                <w:kern w:val="0"/>
                <w:sz w:val="24"/>
                <w:szCs w:val="24"/>
              </w:rPr>
              <w:lastRenderedPageBreak/>
              <w:t xml:space="preserve">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性</w:t>
            </w:r>
            <w:r w:rsidRPr="00B03E20">
              <w:rPr>
                <w:rFonts w:ascii="宋体" w:eastAsia="宋体" w:hAnsi="宋体" w:cs="宋体"/>
                <w:kern w:val="0"/>
                <w:sz w:val="24"/>
                <w:szCs w:val="24"/>
              </w:rPr>
              <w:lastRenderedPageBreak/>
              <w:t xml:space="preserve">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每服务每方法最大使用线程数限制- </w:t>
            </w:r>
            <w:r w:rsidRPr="00B03E20">
              <w:rPr>
                <w:rFonts w:ascii="宋体" w:eastAsia="宋体" w:hAnsi="宋体" w:cs="宋体"/>
                <w:kern w:val="0"/>
                <w:sz w:val="24"/>
                <w:szCs w:val="24"/>
              </w:rPr>
              <w:lastRenderedPageBreak/>
              <w:t xml:space="preserve">-，此属性只在&lt;dubbo:method&gt;作为&lt;dubbo:service&gt;子标签时有效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2.0.5以上</w:t>
            </w:r>
            <w:r w:rsidRPr="00B03E20">
              <w:rPr>
                <w:rFonts w:ascii="宋体" w:eastAsia="宋体" w:hAnsi="宋体" w:cs="宋体"/>
                <w:kern w:val="0"/>
                <w:sz w:val="24"/>
                <w:szCs w:val="24"/>
              </w:rPr>
              <w:lastRenderedPageBreak/>
              <w:t xml:space="preserve">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&lt;dubbo:method&gt;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deprecated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&lt;methodName&gt;.deprecated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false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服务方法是否过时，此属性只在&lt;dubbo:method&gt;作为&lt;dubbo:service&gt;子标签时有效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2.0.5以上版本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&lt;dubbo:method&gt;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sticky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&lt;methodName&gt;.sticky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false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设置true 该接口上的所有方法使用同一个provider.如果需要更复杂的规则，请使用用路由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2.0.6以上版本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&lt;dubbo:method&gt;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return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&lt;methodName&gt;.return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true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方法调用是否需要返回值,async设置为true时才生效，如果设置为true，则返回future，或回调onreturn等方法，如果设置为false，则请求发送成功后直接返回Null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2.0.6以上版本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&lt;dubbo:method&gt;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oninvoke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attribute属性，不在URL中体现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方法执行前拦截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2.0.6以上版本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&lt;dubbo:method&gt;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onreturn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attribute属性，不在URL中体现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方法执行返回后拦截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2.0.6以上版本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&lt;dubbo:method&gt;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onthrow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attribute属性，不在URL中体现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性能调优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方法执行有异常拦截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2.0.6以上版本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&lt;dubbo:method&gt;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cache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&lt;methodName&gt;.cache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服务治</w:t>
            </w:r>
            <w:r w:rsidRPr="00B03E20">
              <w:rPr>
                <w:rFonts w:ascii="宋体" w:eastAsia="宋体" w:hAnsi="宋体" w:cs="宋体"/>
                <w:kern w:val="0"/>
                <w:sz w:val="24"/>
                <w:szCs w:val="24"/>
              </w:rPr>
              <w:lastRenderedPageBreak/>
              <w:t xml:space="preserve">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以调用参数为key，缓存返回结果，可选：lru, threadlocal, jcache等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Dubbo2.1.0及其以上版本支持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&lt;dubbo:method&gt;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validation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&lt;methodName&gt;.validation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boolean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是否启用JSR303标准注解验证，如果启用，将对方法参数上的注解进行校验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Dubbo2.1.0及其以上版本支持 </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比如：</w:t>
      </w:r>
    </w:p>
    <w:tbl>
      <w:tblPr>
        <w:tblW w:w="0" w:type="auto"/>
        <w:tblCellSpacing w:w="0" w:type="dxa"/>
        <w:tblCellMar>
          <w:left w:w="0" w:type="dxa"/>
          <w:right w:w="0" w:type="dxa"/>
        </w:tblCellMar>
        <w:tblLook w:val="04A0"/>
      </w:tblPr>
      <w:tblGrid>
        <w:gridCol w:w="79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interface="com.xxx.XxxService"&gt;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name="findXxx"</w:t>
            </w:r>
            <w:r w:rsidRPr="00B03E20">
              <w:rPr>
                <w:rFonts w:ascii="宋体" w:eastAsia="宋体" w:hAnsi="宋体" w:cs="宋体"/>
                <w:kern w:val="0"/>
                <w:sz w:val="24"/>
                <w:szCs w:val="24"/>
              </w:rPr>
              <w:t xml:space="preserve"> </w:t>
            </w:r>
            <w:r w:rsidRPr="00B03E20">
              <w:rPr>
                <w:rFonts w:ascii="宋体" w:eastAsia="宋体" w:hAnsi="宋体" w:cs="宋体"/>
                <w:kern w:val="0"/>
                <w:sz w:val="24"/>
              </w:rPr>
              <w:t>timeout="3000"</w:t>
            </w:r>
            <w:r w:rsidRPr="00B03E20">
              <w:rPr>
                <w:rFonts w:ascii="宋体" w:eastAsia="宋体" w:hAnsi="宋体" w:cs="宋体"/>
                <w:kern w:val="0"/>
                <w:sz w:val="24"/>
                <w:szCs w:val="24"/>
              </w:rPr>
              <w:t xml:space="preserve"> </w:t>
            </w:r>
            <w:r w:rsidRPr="00B03E20">
              <w:rPr>
                <w:rFonts w:ascii="宋体" w:eastAsia="宋体" w:hAnsi="宋体" w:cs="宋体"/>
                <w:kern w:val="0"/>
                <w:sz w:val="24"/>
              </w:rPr>
              <w:t>retries="2"</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&lt;/dubbo:reference&gt;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17" w:name="UserGuide-zh-&lt;dubbo:argument/&gt;"/>
      <w:bookmarkEnd w:id="117"/>
      <w:r w:rsidRPr="00B03E20">
        <w:rPr>
          <w:rFonts w:ascii="宋体" w:eastAsia="宋体" w:hAnsi="宋体" w:cs="宋体"/>
          <w:b/>
          <w:bCs/>
          <w:kern w:val="0"/>
          <w:sz w:val="27"/>
          <w:szCs w:val="27"/>
        </w:rPr>
        <w:t>&lt;dubbo:argument/&gt;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70" w:tooltip="Argument Confi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71" w:anchor="UserGuide-zh-%253Cdubbo%253Aargumentn%252F%253E"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方法参数配置：</w:t>
      </w:r>
      <w:r w:rsidRPr="00B03E20">
        <w:rPr>
          <w:rFonts w:ascii="宋体" w:eastAsia="宋体" w:hAnsi="宋体" w:cs="宋体"/>
          <w:kern w:val="0"/>
          <w:sz w:val="24"/>
          <w:szCs w:val="24"/>
        </w:rPr>
        <w:br/>
        <w:t>配置类：com.alibaba.dubbo.config.ArgumentConfig</w:t>
      </w:r>
      <w:r w:rsidRPr="00B03E20">
        <w:rPr>
          <w:rFonts w:ascii="宋体" w:eastAsia="宋体" w:hAnsi="宋体" w:cs="宋体"/>
          <w:kern w:val="0"/>
          <w:sz w:val="24"/>
          <w:szCs w:val="24"/>
        </w:rPr>
        <w:br/>
        <w:t>说明：该标签为&lt;dubbo:method&gt;的子标签，用于方法参数的特征描述，比如：</w:t>
      </w:r>
    </w:p>
    <w:tbl>
      <w:tblPr>
        <w:tblW w:w="0" w:type="auto"/>
        <w:tblCellSpacing w:w="0" w:type="dxa"/>
        <w:tblCellMar>
          <w:left w:w="0" w:type="dxa"/>
          <w:right w:w="0" w:type="dxa"/>
        </w:tblCellMar>
        <w:tblLook w:val="04A0"/>
      </w:tblPr>
      <w:tblGrid>
        <w:gridCol w:w="975"/>
        <w:gridCol w:w="975"/>
        <w:gridCol w:w="990"/>
        <w:gridCol w:w="3150"/>
        <w:gridCol w:w="870"/>
        <w:gridCol w:w="992"/>
        <w:gridCol w:w="433"/>
        <w:gridCol w:w="257"/>
        <w:gridCol w:w="257"/>
        <w:gridCol w:w="5526"/>
        <w:gridCol w:w="973"/>
      </w:tblGrid>
      <w:tr w:rsidR="00B03E20" w:rsidRPr="00B03E20" w:rsidTr="00B03E20">
        <w:trPr>
          <w:gridBefore w:val="1"/>
          <w:gridAfter w:val="3"/>
          <w:tblCellSpacing w:w="0" w:type="dxa"/>
        </w:trPr>
        <w:tc>
          <w:tcPr>
            <w:tcW w:w="0" w:type="auto"/>
            <w:gridSpan w:val="7"/>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name="findXxx"</w:t>
            </w:r>
            <w:r w:rsidRPr="00B03E20">
              <w:rPr>
                <w:rFonts w:ascii="宋体" w:eastAsia="宋体" w:hAnsi="宋体" w:cs="宋体"/>
                <w:kern w:val="0"/>
                <w:sz w:val="24"/>
                <w:szCs w:val="24"/>
              </w:rPr>
              <w:t xml:space="preserve"> </w:t>
            </w:r>
            <w:r w:rsidRPr="00B03E20">
              <w:rPr>
                <w:rFonts w:ascii="宋体" w:eastAsia="宋体" w:hAnsi="宋体" w:cs="宋体"/>
                <w:kern w:val="0"/>
                <w:sz w:val="24"/>
              </w:rPr>
              <w:t>timeout="3000"</w:t>
            </w:r>
            <w:r w:rsidRPr="00B03E20">
              <w:rPr>
                <w:rFonts w:ascii="宋体" w:eastAsia="宋体" w:hAnsi="宋体" w:cs="宋体"/>
                <w:kern w:val="0"/>
                <w:sz w:val="24"/>
                <w:szCs w:val="24"/>
              </w:rPr>
              <w:t xml:space="preserve"> </w:t>
            </w:r>
            <w:r w:rsidRPr="00B03E20">
              <w:rPr>
                <w:rFonts w:ascii="宋体" w:eastAsia="宋体" w:hAnsi="宋体" w:cs="宋体"/>
                <w:kern w:val="0"/>
                <w:sz w:val="24"/>
              </w:rPr>
              <w:t>retries="2"&gt;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&lt;dubbo:argument</w:t>
            </w:r>
            <w:r w:rsidRPr="00B03E20">
              <w:rPr>
                <w:rFonts w:ascii="宋体" w:eastAsia="宋体" w:hAnsi="宋体" w:cs="宋体"/>
                <w:kern w:val="0"/>
                <w:sz w:val="24"/>
                <w:szCs w:val="24"/>
              </w:rPr>
              <w:t xml:space="preserve"> </w:t>
            </w:r>
            <w:r w:rsidRPr="00B03E20">
              <w:rPr>
                <w:rFonts w:ascii="宋体" w:eastAsia="宋体" w:hAnsi="宋体" w:cs="宋体"/>
                <w:kern w:val="0"/>
                <w:sz w:val="24"/>
              </w:rPr>
              <w:t>index="0"</w:t>
            </w:r>
            <w:r w:rsidRPr="00B03E20">
              <w:rPr>
                <w:rFonts w:ascii="宋体" w:eastAsia="宋体" w:hAnsi="宋体" w:cs="宋体"/>
                <w:kern w:val="0"/>
                <w:sz w:val="24"/>
                <w:szCs w:val="24"/>
              </w:rPr>
              <w:t xml:space="preserve"> </w:t>
            </w:r>
            <w:r w:rsidRPr="00B03E20">
              <w:rPr>
                <w:rFonts w:ascii="宋体" w:eastAsia="宋体" w:hAnsi="宋体" w:cs="宋体"/>
                <w:kern w:val="0"/>
                <w:sz w:val="24"/>
              </w:rPr>
              <w:t>callback="true"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&lt;dubbo:method&gt;</w:t>
            </w:r>
          </w:p>
        </w:tc>
      </w:tr>
      <w:tr w:rsidR="00B03E20" w:rsidRPr="00B03E20" w:rsidTr="00B03E20">
        <w:tblPrEx>
          <w:tblCellSpacing w:w="15" w:type="dxa"/>
          <w:tblCellMar>
            <w:top w:w="15" w:type="dxa"/>
            <w:left w:w="15" w:type="dxa"/>
            <w:bottom w:w="15" w:type="dxa"/>
            <w:right w:w="15" w:type="dxa"/>
          </w:tblCellMar>
        </w:tblPrEx>
        <w:trPr>
          <w:tblCellSpacing w:w="15" w:type="dxa"/>
        </w:trPr>
        <w:tc>
          <w:tcPr>
            <w:tcW w:w="0" w:type="auto"/>
            <w:gridSpan w:val="2"/>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标签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属性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对应URL参数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类型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是否必填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缺省值 </w:t>
            </w:r>
          </w:p>
        </w:tc>
        <w:tc>
          <w:tcPr>
            <w:tcW w:w="0" w:type="auto"/>
            <w:gridSpan w:val="2"/>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作用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描述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兼容性 </w:t>
            </w:r>
          </w:p>
        </w:tc>
      </w:tr>
      <w:tr w:rsidR="00B03E20" w:rsidRPr="00B03E20" w:rsidTr="00B03E20">
        <w:tblPrEx>
          <w:tblCellSpacing w:w="15" w:type="dxa"/>
          <w:tblCellMar>
            <w:top w:w="15" w:type="dxa"/>
            <w:left w:w="15" w:type="dxa"/>
            <w:bottom w:w="15" w:type="dxa"/>
            <w:right w:w="15" w:type="dxa"/>
          </w:tblCellMar>
        </w:tblPrEx>
        <w:trPr>
          <w:tblCellSpacing w:w="15" w:type="dxa"/>
        </w:trPr>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&lt;dubbo:argument&gt;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index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int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必填</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标识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方法名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2.0.6以上版本 </w:t>
            </w:r>
          </w:p>
        </w:tc>
      </w:tr>
      <w:tr w:rsidR="00B03E20" w:rsidRPr="00B03E20" w:rsidTr="00B03E20">
        <w:tblPrEx>
          <w:tblCellSpacing w:w="15" w:type="dxa"/>
          <w:tblCellMar>
            <w:top w:w="15" w:type="dxa"/>
            <w:left w:w="15" w:type="dxa"/>
            <w:bottom w:w="15" w:type="dxa"/>
            <w:right w:w="15" w:type="dxa"/>
          </w:tblCellMar>
        </w:tblPrEx>
        <w:trPr>
          <w:tblCellSpacing w:w="15" w:type="dxa"/>
        </w:trPr>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&lt;dubbo:argument&gt;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type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与index二选一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标识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通过参数类型查找参数的index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2.0.6以上版本 </w:t>
            </w:r>
          </w:p>
        </w:tc>
      </w:tr>
      <w:tr w:rsidR="00B03E20" w:rsidRPr="00B03E20" w:rsidTr="00B03E20">
        <w:tblPrEx>
          <w:tblCellSpacing w:w="15" w:type="dxa"/>
          <w:tblCellMar>
            <w:top w:w="15" w:type="dxa"/>
            <w:left w:w="15" w:type="dxa"/>
            <w:bottom w:w="15" w:type="dxa"/>
            <w:right w:w="15" w:type="dxa"/>
          </w:tblCellMar>
        </w:tblPrEx>
        <w:trPr>
          <w:tblCellSpacing w:w="15" w:type="dxa"/>
        </w:trPr>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&lt;dubbo:argument</w:t>
            </w:r>
            <w:r w:rsidRPr="00B03E20">
              <w:rPr>
                <w:rFonts w:ascii="宋体" w:eastAsia="宋体" w:hAnsi="宋体" w:cs="宋体"/>
                <w:kern w:val="0"/>
                <w:sz w:val="24"/>
                <w:szCs w:val="24"/>
              </w:rPr>
              <w:lastRenderedPageBreak/>
              <w:t xml:space="preserve">&gt;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callbac</w:t>
            </w:r>
            <w:r w:rsidRPr="00B03E20">
              <w:rPr>
                <w:rFonts w:ascii="宋体" w:eastAsia="宋体" w:hAnsi="宋体" w:cs="宋体"/>
                <w:kern w:val="0"/>
                <w:sz w:val="24"/>
                <w:szCs w:val="24"/>
              </w:rPr>
              <w:lastRenderedPageBreak/>
              <w:t xml:space="preserve">k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&lt;metodName&gt;&lt;index&gt;.retrie</w:t>
            </w:r>
            <w:r w:rsidRPr="00B03E20">
              <w:rPr>
                <w:rFonts w:ascii="宋体" w:eastAsia="宋体" w:hAnsi="宋体" w:cs="宋体"/>
                <w:kern w:val="0"/>
                <w:sz w:val="24"/>
                <w:szCs w:val="24"/>
              </w:rPr>
              <w:lastRenderedPageBreak/>
              <w:t xml:space="preserve">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boolea</w:t>
            </w:r>
            <w:r w:rsidRPr="00B03E20">
              <w:rPr>
                <w:rFonts w:ascii="宋体" w:eastAsia="宋体" w:hAnsi="宋体" w:cs="宋体"/>
                <w:kern w:val="0"/>
                <w:sz w:val="24"/>
                <w:szCs w:val="24"/>
              </w:rPr>
              <w:lastRenderedPageBreak/>
              <w:t xml:space="preserve">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可选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服</w:t>
            </w:r>
            <w:r w:rsidRPr="00B03E20">
              <w:rPr>
                <w:rFonts w:ascii="宋体" w:eastAsia="宋体" w:hAnsi="宋体" w:cs="宋体"/>
                <w:kern w:val="0"/>
                <w:sz w:val="24"/>
                <w:szCs w:val="24"/>
              </w:rPr>
              <w:lastRenderedPageBreak/>
              <w:t xml:space="preserve">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参数是否为callback接口，如果为callback，服务</w:t>
            </w:r>
            <w:r w:rsidRPr="00B03E20">
              <w:rPr>
                <w:rFonts w:ascii="宋体" w:eastAsia="宋体" w:hAnsi="宋体" w:cs="宋体"/>
                <w:kern w:val="0"/>
                <w:sz w:val="24"/>
                <w:szCs w:val="24"/>
              </w:rPr>
              <w:lastRenderedPageBreak/>
              <w:t xml:space="preserve">提供方将生成反向代理，可以从服务提供方反向调用消费方，通常用于事件推送.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2.0.6以</w:t>
            </w:r>
            <w:r w:rsidRPr="00B03E20">
              <w:rPr>
                <w:rFonts w:ascii="宋体" w:eastAsia="宋体" w:hAnsi="宋体" w:cs="宋体"/>
                <w:kern w:val="0"/>
                <w:sz w:val="24"/>
                <w:szCs w:val="24"/>
              </w:rPr>
              <w:lastRenderedPageBreak/>
              <w:t xml:space="preserve">上版本 </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18" w:name="UserGuide-zh-&lt;dubbo:parameter/&gt;"/>
      <w:bookmarkEnd w:id="118"/>
      <w:r w:rsidRPr="00B03E20">
        <w:rPr>
          <w:rFonts w:ascii="宋体" w:eastAsia="宋体" w:hAnsi="宋体" w:cs="宋体"/>
          <w:b/>
          <w:bCs/>
          <w:kern w:val="0"/>
          <w:sz w:val="27"/>
          <w:szCs w:val="27"/>
        </w:rPr>
        <w:lastRenderedPageBreak/>
        <w:t>&lt;dubbo:parameter/&gt;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72" w:tooltip="Parameter Config-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73" w:anchor="UserGuide-zh-%253Cdubbo%253Aparameter%252F%253E"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选项参数配置：</w:t>
      </w:r>
      <w:r w:rsidRPr="00B03E20">
        <w:rPr>
          <w:rFonts w:ascii="宋体" w:eastAsia="宋体" w:hAnsi="宋体" w:cs="宋体"/>
          <w:kern w:val="0"/>
          <w:sz w:val="24"/>
          <w:szCs w:val="24"/>
        </w:rPr>
        <w:br/>
        <w:t>配置类：java.util.Map</w:t>
      </w:r>
      <w:r w:rsidRPr="00B03E20">
        <w:rPr>
          <w:rFonts w:ascii="宋体" w:eastAsia="宋体" w:hAnsi="宋体" w:cs="宋体"/>
          <w:kern w:val="0"/>
          <w:sz w:val="24"/>
          <w:szCs w:val="24"/>
        </w:rPr>
        <w:br/>
        <w:t>说明：该标签为&lt;dubbo:protocol&gt;或&lt;dubbo:service&gt; 或&lt;dubbo:provider&gt;或&lt;dubbo:reference&gt;或&lt;dubbo:consumer&gt;的子 标签，用于配置自定义参数，该配置项将作为扩展点设置自定义参数使用。</w:t>
      </w:r>
    </w:p>
    <w:tbl>
      <w:tblPr>
        <w:tblW w:w="0" w:type="auto"/>
        <w:tblCellSpacing w:w="15" w:type="dxa"/>
        <w:tblCellMar>
          <w:top w:w="15" w:type="dxa"/>
          <w:left w:w="15" w:type="dxa"/>
          <w:bottom w:w="15" w:type="dxa"/>
          <w:right w:w="15" w:type="dxa"/>
        </w:tblCellMar>
        <w:tblLook w:val="04A0"/>
      </w:tblPr>
      <w:tblGrid>
        <w:gridCol w:w="2115"/>
        <w:gridCol w:w="660"/>
        <w:gridCol w:w="1508"/>
        <w:gridCol w:w="780"/>
        <w:gridCol w:w="1024"/>
        <w:gridCol w:w="783"/>
        <w:gridCol w:w="1020"/>
        <w:gridCol w:w="1260"/>
        <w:gridCol w:w="1695"/>
      </w:tblGrid>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标签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属性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对应URL参数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类型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是否必填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缺省值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作用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描述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兼容性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&lt;dubbo:parameter&gt;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key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key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必填</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路由参数键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&lt;dubbo:parameter&gt;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value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value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string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必填</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服务治理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路由参数值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2.0.0以上版本 </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比如：</w:t>
      </w:r>
    </w:p>
    <w:tbl>
      <w:tblPr>
        <w:tblW w:w="0" w:type="auto"/>
        <w:tblCellSpacing w:w="0" w:type="dxa"/>
        <w:tblCellMar>
          <w:left w:w="0" w:type="dxa"/>
          <w:right w:w="0" w:type="dxa"/>
        </w:tblCellMar>
        <w:tblLook w:val="04A0"/>
      </w:tblPr>
      <w:tblGrid>
        <w:gridCol w:w="1236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name="napoli"&gt;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&lt;dubbo:parameter</w:t>
            </w:r>
            <w:r w:rsidRPr="00B03E20">
              <w:rPr>
                <w:rFonts w:ascii="宋体" w:eastAsia="宋体" w:hAnsi="宋体" w:cs="宋体"/>
                <w:kern w:val="0"/>
                <w:sz w:val="24"/>
                <w:szCs w:val="24"/>
              </w:rPr>
              <w:t xml:space="preserve"> </w:t>
            </w:r>
            <w:r w:rsidRPr="00B03E20">
              <w:rPr>
                <w:rFonts w:ascii="宋体" w:eastAsia="宋体" w:hAnsi="宋体" w:cs="宋体"/>
                <w:kern w:val="0"/>
                <w:sz w:val="24"/>
              </w:rPr>
              <w:t>key="</w:t>
            </w:r>
            <w:hyperlink r:id="rId474" w:history="1">
              <w:r w:rsidRPr="00B03E20">
                <w:rPr>
                  <w:rFonts w:ascii="宋体" w:eastAsia="宋体" w:hAnsi="宋体" w:cs="宋体"/>
                  <w:color w:val="0000FF"/>
                  <w:kern w:val="0"/>
                  <w:sz w:val="24"/>
                  <w:szCs w:val="24"/>
                  <w:u w:val="single"/>
                </w:rPr>
                <w:t>http://10.20.160.198/wiki/display/dubbo/napoli.queue.name"</w:t>
              </w:r>
            </w:hyperlink>
            <w:r w:rsidRPr="00B03E20">
              <w:rPr>
                <w:rFonts w:ascii="宋体" w:eastAsia="宋体" w:hAnsi="宋体" w:cs="宋体"/>
                <w:kern w:val="0"/>
                <w:sz w:val="24"/>
                <w:szCs w:val="24"/>
              </w:rPr>
              <w:t xml:space="preserve"> </w:t>
            </w:r>
            <w:r w:rsidRPr="00B03E20">
              <w:rPr>
                <w:rFonts w:ascii="宋体" w:eastAsia="宋体" w:hAnsi="宋体" w:cs="宋体"/>
                <w:kern w:val="0"/>
                <w:sz w:val="24"/>
              </w:rPr>
              <w:t>value="xxx"</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&lt;/dubbo:protocol&gt;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也可以：</w:t>
      </w:r>
    </w:p>
    <w:tbl>
      <w:tblPr>
        <w:tblW w:w="0" w:type="auto"/>
        <w:tblCellSpacing w:w="0" w:type="dxa"/>
        <w:tblCellMar>
          <w:left w:w="0" w:type="dxa"/>
          <w:right w:w="0" w:type="dxa"/>
        </w:tblCellMar>
        <w:tblLook w:val="04A0"/>
      </w:tblPr>
      <w:tblGrid>
        <w:gridCol w:w="51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360743079"/>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name="jms"</w:t>
            </w:r>
            <w:r w:rsidRPr="00B03E20">
              <w:rPr>
                <w:rFonts w:ascii="宋体" w:eastAsia="宋体" w:hAnsi="宋体" w:cs="宋体"/>
                <w:kern w:val="0"/>
                <w:sz w:val="24"/>
                <w:szCs w:val="24"/>
              </w:rPr>
              <w:t xml:space="preserve"> </w:t>
            </w:r>
            <w:r w:rsidRPr="00B03E20">
              <w:rPr>
                <w:rFonts w:ascii="宋体" w:eastAsia="宋体" w:hAnsi="宋体" w:cs="宋体"/>
                <w:kern w:val="0"/>
                <w:sz w:val="24"/>
              </w:rPr>
              <w:t>p:queue="xxx"</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详细参见：</w:t>
      </w:r>
      <w:hyperlink r:id="rId475" w:anchor="UserGuide-zh-%E8%87%AA%E5%AE%9A%E4%B9%89%E5%8F%82%E6%95%B0" w:history="1">
        <w:r w:rsidRPr="00B03E20">
          <w:rPr>
            <w:rFonts w:ascii="宋体" w:eastAsia="宋体" w:hAnsi="宋体" w:cs="宋体"/>
            <w:color w:val="0000FF"/>
            <w:kern w:val="0"/>
            <w:sz w:val="24"/>
            <w:szCs w:val="24"/>
            <w:u w:val="single"/>
          </w:rPr>
          <w:t>自定义参数</w:t>
        </w:r>
      </w:hyperlink>
    </w:p>
    <w:p w:rsidR="00B03E20" w:rsidRPr="00B03E20" w:rsidRDefault="00B03E20" w:rsidP="00B03E20">
      <w:pPr>
        <w:widowControl/>
        <w:spacing w:before="100" w:beforeAutospacing="1" w:after="100" w:afterAutospacing="1"/>
        <w:jc w:val="left"/>
        <w:outlineLvl w:val="1"/>
        <w:rPr>
          <w:rFonts w:ascii="宋体" w:eastAsia="宋体" w:hAnsi="宋体" w:cs="宋体"/>
          <w:b/>
          <w:bCs/>
          <w:kern w:val="0"/>
          <w:sz w:val="36"/>
          <w:szCs w:val="36"/>
        </w:rPr>
      </w:pPr>
      <w:bookmarkStart w:id="119" w:name="UserGuide-zh-协议参考手册"/>
      <w:bookmarkEnd w:id="119"/>
      <w:r w:rsidRPr="00B03E20">
        <w:rPr>
          <w:rFonts w:ascii="宋体" w:eastAsia="宋体" w:hAnsi="宋体" w:cs="宋体"/>
          <w:b/>
          <w:bCs/>
          <w:kern w:val="0"/>
          <w:sz w:val="36"/>
          <w:szCs w:val="36"/>
        </w:rPr>
        <w:t>协议参考手册</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w:t>
      </w:r>
      <w:hyperlink r:id="rId476" w:tooltip="Protocol Reference-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77" w:anchor="UserGuide-zh-%E5%8D%8F%E8%AE%AE%E5%8F%82%E8%80%83%E6%89%8B%E5%86%8C"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5070"/>
        <w:gridCol w:w="45"/>
      </w:tblGrid>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08" name="图片 108"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推荐使用Dubbo协议</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09" name="图片 109"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性能测试报告</w:t>
            </w:r>
            <w:r w:rsidRPr="00B03E20">
              <w:rPr>
                <w:rFonts w:ascii="宋体" w:eastAsia="宋体" w:hAnsi="宋体" w:cs="宋体"/>
                <w:kern w:val="0"/>
                <w:sz w:val="24"/>
                <w:szCs w:val="24"/>
              </w:rPr>
              <w:br/>
              <w:t>各协议的性能情况，请参见：</w:t>
            </w:r>
            <w:hyperlink r:id="rId478" w:anchor="UserGuide-zh-%E6%80%A7%E8%83%BD%E6%B5%8B%E8%AF%95%E6%8A%A5%E5%91%8A" w:history="1">
              <w:r w:rsidRPr="00B03E20">
                <w:rPr>
                  <w:rFonts w:ascii="宋体" w:eastAsia="宋体" w:hAnsi="宋体" w:cs="宋体"/>
                  <w:color w:val="0000FF"/>
                  <w:kern w:val="0"/>
                  <w:sz w:val="24"/>
                  <w:szCs w:val="24"/>
                  <w:u w:val="single"/>
                </w:rPr>
                <w:t>性能测试报告</w:t>
              </w:r>
            </w:hyperlink>
            <w:r w:rsidRPr="00B03E20">
              <w:rPr>
                <w:rFonts w:ascii="宋体" w:eastAsia="宋体" w:hAnsi="宋体" w:cs="宋体"/>
                <w:kern w:val="0"/>
                <w:sz w:val="24"/>
                <w:szCs w:val="24"/>
              </w:rPr>
              <w:t xml:space="preserve"> (</w:t>
            </w:r>
            <w:hyperlink r:id="rId479" w:tooltip="Performance Test Report-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20" w:name="UserGuide-zh-dubbo://"/>
      <w:bookmarkEnd w:id="120"/>
      <w:r w:rsidRPr="00B03E20">
        <w:rPr>
          <w:rFonts w:ascii="宋体" w:eastAsia="宋体" w:hAnsi="宋体" w:cs="宋体"/>
          <w:b/>
          <w:bCs/>
          <w:kern w:val="0"/>
          <w:sz w:val="27"/>
          <w:szCs w:val="27"/>
        </w:rPr>
        <w:t>dubbo://</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80" w:tooltip="Dubbo Protocol-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81" w:anchor="UserGuide-zh-dubbo%253A%252F%252F"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513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10" name="图片 110"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Dubbo缺省协议采用单一长连接和NIO异步通讯，适合于小数据量大并发的服务调用，以及服务消费者机器数远大于服务提供者机器数的情况。</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11" name="图片 111"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Dubbo缺省协议不适合传送大数据量的服务，比如传文件，传视频等，除非请求量很低。</w:t>
            </w:r>
          </w:p>
        </w:tc>
      </w:tr>
    </w:tbl>
    <w:p w:rsidR="00B03E20" w:rsidRPr="00B03E20" w:rsidRDefault="00B03E20" w:rsidP="00B03E20">
      <w:pPr>
        <w:widowControl/>
        <w:jc w:val="left"/>
        <w:rPr>
          <w:rFonts w:ascii="宋体" w:eastAsia="宋体" w:hAnsi="宋体" w:cs="宋体"/>
          <w:vanish/>
          <w:kern w:val="0"/>
          <w:sz w:val="24"/>
          <w:szCs w:val="24"/>
        </w:rPr>
      </w:pPr>
    </w:p>
    <w:tbl>
      <w:tblPr>
        <w:tblW w:w="0" w:type="auto"/>
        <w:tblCellSpacing w:w="0" w:type="dxa"/>
        <w:tblCellMar>
          <w:left w:w="0" w:type="dxa"/>
          <w:right w:w="0" w:type="dxa"/>
        </w:tblCellMar>
        <w:tblLook w:val="04A0"/>
      </w:tblPr>
      <w:tblGrid>
        <w:gridCol w:w="52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347948766"/>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name="dubbo"</w:t>
            </w:r>
            <w:r w:rsidRPr="00B03E20">
              <w:rPr>
                <w:rFonts w:ascii="宋体" w:eastAsia="宋体" w:hAnsi="宋体" w:cs="宋体"/>
                <w:kern w:val="0"/>
                <w:sz w:val="24"/>
                <w:szCs w:val="24"/>
              </w:rPr>
              <w:t xml:space="preserve"> </w:t>
            </w:r>
            <w:r w:rsidRPr="00B03E20">
              <w:rPr>
                <w:rFonts w:ascii="宋体" w:eastAsia="宋体" w:hAnsi="宋体" w:cs="宋体"/>
                <w:kern w:val="0"/>
                <w:sz w:val="24"/>
              </w:rPr>
              <w:t>port="20880"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Set default protocol:</w:t>
      </w:r>
    </w:p>
    <w:tbl>
      <w:tblPr>
        <w:tblW w:w="0" w:type="auto"/>
        <w:tblCellSpacing w:w="0" w:type="dxa"/>
        <w:tblCellMar>
          <w:left w:w="0" w:type="dxa"/>
          <w:right w:w="0" w:type="dxa"/>
        </w:tblCellMar>
        <w:tblLook w:val="04A0"/>
      </w:tblPr>
      <w:tblGrid>
        <w:gridCol w:w="42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784277804"/>
              <w:rPr>
                <w:rFonts w:ascii="宋体" w:eastAsia="宋体" w:hAnsi="宋体" w:cs="宋体"/>
                <w:kern w:val="0"/>
                <w:sz w:val="24"/>
                <w:szCs w:val="24"/>
              </w:rPr>
            </w:pPr>
            <w:r w:rsidRPr="00B03E20">
              <w:rPr>
                <w:rFonts w:ascii="宋体" w:eastAsia="宋体" w:hAnsi="宋体" w:cs="宋体"/>
                <w:kern w:val="0"/>
                <w:sz w:val="24"/>
              </w:rPr>
              <w:t>&lt;dubbo:provider</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protocol="dubbo"</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Set service protocol:</w:t>
      </w:r>
    </w:p>
    <w:tbl>
      <w:tblPr>
        <w:tblW w:w="0" w:type="auto"/>
        <w:tblCellSpacing w:w="0" w:type="dxa"/>
        <w:tblCellMar>
          <w:left w:w="0" w:type="dxa"/>
          <w:right w:w="0" w:type="dxa"/>
        </w:tblCellMar>
        <w:tblLook w:val="04A0"/>
      </w:tblPr>
      <w:tblGrid>
        <w:gridCol w:w="40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93938110"/>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protocol="dubbo"</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Multi port:</w:t>
      </w:r>
    </w:p>
    <w:tbl>
      <w:tblPr>
        <w:tblW w:w="0" w:type="auto"/>
        <w:tblCellSpacing w:w="0" w:type="dxa"/>
        <w:tblCellMar>
          <w:left w:w="0" w:type="dxa"/>
          <w:right w:w="0" w:type="dxa"/>
        </w:tblCellMar>
        <w:tblLook w:val="04A0"/>
      </w:tblPr>
      <w:tblGrid>
        <w:gridCol w:w="67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id="dubbo1"</w:t>
            </w:r>
            <w:r w:rsidRPr="00B03E20">
              <w:rPr>
                <w:rFonts w:ascii="宋体" w:eastAsia="宋体" w:hAnsi="宋体" w:cs="宋体"/>
                <w:kern w:val="0"/>
                <w:sz w:val="24"/>
                <w:szCs w:val="24"/>
              </w:rPr>
              <w:t xml:space="preserve"> </w:t>
            </w:r>
            <w:r w:rsidRPr="00B03E20">
              <w:rPr>
                <w:rFonts w:ascii="宋体" w:eastAsia="宋体" w:hAnsi="宋体" w:cs="宋体"/>
                <w:kern w:val="0"/>
                <w:sz w:val="24"/>
              </w:rPr>
              <w:t>name="dubbo"</w:t>
            </w:r>
            <w:r w:rsidRPr="00B03E20">
              <w:rPr>
                <w:rFonts w:ascii="宋体" w:eastAsia="宋体" w:hAnsi="宋体" w:cs="宋体"/>
                <w:kern w:val="0"/>
                <w:sz w:val="24"/>
                <w:szCs w:val="24"/>
              </w:rPr>
              <w:t xml:space="preserve"> </w:t>
            </w:r>
            <w:r w:rsidRPr="00B03E20">
              <w:rPr>
                <w:rFonts w:ascii="宋体" w:eastAsia="宋体" w:hAnsi="宋体" w:cs="宋体"/>
                <w:kern w:val="0"/>
                <w:sz w:val="24"/>
              </w:rPr>
              <w:t>port="20880"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id="dubbo2"</w:t>
            </w:r>
            <w:r w:rsidRPr="00B03E20">
              <w:rPr>
                <w:rFonts w:ascii="宋体" w:eastAsia="宋体" w:hAnsi="宋体" w:cs="宋体"/>
                <w:kern w:val="0"/>
                <w:sz w:val="24"/>
                <w:szCs w:val="24"/>
              </w:rPr>
              <w:t xml:space="preserve"> </w:t>
            </w:r>
            <w:r w:rsidRPr="00B03E20">
              <w:rPr>
                <w:rFonts w:ascii="宋体" w:eastAsia="宋体" w:hAnsi="宋体" w:cs="宋体"/>
                <w:kern w:val="0"/>
                <w:sz w:val="24"/>
              </w:rPr>
              <w:t>name="dubbo"</w:t>
            </w:r>
            <w:r w:rsidRPr="00B03E20">
              <w:rPr>
                <w:rFonts w:ascii="宋体" w:eastAsia="宋体" w:hAnsi="宋体" w:cs="宋体"/>
                <w:kern w:val="0"/>
                <w:sz w:val="24"/>
                <w:szCs w:val="24"/>
              </w:rPr>
              <w:t xml:space="preserve"> </w:t>
            </w:r>
            <w:r w:rsidRPr="00B03E20">
              <w:rPr>
                <w:rFonts w:ascii="宋体" w:eastAsia="宋体" w:hAnsi="宋体" w:cs="宋体"/>
                <w:kern w:val="0"/>
                <w:sz w:val="24"/>
              </w:rPr>
              <w:t>port="20881"</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Dubbo protocol options:</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47132393"/>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name=“dubbo” port=“9090” server=“netty” client=“netty” codec=“dubbo” serialization=“hessian2” charset=“UTF-8” threadpool=“fixed” threads=“100” queues=“0” iothreads=“9” buffer=“8192” accepts=“1000” payload=“8388608” /&gt;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666865" cy="1330960"/>
            <wp:effectExtent l="19050" t="0" r="635" b="0"/>
            <wp:docPr id="112" name="图片 112" descr="http://alibaba.github.io/dubbo-doc-static/dubbo-protocol.jpg-version=1&amp;modificationDate=133106824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alibaba.github.io/dubbo-doc-static/dubbo-protocol.jpg-version=1&amp;modificationDate=1331068241000.jpg"/>
                    <pic:cNvPicPr>
                      <a:picLocks noChangeAspect="1" noChangeArrowheads="1"/>
                    </pic:cNvPicPr>
                  </pic:nvPicPr>
                  <pic:blipFill>
                    <a:blip r:embed="rId290"/>
                    <a:srcRect/>
                    <a:stretch>
                      <a:fillRect/>
                    </a:stretch>
                  </pic:blipFill>
                  <pic:spPr bwMode="auto">
                    <a:xfrm>
                      <a:off x="0" y="0"/>
                      <a:ext cx="6666865" cy="1330960"/>
                    </a:xfrm>
                    <a:prstGeom prst="rect">
                      <a:avLst/>
                    </a:prstGeom>
                    <a:noFill/>
                    <a:ln w="9525">
                      <a:noFill/>
                      <a:miter lim="800000"/>
                      <a:headEnd/>
                      <a:tailEnd/>
                    </a:ln>
                  </pic:spPr>
                </pic:pic>
              </a:graphicData>
            </a:graphic>
          </wp:inline>
        </w:drawing>
      </w:r>
    </w:p>
    <w:p w:rsidR="00B03E20" w:rsidRPr="00B03E20" w:rsidRDefault="00B03E20" w:rsidP="00B03E20">
      <w:pPr>
        <w:widowControl/>
        <w:numPr>
          <w:ilvl w:val="0"/>
          <w:numId w:val="5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Transporter </w:t>
      </w:r>
    </w:p>
    <w:p w:rsidR="00B03E20" w:rsidRPr="00B03E20" w:rsidRDefault="00B03E20" w:rsidP="00B03E20">
      <w:pPr>
        <w:widowControl/>
        <w:numPr>
          <w:ilvl w:val="1"/>
          <w:numId w:val="5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mina, netty, grizzy</w:t>
      </w:r>
    </w:p>
    <w:p w:rsidR="00B03E20" w:rsidRPr="00B03E20" w:rsidRDefault="00B03E20" w:rsidP="00B03E20">
      <w:pPr>
        <w:widowControl/>
        <w:numPr>
          <w:ilvl w:val="0"/>
          <w:numId w:val="5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Serialization </w:t>
      </w:r>
    </w:p>
    <w:p w:rsidR="00B03E20" w:rsidRPr="00B03E20" w:rsidRDefault="00B03E20" w:rsidP="00B03E20">
      <w:pPr>
        <w:widowControl/>
        <w:numPr>
          <w:ilvl w:val="1"/>
          <w:numId w:val="5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dubbo, hessian2, java, json</w:t>
      </w:r>
    </w:p>
    <w:p w:rsidR="00B03E20" w:rsidRPr="00B03E20" w:rsidRDefault="00B03E20" w:rsidP="00B03E20">
      <w:pPr>
        <w:widowControl/>
        <w:numPr>
          <w:ilvl w:val="0"/>
          <w:numId w:val="5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Dispatcher </w:t>
      </w:r>
    </w:p>
    <w:p w:rsidR="00B03E20" w:rsidRPr="00B03E20" w:rsidRDefault="00B03E20" w:rsidP="00B03E20">
      <w:pPr>
        <w:widowControl/>
        <w:numPr>
          <w:ilvl w:val="1"/>
          <w:numId w:val="5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all, direct, message, execution, connection</w:t>
      </w:r>
    </w:p>
    <w:p w:rsidR="00B03E20" w:rsidRPr="00B03E20" w:rsidRDefault="00B03E20" w:rsidP="00B03E20">
      <w:pPr>
        <w:widowControl/>
        <w:numPr>
          <w:ilvl w:val="0"/>
          <w:numId w:val="5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ThreadPool </w:t>
      </w:r>
    </w:p>
    <w:p w:rsidR="00B03E20" w:rsidRPr="00B03E20" w:rsidRDefault="00B03E20" w:rsidP="00B03E20">
      <w:pPr>
        <w:widowControl/>
        <w:numPr>
          <w:ilvl w:val="1"/>
          <w:numId w:val="5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fixed, cached</w:t>
      </w:r>
    </w:p>
    <w:tbl>
      <w:tblPr>
        <w:tblW w:w="0" w:type="auto"/>
        <w:tblCellSpacing w:w="15" w:type="dxa"/>
        <w:tblCellMar>
          <w:top w:w="15" w:type="dxa"/>
          <w:left w:w="15" w:type="dxa"/>
          <w:bottom w:w="15" w:type="dxa"/>
          <w:right w:w="15" w:type="dxa"/>
        </w:tblCellMar>
        <w:tblLook w:val="04A0"/>
      </w:tblPr>
      <w:tblGrid>
        <w:gridCol w:w="184"/>
        <w:gridCol w:w="178"/>
        <w:gridCol w:w="5492"/>
        <w:gridCol w:w="5175"/>
      </w:tblGrid>
      <w:tr w:rsidR="00B03E20" w:rsidRPr="00B03E20" w:rsidTr="00B03E20">
        <w:trPr>
          <w:tblCellSpacing w:w="15" w:type="dxa"/>
        </w:trPr>
        <w:tc>
          <w:tcPr>
            <w:tcW w:w="0" w:type="auto"/>
            <w:gridSpan w:val="2"/>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13" name="图片 113"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Dubbo协议缺省每服务每提供者每消费者使用单一长连接，如果数据量较大，可以使用多个连接。</w:t>
            </w:r>
          </w:p>
        </w:tc>
      </w:tr>
      <w:tr w:rsidR="00B03E20" w:rsidRPr="00B03E20" w:rsidTr="00B03E20">
        <w:tblPrEx>
          <w:tblCellSpacing w:w="0" w:type="dxa"/>
          <w:tblCellMar>
            <w:top w:w="0" w:type="dxa"/>
            <w:left w:w="0" w:type="dxa"/>
            <w:bottom w:w="0" w:type="dxa"/>
            <w:right w:w="0" w:type="dxa"/>
          </w:tblCellMar>
        </w:tblPrEx>
        <w:trPr>
          <w:gridBefore w:val="1"/>
          <w:gridAfter w:val="1"/>
          <w:tblCellSpacing w:w="0" w:type="dxa"/>
        </w:trPr>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name="dubbo"</w:t>
            </w:r>
            <w:r w:rsidRPr="00B03E20">
              <w:rPr>
                <w:rFonts w:ascii="宋体" w:eastAsia="宋体" w:hAnsi="宋体" w:cs="宋体"/>
                <w:kern w:val="0"/>
                <w:sz w:val="24"/>
                <w:szCs w:val="24"/>
              </w:rPr>
              <w:t xml:space="preserve"> </w:t>
            </w:r>
            <w:r w:rsidRPr="00B03E20">
              <w:rPr>
                <w:rFonts w:ascii="宋体" w:eastAsia="宋体" w:hAnsi="宋体" w:cs="宋体"/>
                <w:kern w:val="0"/>
                <w:sz w:val="24"/>
              </w:rPr>
              <w:t>connections="2"</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numPr>
          <w:ilvl w:val="0"/>
          <w:numId w:val="5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&lt;dubbo:service connections=”0”&gt;或&lt;dubbo:reference connections=”0”&gt;表示该服务使用JVM共享长连接。(缺省)</w:t>
      </w:r>
    </w:p>
    <w:p w:rsidR="00B03E20" w:rsidRPr="00B03E20" w:rsidRDefault="00B03E20" w:rsidP="00B03E20">
      <w:pPr>
        <w:widowControl/>
        <w:numPr>
          <w:ilvl w:val="0"/>
          <w:numId w:val="5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&lt;dubbo:service connections=”1”&gt;或&lt;dubbo:reference connections=”1”&gt;表示该服务使用独立长连接。</w:t>
      </w:r>
    </w:p>
    <w:p w:rsidR="00B03E20" w:rsidRPr="00B03E20" w:rsidRDefault="00B03E20" w:rsidP="00B03E20">
      <w:pPr>
        <w:widowControl/>
        <w:numPr>
          <w:ilvl w:val="0"/>
          <w:numId w:val="5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&lt;dubbo:service connections=”2”&gt;或&lt;dubbo:reference connections=”2”&gt;表示该服务使用独立两条长连接。</w:t>
      </w:r>
    </w:p>
    <w:tbl>
      <w:tblPr>
        <w:tblW w:w="0" w:type="auto"/>
        <w:tblCellSpacing w:w="15" w:type="dxa"/>
        <w:tblCellMar>
          <w:top w:w="15" w:type="dxa"/>
          <w:left w:w="15" w:type="dxa"/>
          <w:bottom w:w="15" w:type="dxa"/>
          <w:right w:w="15" w:type="dxa"/>
        </w:tblCellMar>
        <w:tblLook w:val="04A0"/>
      </w:tblPr>
      <w:tblGrid>
        <w:gridCol w:w="184"/>
        <w:gridCol w:w="185"/>
        <w:gridCol w:w="5365"/>
        <w:gridCol w:w="4845"/>
      </w:tblGrid>
      <w:tr w:rsidR="00B03E20" w:rsidRPr="00B03E20" w:rsidTr="00B03E20">
        <w:trPr>
          <w:tblCellSpacing w:w="15" w:type="dxa"/>
        </w:trPr>
        <w:tc>
          <w:tcPr>
            <w:tcW w:w="0" w:type="auto"/>
            <w:gridSpan w:val="2"/>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14" name="图片 114"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为防止被大量连接撑挂，可在服务提供方限制大接收连接数，以实现服务提供方自我保护。</w:t>
            </w:r>
          </w:p>
        </w:tc>
      </w:tr>
      <w:tr w:rsidR="00B03E20" w:rsidRPr="00B03E20" w:rsidTr="00B03E20">
        <w:tblPrEx>
          <w:tblCellSpacing w:w="0" w:type="dxa"/>
          <w:tblCellMar>
            <w:top w:w="0" w:type="dxa"/>
            <w:left w:w="0" w:type="dxa"/>
            <w:bottom w:w="0" w:type="dxa"/>
            <w:right w:w="0" w:type="dxa"/>
          </w:tblCellMar>
        </w:tblPrEx>
        <w:trPr>
          <w:gridBefore w:val="1"/>
          <w:gridAfter w:val="1"/>
          <w:tblCellSpacing w:w="0" w:type="dxa"/>
        </w:trPr>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name="dubbo"</w:t>
            </w:r>
            <w:r w:rsidRPr="00B03E20">
              <w:rPr>
                <w:rFonts w:ascii="宋体" w:eastAsia="宋体" w:hAnsi="宋体" w:cs="宋体"/>
                <w:kern w:val="0"/>
                <w:sz w:val="24"/>
                <w:szCs w:val="24"/>
              </w:rPr>
              <w:t xml:space="preserve"> </w:t>
            </w:r>
            <w:r w:rsidRPr="00B03E20">
              <w:rPr>
                <w:rFonts w:ascii="宋体" w:eastAsia="宋体" w:hAnsi="宋体" w:cs="宋体"/>
                <w:kern w:val="0"/>
                <w:sz w:val="24"/>
              </w:rPr>
              <w:t>accepts="1000"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缺省协议，使用基于mina1.1.7+hessian3.2.1的tbremoting交互。</w:t>
      </w:r>
    </w:p>
    <w:p w:rsidR="00B03E20" w:rsidRPr="00B03E20" w:rsidRDefault="00B03E20" w:rsidP="00B03E20">
      <w:pPr>
        <w:widowControl/>
        <w:numPr>
          <w:ilvl w:val="0"/>
          <w:numId w:val="5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连接个数：单连接</w:t>
      </w:r>
    </w:p>
    <w:p w:rsidR="00B03E20" w:rsidRPr="00B03E20" w:rsidRDefault="00B03E20" w:rsidP="00B03E20">
      <w:pPr>
        <w:widowControl/>
        <w:numPr>
          <w:ilvl w:val="0"/>
          <w:numId w:val="5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连接方式：长连接</w:t>
      </w:r>
    </w:p>
    <w:p w:rsidR="00B03E20" w:rsidRPr="00B03E20" w:rsidRDefault="00B03E20" w:rsidP="00B03E20">
      <w:pPr>
        <w:widowControl/>
        <w:numPr>
          <w:ilvl w:val="0"/>
          <w:numId w:val="5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传输协议：TCP</w:t>
      </w:r>
    </w:p>
    <w:p w:rsidR="00B03E20" w:rsidRPr="00B03E20" w:rsidRDefault="00B03E20" w:rsidP="00B03E20">
      <w:pPr>
        <w:widowControl/>
        <w:numPr>
          <w:ilvl w:val="0"/>
          <w:numId w:val="5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传输方式：NIO异步传输</w:t>
      </w:r>
    </w:p>
    <w:p w:rsidR="00B03E20" w:rsidRPr="00B03E20" w:rsidRDefault="00B03E20" w:rsidP="00B03E20">
      <w:pPr>
        <w:widowControl/>
        <w:numPr>
          <w:ilvl w:val="0"/>
          <w:numId w:val="5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序列化：Hessian二进制序列化</w:t>
      </w:r>
    </w:p>
    <w:p w:rsidR="00B03E20" w:rsidRPr="00B03E20" w:rsidRDefault="00B03E20" w:rsidP="00B03E20">
      <w:pPr>
        <w:widowControl/>
        <w:numPr>
          <w:ilvl w:val="0"/>
          <w:numId w:val="5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适用范围：传入传出参数数据包较小（建议小于100K），消费者比提供者个数多，单一消费者无法压满提供者，</w:t>
      </w:r>
      <w:r w:rsidRPr="00B03E20">
        <w:rPr>
          <w:rFonts w:ascii="宋体" w:eastAsia="宋体" w:hAnsi="宋体" w:cs="宋体"/>
          <w:color w:val="FF0000"/>
          <w:kern w:val="0"/>
          <w:sz w:val="24"/>
          <w:szCs w:val="24"/>
        </w:rPr>
        <w:t>尽量不要用dubbo协议传输大文件或超大字符串</w:t>
      </w:r>
      <w:r w:rsidRPr="00B03E20">
        <w:rPr>
          <w:rFonts w:ascii="宋体" w:eastAsia="宋体" w:hAnsi="宋体" w:cs="宋体"/>
          <w:kern w:val="0"/>
          <w:sz w:val="24"/>
          <w:szCs w:val="24"/>
        </w:rPr>
        <w:t>。</w:t>
      </w:r>
    </w:p>
    <w:p w:rsidR="00B03E20" w:rsidRPr="00B03E20" w:rsidRDefault="00B03E20" w:rsidP="00B03E20">
      <w:pPr>
        <w:widowControl/>
        <w:numPr>
          <w:ilvl w:val="0"/>
          <w:numId w:val="5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适用场景：常规远程服务方法调用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为什么要消费者比提供者个数多：</w:t>
      </w:r>
      <w:r w:rsidRPr="00B03E20">
        <w:rPr>
          <w:rFonts w:ascii="宋体" w:eastAsia="宋体" w:hAnsi="宋体" w:cs="宋体"/>
          <w:kern w:val="0"/>
          <w:sz w:val="24"/>
          <w:szCs w:val="24"/>
        </w:rPr>
        <w:br/>
        <w:t>因dubbo协议采用单一长连接，</w:t>
      </w:r>
      <w:r w:rsidRPr="00B03E20">
        <w:rPr>
          <w:rFonts w:ascii="宋体" w:eastAsia="宋体" w:hAnsi="宋体" w:cs="宋体"/>
          <w:kern w:val="0"/>
          <w:sz w:val="24"/>
          <w:szCs w:val="24"/>
        </w:rPr>
        <w:br/>
        <w:t>假设网络为千兆网卡(1024Mbit=128MByte)，</w:t>
      </w:r>
      <w:r w:rsidRPr="00B03E20">
        <w:rPr>
          <w:rFonts w:ascii="宋体" w:eastAsia="宋体" w:hAnsi="宋体" w:cs="宋体"/>
          <w:kern w:val="0"/>
          <w:sz w:val="24"/>
          <w:szCs w:val="24"/>
        </w:rPr>
        <w:br/>
        <w:t>根据测试经验数据每条连接最多只能压满7MByte(不同的环境可能不一样，供参考)，</w:t>
      </w:r>
      <w:r w:rsidRPr="00B03E20">
        <w:rPr>
          <w:rFonts w:ascii="宋体" w:eastAsia="宋体" w:hAnsi="宋体" w:cs="宋体"/>
          <w:kern w:val="0"/>
          <w:sz w:val="24"/>
          <w:szCs w:val="24"/>
        </w:rPr>
        <w:br/>
        <w:t>理论上1个服务提供者需要20个服务消费者才能压满网卡。</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为什么不能传大包：</w:t>
      </w:r>
      <w:r w:rsidRPr="00B03E20">
        <w:rPr>
          <w:rFonts w:ascii="宋体" w:eastAsia="宋体" w:hAnsi="宋体" w:cs="宋体"/>
          <w:kern w:val="0"/>
          <w:sz w:val="24"/>
          <w:szCs w:val="24"/>
        </w:rPr>
        <w:br/>
        <w:t>因dubbo协议采用单一长连接，</w:t>
      </w:r>
      <w:r w:rsidRPr="00B03E20">
        <w:rPr>
          <w:rFonts w:ascii="宋体" w:eastAsia="宋体" w:hAnsi="宋体" w:cs="宋体"/>
          <w:kern w:val="0"/>
          <w:sz w:val="24"/>
          <w:szCs w:val="24"/>
        </w:rPr>
        <w:br/>
        <w:t>如果每次请求的数据包大小为500KByte，假设网络为千兆网卡(1024Mbit=128MByte)，每条连接最大7MByte(不同的环境可能不一样，供参考)，</w:t>
      </w:r>
      <w:r w:rsidRPr="00B03E20">
        <w:rPr>
          <w:rFonts w:ascii="宋体" w:eastAsia="宋体" w:hAnsi="宋体" w:cs="宋体"/>
          <w:kern w:val="0"/>
          <w:sz w:val="24"/>
          <w:szCs w:val="24"/>
        </w:rPr>
        <w:br/>
        <w:t>单个服务提供者的TPS(每秒处理事务数)最大为：128MByte / 500KByte = 262。</w:t>
      </w:r>
      <w:r w:rsidRPr="00B03E20">
        <w:rPr>
          <w:rFonts w:ascii="宋体" w:eastAsia="宋体" w:hAnsi="宋体" w:cs="宋体"/>
          <w:kern w:val="0"/>
          <w:sz w:val="24"/>
          <w:szCs w:val="24"/>
        </w:rPr>
        <w:br/>
        <w:t>单个消费者调用单个服务提供者的TPS(每秒处理事务数)最大为：7MByte / 500KByte = 14。</w:t>
      </w:r>
      <w:r w:rsidRPr="00B03E20">
        <w:rPr>
          <w:rFonts w:ascii="宋体" w:eastAsia="宋体" w:hAnsi="宋体" w:cs="宋体"/>
          <w:kern w:val="0"/>
          <w:sz w:val="24"/>
          <w:szCs w:val="24"/>
        </w:rPr>
        <w:br/>
        <w:t>如果能接受，可以考虑使用，否则网络将成为瓶颈。</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为什么采用异步单一长连接：</w:t>
      </w:r>
      <w:r w:rsidRPr="00B03E20">
        <w:rPr>
          <w:rFonts w:ascii="宋体" w:eastAsia="宋体" w:hAnsi="宋体" w:cs="宋体"/>
          <w:kern w:val="0"/>
          <w:sz w:val="24"/>
          <w:szCs w:val="24"/>
        </w:rPr>
        <w:br/>
        <w:t>因为服务的现状大都是服务提供者少，通常只有几台机器，</w:t>
      </w:r>
      <w:r w:rsidRPr="00B03E20">
        <w:rPr>
          <w:rFonts w:ascii="宋体" w:eastAsia="宋体" w:hAnsi="宋体" w:cs="宋体"/>
          <w:kern w:val="0"/>
          <w:sz w:val="24"/>
          <w:szCs w:val="24"/>
        </w:rPr>
        <w:br/>
        <w:t>而服务的消费者多，可能整个网站都在访问该服务，</w:t>
      </w:r>
      <w:r w:rsidRPr="00B03E20">
        <w:rPr>
          <w:rFonts w:ascii="宋体" w:eastAsia="宋体" w:hAnsi="宋体" w:cs="宋体"/>
          <w:kern w:val="0"/>
          <w:sz w:val="24"/>
          <w:szCs w:val="24"/>
        </w:rPr>
        <w:br/>
        <w:t>比如Morgan的提供者只有6台提供者，却有上百台消费者，每天有1.5亿次调用，</w:t>
      </w:r>
      <w:r w:rsidRPr="00B03E20">
        <w:rPr>
          <w:rFonts w:ascii="宋体" w:eastAsia="宋体" w:hAnsi="宋体" w:cs="宋体"/>
          <w:kern w:val="0"/>
          <w:sz w:val="24"/>
          <w:szCs w:val="24"/>
        </w:rPr>
        <w:br/>
        <w:t>如果采用常规的hessian服务，服务提供者很容易就被压跨，</w:t>
      </w:r>
      <w:r w:rsidRPr="00B03E20">
        <w:rPr>
          <w:rFonts w:ascii="宋体" w:eastAsia="宋体" w:hAnsi="宋体" w:cs="宋体"/>
          <w:kern w:val="0"/>
          <w:sz w:val="24"/>
          <w:szCs w:val="24"/>
        </w:rPr>
        <w:br/>
        <w:t>通过单一连接，保证单一消费者不会压死提供者，</w:t>
      </w:r>
      <w:r w:rsidRPr="00B03E20">
        <w:rPr>
          <w:rFonts w:ascii="宋体" w:eastAsia="宋体" w:hAnsi="宋体" w:cs="宋体"/>
          <w:kern w:val="0"/>
          <w:sz w:val="24"/>
          <w:szCs w:val="24"/>
        </w:rPr>
        <w:br/>
        <w:t>长连接，减少连接握手验证等，</w:t>
      </w:r>
      <w:r w:rsidRPr="00B03E20">
        <w:rPr>
          <w:rFonts w:ascii="宋体" w:eastAsia="宋体" w:hAnsi="宋体" w:cs="宋体"/>
          <w:kern w:val="0"/>
          <w:sz w:val="24"/>
          <w:szCs w:val="24"/>
        </w:rPr>
        <w:br/>
        <w:t>并使用异步IO，复用线程池，防止C10K问题。</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(1) 约束：</w:t>
      </w:r>
    </w:p>
    <w:p w:rsidR="00B03E20" w:rsidRPr="00B03E20" w:rsidRDefault="00B03E20" w:rsidP="00B03E20">
      <w:pPr>
        <w:widowControl/>
        <w:numPr>
          <w:ilvl w:val="0"/>
          <w:numId w:val="6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参数及返回值需实现Serializable接口</w:t>
      </w:r>
    </w:p>
    <w:p w:rsidR="00B03E20" w:rsidRPr="00B03E20" w:rsidRDefault="00B03E20" w:rsidP="00B03E20">
      <w:pPr>
        <w:widowControl/>
        <w:numPr>
          <w:ilvl w:val="0"/>
          <w:numId w:val="6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参数及返回值不能自定义实现List, Map, Number, Date, Calendar等接口，只能用JDK自带的实现，因为hessian会做特殊处理，自定义实现类中的属性值都会丢失。()</w:t>
      </w:r>
    </w:p>
    <w:p w:rsidR="00B03E20" w:rsidRPr="00B03E20" w:rsidRDefault="00B03E20" w:rsidP="00B03E20">
      <w:pPr>
        <w:widowControl/>
        <w:numPr>
          <w:ilvl w:val="0"/>
          <w:numId w:val="6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Hessian序列化，只传成员属性值和值的类型，不传方法或静态变量，兼容情况：(由吴亚军提供) </w:t>
      </w:r>
    </w:p>
    <w:tbl>
      <w:tblPr>
        <w:tblW w:w="0" w:type="auto"/>
        <w:tblCellSpacing w:w="15" w:type="dxa"/>
        <w:tblInd w:w="720" w:type="dxa"/>
        <w:tblCellMar>
          <w:top w:w="15" w:type="dxa"/>
          <w:left w:w="15" w:type="dxa"/>
          <w:bottom w:w="15" w:type="dxa"/>
          <w:right w:w="15" w:type="dxa"/>
        </w:tblCellMar>
        <w:tblLook w:val="04A0"/>
      </w:tblPr>
      <w:tblGrid>
        <w:gridCol w:w="1021"/>
        <w:gridCol w:w="8231"/>
        <w:gridCol w:w="5516"/>
      </w:tblGrid>
      <w:tr w:rsidR="00B03E20" w:rsidRPr="00B03E20" w:rsidTr="00B03E20">
        <w:trPr>
          <w:tblCellSpacing w:w="15" w:type="dxa"/>
        </w:trPr>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lastRenderedPageBreak/>
              <w:t xml:space="preserve">数据通讯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情况 </w:t>
            </w:r>
          </w:p>
        </w:tc>
        <w:tc>
          <w:tcPr>
            <w:tcW w:w="0" w:type="auto"/>
            <w:vAlign w:val="center"/>
            <w:hideMark/>
          </w:tcPr>
          <w:p w:rsidR="00B03E20" w:rsidRPr="00B03E20" w:rsidRDefault="00B03E20" w:rsidP="00B03E20">
            <w:pPr>
              <w:widowControl/>
              <w:jc w:val="center"/>
              <w:rPr>
                <w:rFonts w:ascii="宋体" w:eastAsia="宋体" w:hAnsi="宋体" w:cs="宋体"/>
                <w:b/>
                <w:bCs/>
                <w:kern w:val="0"/>
                <w:sz w:val="24"/>
                <w:szCs w:val="24"/>
              </w:rPr>
            </w:pPr>
            <w:r w:rsidRPr="00B03E20">
              <w:rPr>
                <w:rFonts w:ascii="宋体" w:eastAsia="宋体" w:hAnsi="宋体" w:cs="宋体"/>
                <w:b/>
                <w:bCs/>
                <w:kern w:val="0"/>
                <w:sz w:val="24"/>
                <w:szCs w:val="24"/>
              </w:rPr>
              <w:t xml:space="preserve">结果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A-&gt;B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类A多一种 属性（或者说类B少一种 属性）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不抛异常，A多的那 个属性的值，B没有， 其他正常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A-&gt;B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枚举A多一种 枚举（或者说B少一种 枚举），A使用多 出来的枚举进行传输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抛异常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A-&gt;B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枚举A多一种 枚举（或者说B少一种 枚举），A不使用 多出来的枚举进行传输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不抛异常，B正常接 收数据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A-&gt;B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A和B的属性 名相同，但类型不相同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抛异常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A-&gt;B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serialId 不相同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正常传输 </w:t>
            </w:r>
          </w:p>
        </w:tc>
      </w:tr>
    </w:tbl>
    <w:p w:rsidR="00B03E20" w:rsidRPr="00B03E20" w:rsidRDefault="00B03E20" w:rsidP="00B03E20">
      <w:pPr>
        <w:widowControl/>
        <w:numPr>
          <w:ilvl w:val="0"/>
          <w:numId w:val="6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总结：会抛异常的情况：枚 举值一边多一种，一边少一种，正好使用了差别的那种，或者属性名相同，类型不同</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接口增加方法，对客户端无影响，如果该方法不是客户端需要的，客户端不需要重新部署；</w:t>
      </w:r>
      <w:r w:rsidRPr="00B03E20">
        <w:rPr>
          <w:rFonts w:ascii="宋体" w:eastAsia="宋体" w:hAnsi="宋体" w:cs="宋体"/>
          <w:kern w:val="0"/>
          <w:sz w:val="24"/>
          <w:szCs w:val="24"/>
        </w:rPr>
        <w:br/>
        <w:t>输入参数和结果集中增加属性，对客户端无影响，如果客户端并不需要新属性，不用重新</w:t>
      </w:r>
      <w:r w:rsidRPr="00B03E20">
        <w:rPr>
          <w:rFonts w:ascii="宋体" w:eastAsia="宋体" w:hAnsi="宋体" w:cs="宋体"/>
          <w:kern w:val="0"/>
          <w:sz w:val="24"/>
          <w:szCs w:val="24"/>
        </w:rPr>
        <w:br/>
        <w:t>部署；</w:t>
      </w:r>
      <w:r w:rsidRPr="00B03E20">
        <w:rPr>
          <w:rFonts w:ascii="宋体" w:eastAsia="宋体" w:hAnsi="宋体" w:cs="宋体"/>
          <w:kern w:val="0"/>
          <w:sz w:val="24"/>
          <w:szCs w:val="24"/>
        </w:rPr>
        <w:br/>
        <w:t>输入参数和结果集属性名变化，对客户端序列化无影响，但是如果客户端不重新部署，不管输入还是输出，属性名变化的属性值是获取不到的。</w:t>
      </w:r>
      <w:r w:rsidRPr="00B03E20">
        <w:rPr>
          <w:rFonts w:ascii="宋体" w:eastAsia="宋体" w:hAnsi="宋体" w:cs="宋体"/>
          <w:kern w:val="0"/>
          <w:sz w:val="24"/>
          <w:szCs w:val="24"/>
        </w:rPr>
        <w:br/>
        <w:t>总结：服务器端和客户端对领域对象并不需要完全一致，而是按照最大匹配原则。</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(2) 配置：</w:t>
      </w:r>
      <w:r w:rsidRPr="00B03E20">
        <w:rPr>
          <w:rFonts w:ascii="宋体" w:eastAsia="宋体" w:hAnsi="宋体" w:cs="宋体"/>
          <w:kern w:val="0"/>
          <w:sz w:val="24"/>
          <w:szCs w:val="24"/>
        </w:rPr>
        <w:br/>
        <w:t>dubbo.properties：</w:t>
      </w:r>
    </w:p>
    <w:tbl>
      <w:tblPr>
        <w:tblW w:w="0" w:type="auto"/>
        <w:tblCellSpacing w:w="0" w:type="dxa"/>
        <w:tblCellMar>
          <w:left w:w="0" w:type="dxa"/>
          <w:right w:w="0" w:type="dxa"/>
        </w:tblCellMar>
        <w:tblLook w:val="04A0"/>
      </w:tblPr>
      <w:tblGrid>
        <w:gridCol w:w="33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587882305"/>
              <w:rPr>
                <w:rFonts w:ascii="宋体" w:eastAsia="宋体" w:hAnsi="宋体" w:cs="宋体"/>
                <w:kern w:val="0"/>
                <w:sz w:val="24"/>
                <w:szCs w:val="24"/>
              </w:rPr>
            </w:pPr>
            <w:r w:rsidRPr="00B03E20">
              <w:rPr>
                <w:rFonts w:ascii="宋体" w:eastAsia="宋体" w:hAnsi="宋体" w:cs="宋体"/>
                <w:kern w:val="0"/>
                <w:sz w:val="24"/>
              </w:rPr>
              <w:t>dubbo.service.protocol=dubbo</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21" w:name="UserGuide-zh-rmi://"/>
      <w:bookmarkEnd w:id="121"/>
      <w:r w:rsidRPr="00B03E20">
        <w:rPr>
          <w:rFonts w:ascii="宋体" w:eastAsia="宋体" w:hAnsi="宋体" w:cs="宋体"/>
          <w:b/>
          <w:bCs/>
          <w:kern w:val="0"/>
          <w:sz w:val="27"/>
          <w:szCs w:val="27"/>
        </w:rPr>
        <w:t>rmi://</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82" w:tooltip="Rmi Protocol-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83" w:anchor="UserGuide-zh-rmi%253A%252F%252F"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919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15" name="图片 115"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RMI协议采用JDK标准的java.rmi.*实现，采用阻塞式短连接和JDK标准序列化方式。</w:t>
            </w:r>
          </w:p>
        </w:tc>
      </w:tr>
    </w:tbl>
    <w:p w:rsidR="00B03E20" w:rsidRPr="00B03E20" w:rsidRDefault="00B03E20" w:rsidP="00B03E20">
      <w:pPr>
        <w:widowControl/>
        <w:numPr>
          <w:ilvl w:val="0"/>
          <w:numId w:val="6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如果服务接口继承了java.rmi.Remote接口，可以和原生RMI互操作，即： </w:t>
      </w:r>
    </w:p>
    <w:p w:rsidR="00B03E20" w:rsidRPr="00B03E20" w:rsidRDefault="00B03E20" w:rsidP="00B03E20">
      <w:pPr>
        <w:widowControl/>
        <w:numPr>
          <w:ilvl w:val="1"/>
          <w:numId w:val="6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提供者用Dubbo的RMI协议暴露服务，消费者直接用标准RMI接口调用，</w:t>
      </w:r>
    </w:p>
    <w:p w:rsidR="00B03E20" w:rsidRPr="00B03E20" w:rsidRDefault="00B03E20" w:rsidP="00B03E20">
      <w:pPr>
        <w:widowControl/>
        <w:numPr>
          <w:ilvl w:val="1"/>
          <w:numId w:val="6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或者提供方用标准RMI暴露服务，消费方用Dubbo的RMI协议调用。</w:t>
      </w:r>
    </w:p>
    <w:p w:rsidR="00B03E20" w:rsidRPr="00B03E20" w:rsidRDefault="00B03E20" w:rsidP="00B03E20">
      <w:pPr>
        <w:widowControl/>
        <w:numPr>
          <w:ilvl w:val="0"/>
          <w:numId w:val="6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如果服务接口</w:t>
      </w:r>
      <w:r w:rsidRPr="00B03E20">
        <w:rPr>
          <w:rFonts w:ascii="宋体" w:eastAsia="宋体" w:hAnsi="宋体" w:cs="宋体"/>
          <w:color w:val="FF0000"/>
          <w:kern w:val="0"/>
          <w:sz w:val="24"/>
          <w:szCs w:val="24"/>
        </w:rPr>
        <w:t>没有</w:t>
      </w:r>
      <w:r w:rsidRPr="00B03E20">
        <w:rPr>
          <w:rFonts w:ascii="宋体" w:eastAsia="宋体" w:hAnsi="宋体" w:cs="宋体"/>
          <w:kern w:val="0"/>
          <w:sz w:val="24"/>
          <w:szCs w:val="24"/>
        </w:rPr>
        <w:t xml:space="preserve">继承java.rmi.Remote接口， </w:t>
      </w:r>
    </w:p>
    <w:p w:rsidR="00B03E20" w:rsidRPr="00B03E20" w:rsidRDefault="00B03E20" w:rsidP="00B03E20">
      <w:pPr>
        <w:widowControl/>
        <w:numPr>
          <w:ilvl w:val="1"/>
          <w:numId w:val="6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缺省Dubbo将自动生成一个com.xxx.XxxService$Remote的接口，并继承java.rmi.Remote接口，并以此接口暴露服务，</w:t>
      </w:r>
    </w:p>
    <w:p w:rsidR="00B03E20" w:rsidRPr="00B03E20" w:rsidRDefault="00B03E20" w:rsidP="00B03E20">
      <w:pPr>
        <w:widowControl/>
        <w:numPr>
          <w:ilvl w:val="1"/>
          <w:numId w:val="6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但如果设置了&lt;dubbo:protocol name="rmi" codec="spring" /&gt;，将不生成$Remote接口，而使用Spring的RmiInvocationHandler接口暴露服务，和Spring兼容。</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Define rmi protocol:</w:t>
      </w:r>
    </w:p>
    <w:tbl>
      <w:tblPr>
        <w:tblW w:w="0" w:type="auto"/>
        <w:tblCellSpacing w:w="0" w:type="dxa"/>
        <w:tblCellMar>
          <w:left w:w="0" w:type="dxa"/>
          <w:right w:w="0" w:type="dxa"/>
        </w:tblCellMar>
        <w:tblLook w:val="04A0"/>
      </w:tblPr>
      <w:tblGrid>
        <w:gridCol w:w="49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748263080"/>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name="rmi"</w:t>
            </w:r>
            <w:r w:rsidRPr="00B03E20">
              <w:rPr>
                <w:rFonts w:ascii="宋体" w:eastAsia="宋体" w:hAnsi="宋体" w:cs="宋体"/>
                <w:kern w:val="0"/>
                <w:sz w:val="24"/>
                <w:szCs w:val="24"/>
              </w:rPr>
              <w:t xml:space="preserve"> </w:t>
            </w:r>
            <w:r w:rsidRPr="00B03E20">
              <w:rPr>
                <w:rFonts w:ascii="宋体" w:eastAsia="宋体" w:hAnsi="宋体" w:cs="宋体"/>
                <w:kern w:val="0"/>
                <w:sz w:val="24"/>
              </w:rPr>
              <w:t>port="1099"</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Set default protocol:</w:t>
      </w:r>
    </w:p>
    <w:tbl>
      <w:tblPr>
        <w:tblW w:w="0" w:type="auto"/>
        <w:tblCellSpacing w:w="0" w:type="dxa"/>
        <w:tblCellMar>
          <w:left w:w="0" w:type="dxa"/>
          <w:right w:w="0" w:type="dxa"/>
        </w:tblCellMar>
        <w:tblLook w:val="04A0"/>
      </w:tblPr>
      <w:tblGrid>
        <w:gridCol w:w="39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276719626"/>
              <w:rPr>
                <w:rFonts w:ascii="宋体" w:eastAsia="宋体" w:hAnsi="宋体" w:cs="宋体"/>
                <w:kern w:val="0"/>
                <w:sz w:val="24"/>
                <w:szCs w:val="24"/>
              </w:rPr>
            </w:pPr>
            <w:r w:rsidRPr="00B03E20">
              <w:rPr>
                <w:rFonts w:ascii="宋体" w:eastAsia="宋体" w:hAnsi="宋体" w:cs="宋体"/>
                <w:kern w:val="0"/>
                <w:sz w:val="24"/>
              </w:rPr>
              <w:t>&lt;dubbo:provider</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protocol="rmi"</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Set service protocol:</w:t>
      </w:r>
    </w:p>
    <w:tbl>
      <w:tblPr>
        <w:tblW w:w="0" w:type="auto"/>
        <w:tblCellSpacing w:w="0" w:type="dxa"/>
        <w:tblCellMar>
          <w:left w:w="0" w:type="dxa"/>
          <w:right w:w="0" w:type="dxa"/>
        </w:tblCellMar>
        <w:tblLook w:val="04A0"/>
      </w:tblPr>
      <w:tblGrid>
        <w:gridCol w:w="38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487282463"/>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protocol="rmi"</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Multi port:</w:t>
      </w:r>
    </w:p>
    <w:tbl>
      <w:tblPr>
        <w:tblW w:w="0" w:type="auto"/>
        <w:tblCellSpacing w:w="0" w:type="dxa"/>
        <w:tblCellMar>
          <w:left w:w="0" w:type="dxa"/>
          <w:right w:w="0" w:type="dxa"/>
        </w:tblCellMar>
        <w:tblLook w:val="04A0"/>
      </w:tblPr>
      <w:tblGrid>
        <w:gridCol w:w="61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id="rmi1"</w:t>
            </w:r>
            <w:r w:rsidRPr="00B03E20">
              <w:rPr>
                <w:rFonts w:ascii="宋体" w:eastAsia="宋体" w:hAnsi="宋体" w:cs="宋体"/>
                <w:kern w:val="0"/>
                <w:sz w:val="24"/>
                <w:szCs w:val="24"/>
              </w:rPr>
              <w:t xml:space="preserve"> </w:t>
            </w:r>
            <w:r w:rsidRPr="00B03E20">
              <w:rPr>
                <w:rFonts w:ascii="宋体" w:eastAsia="宋体" w:hAnsi="宋体" w:cs="宋体"/>
                <w:kern w:val="0"/>
                <w:sz w:val="24"/>
              </w:rPr>
              <w:t>name="rmi"</w:t>
            </w:r>
            <w:r w:rsidRPr="00B03E20">
              <w:rPr>
                <w:rFonts w:ascii="宋体" w:eastAsia="宋体" w:hAnsi="宋体" w:cs="宋体"/>
                <w:kern w:val="0"/>
                <w:sz w:val="24"/>
                <w:szCs w:val="24"/>
              </w:rPr>
              <w:t xml:space="preserve"> </w:t>
            </w:r>
            <w:r w:rsidRPr="00B03E20">
              <w:rPr>
                <w:rFonts w:ascii="宋体" w:eastAsia="宋体" w:hAnsi="宋体" w:cs="宋体"/>
                <w:kern w:val="0"/>
                <w:sz w:val="24"/>
              </w:rPr>
              <w:t>port="1099"</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id="rmi2"</w:t>
            </w:r>
            <w:r w:rsidRPr="00B03E20">
              <w:rPr>
                <w:rFonts w:ascii="宋体" w:eastAsia="宋体" w:hAnsi="宋体" w:cs="宋体"/>
                <w:kern w:val="0"/>
                <w:sz w:val="24"/>
                <w:szCs w:val="24"/>
              </w:rPr>
              <w:t xml:space="preserve"> </w:t>
            </w:r>
            <w:r w:rsidRPr="00B03E20">
              <w:rPr>
                <w:rFonts w:ascii="宋体" w:eastAsia="宋体" w:hAnsi="宋体" w:cs="宋体"/>
                <w:kern w:val="0"/>
                <w:sz w:val="24"/>
              </w:rPr>
              <w:t>name="rmi"</w:t>
            </w:r>
            <w:r w:rsidRPr="00B03E20">
              <w:rPr>
                <w:rFonts w:ascii="宋体" w:eastAsia="宋体" w:hAnsi="宋体" w:cs="宋体"/>
                <w:kern w:val="0"/>
                <w:sz w:val="24"/>
                <w:szCs w:val="24"/>
              </w:rPr>
              <w:t xml:space="preserve"> </w:t>
            </w:r>
            <w:r w:rsidRPr="00B03E20">
              <w:rPr>
                <w:rFonts w:ascii="宋体" w:eastAsia="宋体" w:hAnsi="宋体" w:cs="宋体"/>
                <w:kern w:val="0"/>
                <w:sz w:val="24"/>
              </w:rPr>
              <w:t>port="2099"</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protocol="rmi1"</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Spring compatible:</w:t>
      </w:r>
    </w:p>
    <w:tbl>
      <w:tblPr>
        <w:tblW w:w="0" w:type="auto"/>
        <w:tblCellSpacing w:w="0" w:type="dxa"/>
        <w:tblCellMar>
          <w:left w:w="0" w:type="dxa"/>
          <w:right w:w="0" w:type="dxa"/>
        </w:tblCellMar>
        <w:tblLook w:val="04A0"/>
      </w:tblPr>
      <w:tblGrid>
        <w:gridCol w:w="52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992519283"/>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name="rmi"</w:t>
            </w:r>
            <w:r w:rsidRPr="00B03E20">
              <w:rPr>
                <w:rFonts w:ascii="宋体" w:eastAsia="宋体" w:hAnsi="宋体" w:cs="宋体"/>
                <w:kern w:val="0"/>
                <w:sz w:val="24"/>
                <w:szCs w:val="24"/>
              </w:rPr>
              <w:t xml:space="preserve"> </w:t>
            </w:r>
            <w:r w:rsidRPr="00B03E20">
              <w:rPr>
                <w:rFonts w:ascii="宋体" w:eastAsia="宋体" w:hAnsi="宋体" w:cs="宋体"/>
                <w:kern w:val="0"/>
                <w:sz w:val="24"/>
              </w:rPr>
              <w:t>codec="spring"</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Java标准的远程调用协议。</w:t>
      </w:r>
    </w:p>
    <w:p w:rsidR="00B03E20" w:rsidRPr="00B03E20" w:rsidRDefault="00B03E20" w:rsidP="00B03E20">
      <w:pPr>
        <w:widowControl/>
        <w:numPr>
          <w:ilvl w:val="0"/>
          <w:numId w:val="6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连接个数：多连接</w:t>
      </w:r>
    </w:p>
    <w:p w:rsidR="00B03E20" w:rsidRPr="00B03E20" w:rsidRDefault="00B03E20" w:rsidP="00B03E20">
      <w:pPr>
        <w:widowControl/>
        <w:numPr>
          <w:ilvl w:val="0"/>
          <w:numId w:val="6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连接方式：短连接</w:t>
      </w:r>
    </w:p>
    <w:p w:rsidR="00B03E20" w:rsidRPr="00B03E20" w:rsidRDefault="00B03E20" w:rsidP="00B03E20">
      <w:pPr>
        <w:widowControl/>
        <w:numPr>
          <w:ilvl w:val="0"/>
          <w:numId w:val="6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传输协议：TCP</w:t>
      </w:r>
    </w:p>
    <w:p w:rsidR="00B03E20" w:rsidRPr="00B03E20" w:rsidRDefault="00B03E20" w:rsidP="00B03E20">
      <w:pPr>
        <w:widowControl/>
        <w:numPr>
          <w:ilvl w:val="0"/>
          <w:numId w:val="6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传输方式：同步传输</w:t>
      </w:r>
    </w:p>
    <w:p w:rsidR="00B03E20" w:rsidRPr="00B03E20" w:rsidRDefault="00B03E20" w:rsidP="00B03E20">
      <w:pPr>
        <w:widowControl/>
        <w:numPr>
          <w:ilvl w:val="0"/>
          <w:numId w:val="6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序列化：Java标准二进制序列化</w:t>
      </w:r>
    </w:p>
    <w:p w:rsidR="00B03E20" w:rsidRPr="00B03E20" w:rsidRDefault="00B03E20" w:rsidP="00B03E20">
      <w:pPr>
        <w:widowControl/>
        <w:numPr>
          <w:ilvl w:val="0"/>
          <w:numId w:val="6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适用范围：传入传出参数数据包大小混合，消费者与提供者个数差不多，可传文件。</w:t>
      </w:r>
    </w:p>
    <w:p w:rsidR="00B03E20" w:rsidRPr="00B03E20" w:rsidRDefault="00B03E20" w:rsidP="00B03E20">
      <w:pPr>
        <w:widowControl/>
        <w:numPr>
          <w:ilvl w:val="0"/>
          <w:numId w:val="6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适用场景：常规远程服务方法调用，与原生RMI服务互操作</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(1) 约束：</w:t>
      </w:r>
    </w:p>
    <w:p w:rsidR="00B03E20" w:rsidRPr="00B03E20" w:rsidRDefault="00B03E20" w:rsidP="00B03E20">
      <w:pPr>
        <w:widowControl/>
        <w:numPr>
          <w:ilvl w:val="0"/>
          <w:numId w:val="6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参数及返回值需实现Serializable接口</w:t>
      </w:r>
    </w:p>
    <w:p w:rsidR="00B03E20" w:rsidRPr="00B03E20" w:rsidRDefault="00B03E20" w:rsidP="00B03E20">
      <w:pPr>
        <w:widowControl/>
        <w:numPr>
          <w:ilvl w:val="0"/>
          <w:numId w:val="6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dubbo配置中的超时时间对rmi无效，需使用java启动参数设置：-Dsun.rmi.transport.tcp.responseTimeout=3000，参见下面的RMI配置。</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(2) 配置：</w:t>
      </w:r>
      <w:r w:rsidRPr="00B03E20">
        <w:rPr>
          <w:rFonts w:ascii="宋体" w:eastAsia="宋体" w:hAnsi="宋体" w:cs="宋体"/>
          <w:kern w:val="0"/>
          <w:sz w:val="24"/>
          <w:szCs w:val="24"/>
        </w:rPr>
        <w:br/>
        <w:t>dubbo.properties：</w:t>
      </w:r>
    </w:p>
    <w:tbl>
      <w:tblPr>
        <w:tblW w:w="0" w:type="auto"/>
        <w:tblCellSpacing w:w="0" w:type="dxa"/>
        <w:tblCellMar>
          <w:left w:w="0" w:type="dxa"/>
          <w:right w:w="0" w:type="dxa"/>
        </w:tblCellMar>
        <w:tblLook w:val="04A0"/>
      </w:tblPr>
      <w:tblGrid>
        <w:gridCol w:w="31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592663300"/>
              <w:rPr>
                <w:rFonts w:ascii="宋体" w:eastAsia="宋体" w:hAnsi="宋体" w:cs="宋体"/>
                <w:kern w:val="0"/>
                <w:sz w:val="24"/>
                <w:szCs w:val="24"/>
              </w:rPr>
            </w:pPr>
            <w:r w:rsidRPr="00B03E20">
              <w:rPr>
                <w:rFonts w:ascii="宋体" w:eastAsia="宋体" w:hAnsi="宋体" w:cs="宋体"/>
                <w:kern w:val="0"/>
                <w:sz w:val="24"/>
              </w:rPr>
              <w:t>dubbo.service.protocol=rmi</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(3) RMI配置：</w:t>
      </w:r>
    </w:p>
    <w:tbl>
      <w:tblPr>
        <w:tblW w:w="0" w:type="auto"/>
        <w:tblCellSpacing w:w="0" w:type="dxa"/>
        <w:tblCellMar>
          <w:left w:w="0" w:type="dxa"/>
          <w:right w:w="0" w:type="dxa"/>
        </w:tblCellMar>
        <w:tblLook w:val="04A0"/>
      </w:tblPr>
      <w:tblGrid>
        <w:gridCol w:w="58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558442929"/>
              <w:rPr>
                <w:rFonts w:ascii="宋体" w:eastAsia="宋体" w:hAnsi="宋体" w:cs="宋体"/>
                <w:kern w:val="0"/>
                <w:sz w:val="24"/>
                <w:szCs w:val="24"/>
              </w:rPr>
            </w:pPr>
            <w:r w:rsidRPr="00B03E20">
              <w:rPr>
                <w:rFonts w:ascii="宋体" w:eastAsia="宋体" w:hAnsi="宋体" w:cs="宋体"/>
                <w:kern w:val="0"/>
                <w:sz w:val="24"/>
              </w:rPr>
              <w:t>java -Dsun.rmi.transport.tcp.responseTimeout=3000</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更多RMI优化参数请查看：</w:t>
      </w:r>
      <w:r w:rsidRPr="00B03E20">
        <w:rPr>
          <w:rFonts w:ascii="宋体" w:eastAsia="宋体" w:hAnsi="宋体" w:cs="宋体"/>
          <w:kern w:val="0"/>
          <w:sz w:val="24"/>
          <w:szCs w:val="24"/>
        </w:rPr>
        <w:br/>
      </w:r>
      <w:hyperlink r:id="rId484" w:history="1">
        <w:r w:rsidRPr="00B03E20">
          <w:rPr>
            <w:rFonts w:ascii="宋体" w:eastAsia="宋体" w:hAnsi="宋体" w:cs="宋体"/>
            <w:color w:val="0000FF"/>
            <w:kern w:val="0"/>
            <w:sz w:val="24"/>
            <w:szCs w:val="24"/>
            <w:u w:val="single"/>
          </w:rPr>
          <w:t>http://download.oracle.com/docs/cd/E17409_01/javase/6/docs/technotes/guides/rmi/sunrmiproperties.html</w:t>
        </w:r>
      </w:hyperlink>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22" w:name="UserGuide-zh-hessian://"/>
      <w:bookmarkEnd w:id="122"/>
      <w:r w:rsidRPr="00B03E20">
        <w:rPr>
          <w:rFonts w:ascii="宋体" w:eastAsia="宋体" w:hAnsi="宋体" w:cs="宋体"/>
          <w:b/>
          <w:bCs/>
          <w:kern w:val="0"/>
          <w:sz w:val="27"/>
          <w:szCs w:val="27"/>
        </w:rPr>
        <w:t>hessian://</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85" w:tooltip="Hessian Protocol-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86" w:anchor="UserGuide-zh-hessian%253A%252F%252F"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441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16" name="图片 116"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Hessian协议用于集成Hessian的服务，Hessian底层采用Http通讯，采用Servlet暴露服务，Dubbo缺省内嵌Jetty作为服务器实现。</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17" name="图片 117"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Hessian是Caucho开源的一个RPC框架：</w:t>
            </w:r>
            <w:hyperlink r:id="rId487" w:history="1">
              <w:r w:rsidRPr="00B03E20">
                <w:rPr>
                  <w:rFonts w:ascii="宋体" w:eastAsia="宋体" w:hAnsi="宋体" w:cs="宋体"/>
                  <w:color w:val="0000FF"/>
                  <w:kern w:val="0"/>
                  <w:sz w:val="24"/>
                  <w:szCs w:val="24"/>
                  <w:u w:val="single"/>
                </w:rPr>
                <w:t>http://hessian.caucho.com</w:t>
              </w:r>
            </w:hyperlink>
            <w:r w:rsidRPr="00B03E20">
              <w:rPr>
                <w:rFonts w:ascii="宋体" w:eastAsia="宋体" w:hAnsi="宋体" w:cs="宋体"/>
                <w:kern w:val="0"/>
                <w:sz w:val="24"/>
                <w:szCs w:val="24"/>
              </w:rPr>
              <w:t>，其通讯效率高于WebService和Java自带的序列化。</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依赖：</w:t>
      </w:r>
    </w:p>
    <w:tbl>
      <w:tblPr>
        <w:tblW w:w="0" w:type="auto"/>
        <w:tblCellSpacing w:w="0" w:type="dxa"/>
        <w:tblCellMar>
          <w:left w:w="0" w:type="dxa"/>
          <w:right w:w="0" w:type="dxa"/>
        </w:tblCellMar>
        <w:tblLook w:val="04A0"/>
      </w:tblPr>
      <w:tblGrid>
        <w:gridCol w:w="480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&lt;dependency&gt;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&lt;groupId&gt;com.caucho&lt;/groupId&gt;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    &lt;artifactId&gt;hessian&lt;/artifactId&gt;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&lt;version&gt;4.0.7&lt;/version&gt;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&lt;/dependency&gt;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可以和原生Hessian服务互操作，即：</w:t>
      </w:r>
    </w:p>
    <w:p w:rsidR="00B03E20" w:rsidRPr="00B03E20" w:rsidRDefault="00B03E20" w:rsidP="00B03E20">
      <w:pPr>
        <w:widowControl/>
        <w:numPr>
          <w:ilvl w:val="0"/>
          <w:numId w:val="6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提供者用Dubbo的Hessian协议暴露服务，消费者直接用标准Hessian接口调用，</w:t>
      </w:r>
    </w:p>
    <w:p w:rsidR="00B03E20" w:rsidRPr="00B03E20" w:rsidRDefault="00B03E20" w:rsidP="00B03E20">
      <w:pPr>
        <w:widowControl/>
        <w:numPr>
          <w:ilvl w:val="0"/>
          <w:numId w:val="6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或者提供方用标准Hessian暴露服务，消费方用Dubbo的Hessian协议调用。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基于Hessian的远程调用协议。</w:t>
      </w:r>
    </w:p>
    <w:p w:rsidR="00B03E20" w:rsidRPr="00B03E20" w:rsidRDefault="00B03E20" w:rsidP="00B03E20">
      <w:pPr>
        <w:widowControl/>
        <w:numPr>
          <w:ilvl w:val="0"/>
          <w:numId w:val="6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连接个数：多连接</w:t>
      </w:r>
    </w:p>
    <w:p w:rsidR="00B03E20" w:rsidRPr="00B03E20" w:rsidRDefault="00B03E20" w:rsidP="00B03E20">
      <w:pPr>
        <w:widowControl/>
        <w:numPr>
          <w:ilvl w:val="0"/>
          <w:numId w:val="6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连接方式：短连接</w:t>
      </w:r>
    </w:p>
    <w:p w:rsidR="00B03E20" w:rsidRPr="00B03E20" w:rsidRDefault="00B03E20" w:rsidP="00B03E20">
      <w:pPr>
        <w:widowControl/>
        <w:numPr>
          <w:ilvl w:val="0"/>
          <w:numId w:val="6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传输协议：HTTP</w:t>
      </w:r>
    </w:p>
    <w:p w:rsidR="00B03E20" w:rsidRPr="00B03E20" w:rsidRDefault="00B03E20" w:rsidP="00B03E20">
      <w:pPr>
        <w:widowControl/>
        <w:numPr>
          <w:ilvl w:val="0"/>
          <w:numId w:val="6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传输方式：同步传输</w:t>
      </w:r>
    </w:p>
    <w:p w:rsidR="00B03E20" w:rsidRPr="00B03E20" w:rsidRDefault="00B03E20" w:rsidP="00B03E20">
      <w:pPr>
        <w:widowControl/>
        <w:numPr>
          <w:ilvl w:val="0"/>
          <w:numId w:val="6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序列化：Hessian二进制序列化</w:t>
      </w:r>
    </w:p>
    <w:p w:rsidR="00B03E20" w:rsidRPr="00B03E20" w:rsidRDefault="00B03E20" w:rsidP="00B03E20">
      <w:pPr>
        <w:widowControl/>
        <w:numPr>
          <w:ilvl w:val="0"/>
          <w:numId w:val="6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适用范围：传入传出参数数据包较大，提供者比消费者个数多，提供者压力较大，可传文件。</w:t>
      </w:r>
    </w:p>
    <w:p w:rsidR="00B03E20" w:rsidRPr="00B03E20" w:rsidRDefault="00B03E20" w:rsidP="00B03E20">
      <w:pPr>
        <w:widowControl/>
        <w:numPr>
          <w:ilvl w:val="0"/>
          <w:numId w:val="6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适用场景：页面传输，文件传输，或与原生hessian服务互操作</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(1) 约束：</w:t>
      </w:r>
    </w:p>
    <w:p w:rsidR="00B03E20" w:rsidRPr="00B03E20" w:rsidRDefault="00B03E20" w:rsidP="00B03E20">
      <w:pPr>
        <w:widowControl/>
        <w:numPr>
          <w:ilvl w:val="0"/>
          <w:numId w:val="6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参数及返回值需实现Serializable接口</w:t>
      </w:r>
    </w:p>
    <w:p w:rsidR="00B03E20" w:rsidRPr="00B03E20" w:rsidRDefault="00B03E20" w:rsidP="00B03E20">
      <w:pPr>
        <w:widowControl/>
        <w:numPr>
          <w:ilvl w:val="0"/>
          <w:numId w:val="6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参数及返回值不能自定义实现List, Map, Number, Date, Calendar等接口，只能用JDK自带的实现，因为hessian会做特殊处理，自定义实现类中的属性值都会丢失。</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(2) 配置：</w:t>
      </w:r>
      <w:r w:rsidRPr="00B03E20">
        <w:rPr>
          <w:rFonts w:ascii="宋体" w:eastAsia="宋体" w:hAnsi="宋体" w:cs="宋体"/>
          <w:kern w:val="0"/>
          <w:sz w:val="24"/>
          <w:szCs w:val="24"/>
        </w:rPr>
        <w:br/>
        <w:t>Define hessian protocol:</w:t>
      </w:r>
    </w:p>
    <w:tbl>
      <w:tblPr>
        <w:tblW w:w="0" w:type="auto"/>
        <w:tblCellSpacing w:w="0" w:type="dxa"/>
        <w:tblCellMar>
          <w:left w:w="0" w:type="dxa"/>
          <w:right w:w="0" w:type="dxa"/>
        </w:tblCellMar>
        <w:tblLook w:val="04A0"/>
      </w:tblPr>
      <w:tblGrid>
        <w:gridCol w:w="72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90807482"/>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name="hessian"</w:t>
            </w:r>
            <w:r w:rsidRPr="00B03E20">
              <w:rPr>
                <w:rFonts w:ascii="宋体" w:eastAsia="宋体" w:hAnsi="宋体" w:cs="宋体"/>
                <w:kern w:val="0"/>
                <w:sz w:val="24"/>
                <w:szCs w:val="24"/>
              </w:rPr>
              <w:t xml:space="preserve"> </w:t>
            </w:r>
            <w:r w:rsidRPr="00B03E20">
              <w:rPr>
                <w:rFonts w:ascii="宋体" w:eastAsia="宋体" w:hAnsi="宋体" w:cs="宋体"/>
                <w:kern w:val="0"/>
                <w:sz w:val="24"/>
              </w:rPr>
              <w:t>port="8080"</w:t>
            </w:r>
            <w:r w:rsidRPr="00B03E20">
              <w:rPr>
                <w:rFonts w:ascii="宋体" w:eastAsia="宋体" w:hAnsi="宋体" w:cs="宋体"/>
                <w:kern w:val="0"/>
                <w:sz w:val="24"/>
                <w:szCs w:val="24"/>
              </w:rPr>
              <w:t xml:space="preserve"> </w:t>
            </w:r>
            <w:r w:rsidRPr="00B03E20">
              <w:rPr>
                <w:rFonts w:ascii="宋体" w:eastAsia="宋体" w:hAnsi="宋体" w:cs="宋体"/>
                <w:kern w:val="0"/>
                <w:sz w:val="24"/>
              </w:rPr>
              <w:t>server="jetty"</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Set default protocol:</w:t>
      </w:r>
    </w:p>
    <w:tbl>
      <w:tblPr>
        <w:tblW w:w="0" w:type="auto"/>
        <w:tblCellSpacing w:w="0" w:type="dxa"/>
        <w:tblCellMar>
          <w:left w:w="0" w:type="dxa"/>
          <w:right w:w="0" w:type="dxa"/>
        </w:tblCellMar>
        <w:tblLook w:val="04A0"/>
      </w:tblPr>
      <w:tblGrid>
        <w:gridCol w:w="44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158809607"/>
              <w:rPr>
                <w:rFonts w:ascii="宋体" w:eastAsia="宋体" w:hAnsi="宋体" w:cs="宋体"/>
                <w:kern w:val="0"/>
                <w:sz w:val="24"/>
                <w:szCs w:val="24"/>
              </w:rPr>
            </w:pPr>
            <w:r w:rsidRPr="00B03E20">
              <w:rPr>
                <w:rFonts w:ascii="宋体" w:eastAsia="宋体" w:hAnsi="宋体" w:cs="宋体"/>
                <w:kern w:val="0"/>
                <w:sz w:val="24"/>
              </w:rPr>
              <w:t>&lt;dubbo:provider</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protocol="hessian"</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Set service protocol:</w:t>
      </w:r>
    </w:p>
    <w:tbl>
      <w:tblPr>
        <w:tblW w:w="0" w:type="auto"/>
        <w:tblCellSpacing w:w="0" w:type="dxa"/>
        <w:tblCellMar>
          <w:left w:w="0" w:type="dxa"/>
          <w:right w:w="0" w:type="dxa"/>
        </w:tblCellMar>
        <w:tblLook w:val="04A0"/>
      </w:tblPr>
      <w:tblGrid>
        <w:gridCol w:w="43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739285132"/>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protocol="hessian"</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Multi port:</w:t>
      </w:r>
    </w:p>
    <w:tbl>
      <w:tblPr>
        <w:tblW w:w="0" w:type="auto"/>
        <w:tblCellSpacing w:w="0" w:type="dxa"/>
        <w:tblCellMar>
          <w:left w:w="0" w:type="dxa"/>
          <w:right w:w="0" w:type="dxa"/>
        </w:tblCellMar>
        <w:tblLook w:val="04A0"/>
      </w:tblPr>
      <w:tblGrid>
        <w:gridCol w:w="708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id="hessian1"</w:t>
            </w:r>
            <w:r w:rsidRPr="00B03E20">
              <w:rPr>
                <w:rFonts w:ascii="宋体" w:eastAsia="宋体" w:hAnsi="宋体" w:cs="宋体"/>
                <w:kern w:val="0"/>
                <w:sz w:val="24"/>
                <w:szCs w:val="24"/>
              </w:rPr>
              <w:t xml:space="preserve"> </w:t>
            </w:r>
            <w:r w:rsidRPr="00B03E20">
              <w:rPr>
                <w:rFonts w:ascii="宋体" w:eastAsia="宋体" w:hAnsi="宋体" w:cs="宋体"/>
                <w:kern w:val="0"/>
                <w:sz w:val="24"/>
              </w:rPr>
              <w:t>name="hessian"</w:t>
            </w:r>
            <w:r w:rsidRPr="00B03E20">
              <w:rPr>
                <w:rFonts w:ascii="宋体" w:eastAsia="宋体" w:hAnsi="宋体" w:cs="宋体"/>
                <w:kern w:val="0"/>
                <w:sz w:val="24"/>
                <w:szCs w:val="24"/>
              </w:rPr>
              <w:t xml:space="preserve"> </w:t>
            </w:r>
            <w:r w:rsidRPr="00B03E20">
              <w:rPr>
                <w:rFonts w:ascii="宋体" w:eastAsia="宋体" w:hAnsi="宋体" w:cs="宋体"/>
                <w:kern w:val="0"/>
                <w:sz w:val="24"/>
              </w:rPr>
              <w:t>port="8080"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id="hessian2"</w:t>
            </w:r>
            <w:r w:rsidRPr="00B03E20">
              <w:rPr>
                <w:rFonts w:ascii="宋体" w:eastAsia="宋体" w:hAnsi="宋体" w:cs="宋体"/>
                <w:kern w:val="0"/>
                <w:sz w:val="24"/>
                <w:szCs w:val="24"/>
              </w:rPr>
              <w:t xml:space="preserve"> </w:t>
            </w:r>
            <w:r w:rsidRPr="00B03E20">
              <w:rPr>
                <w:rFonts w:ascii="宋体" w:eastAsia="宋体" w:hAnsi="宋体" w:cs="宋体"/>
                <w:kern w:val="0"/>
                <w:sz w:val="24"/>
              </w:rPr>
              <w:t>name="hessian"</w:t>
            </w:r>
            <w:r w:rsidRPr="00B03E20">
              <w:rPr>
                <w:rFonts w:ascii="宋体" w:eastAsia="宋体" w:hAnsi="宋体" w:cs="宋体"/>
                <w:kern w:val="0"/>
                <w:sz w:val="24"/>
                <w:szCs w:val="24"/>
              </w:rPr>
              <w:t xml:space="preserve"> </w:t>
            </w:r>
            <w:r w:rsidRPr="00B03E20">
              <w:rPr>
                <w:rFonts w:ascii="宋体" w:eastAsia="宋体" w:hAnsi="宋体" w:cs="宋体"/>
                <w:kern w:val="0"/>
                <w:sz w:val="24"/>
              </w:rPr>
              <w:t>port="8081"</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Directly provider:</w:t>
      </w:r>
    </w:p>
    <w:tbl>
      <w:tblPr>
        <w:tblW w:w="0" w:type="auto"/>
        <w:tblCellSpacing w:w="0" w:type="dxa"/>
        <w:tblCellMar>
          <w:left w:w="0" w:type="dxa"/>
          <w:right w:w="0" w:type="dxa"/>
        </w:tblCellMar>
        <w:tblLook w:val="04A0"/>
      </w:tblPr>
      <w:tblGrid>
        <w:gridCol w:w="126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755638438"/>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id="helloService"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interface="HelloWorld"</w:t>
            </w:r>
            <w:r w:rsidRPr="00B03E20">
              <w:rPr>
                <w:rFonts w:ascii="宋体" w:eastAsia="宋体" w:hAnsi="宋体" w:cs="宋体"/>
                <w:kern w:val="0"/>
                <w:sz w:val="24"/>
                <w:szCs w:val="24"/>
              </w:rPr>
              <w:t xml:space="preserve"> </w:t>
            </w:r>
            <w:r w:rsidRPr="00B03E20">
              <w:rPr>
                <w:rFonts w:ascii="宋体" w:eastAsia="宋体" w:hAnsi="宋体" w:cs="宋体"/>
                <w:kern w:val="0"/>
                <w:sz w:val="24"/>
              </w:rPr>
              <w:t>url="hessian://10.20.153.10:8080/helloWorld"</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r w:rsidRPr="00B03E20">
        <w:rPr>
          <w:rFonts w:ascii="宋体" w:eastAsia="宋体" w:hAnsi="宋体" w:cs="宋体"/>
          <w:b/>
          <w:bCs/>
          <w:kern w:val="0"/>
          <w:sz w:val="24"/>
          <w:szCs w:val="24"/>
        </w:rPr>
        <w:t>h4. Jetty Server: (default)</w:t>
      </w:r>
    </w:p>
    <w:tbl>
      <w:tblPr>
        <w:tblW w:w="0" w:type="auto"/>
        <w:tblCellSpacing w:w="0" w:type="dxa"/>
        <w:tblCellMar>
          <w:left w:w="0" w:type="dxa"/>
          <w:right w:w="0" w:type="dxa"/>
        </w:tblCellMar>
        <w:tblLook w:val="04A0"/>
      </w:tblPr>
      <w:tblGrid>
        <w:gridCol w:w="44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479688254"/>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 server="jetty"</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r w:rsidRPr="00B03E20">
        <w:rPr>
          <w:rFonts w:ascii="宋体" w:eastAsia="宋体" w:hAnsi="宋体" w:cs="宋体"/>
          <w:b/>
          <w:bCs/>
          <w:kern w:val="0"/>
          <w:sz w:val="24"/>
          <w:szCs w:val="24"/>
        </w:rPr>
        <w:t>h4. Servlet Bridge Server: (</w:t>
      </w:r>
      <w:r w:rsidRPr="00B03E20">
        <w:rPr>
          <w:rFonts w:ascii="宋体" w:eastAsia="宋体" w:hAnsi="宋体" w:cs="宋体"/>
          <w:b/>
          <w:bCs/>
          <w:color w:val="A52A2A"/>
          <w:kern w:val="0"/>
          <w:sz w:val="24"/>
          <w:szCs w:val="24"/>
        </w:rPr>
        <w:t>recommend</w:t>
      </w:r>
      <w:r w:rsidRPr="00B03E20">
        <w:rPr>
          <w:rFonts w:ascii="宋体" w:eastAsia="宋体" w:hAnsi="宋体" w:cs="宋体"/>
          <w:b/>
          <w:bCs/>
          <w:kern w:val="0"/>
          <w:sz w:val="24"/>
          <w:szCs w:val="24"/>
        </w:rPr>
        <w:t>)</w:t>
      </w:r>
    </w:p>
    <w:tbl>
      <w:tblPr>
        <w:tblW w:w="0" w:type="auto"/>
        <w:tblCellSpacing w:w="0" w:type="dxa"/>
        <w:tblCellMar>
          <w:left w:w="0" w:type="dxa"/>
          <w:right w:w="0" w:type="dxa"/>
        </w:tblCellMar>
        <w:tblLook w:val="04A0"/>
      </w:tblPr>
      <w:tblGrid>
        <w:gridCol w:w="46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734008077"/>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 server="servlet"</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web.xml：</w:t>
      </w:r>
    </w:p>
    <w:tbl>
      <w:tblPr>
        <w:tblW w:w="0" w:type="auto"/>
        <w:tblCellSpacing w:w="0" w:type="dxa"/>
        <w:tblCellMar>
          <w:left w:w="0" w:type="dxa"/>
          <w:right w:w="0" w:type="dxa"/>
        </w:tblCellMar>
        <w:tblLook w:val="04A0"/>
      </w:tblPr>
      <w:tblGrid>
        <w:gridCol w:w="127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&lt;servlet&gt;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&lt;servlet-name&gt;dubbo&lt;/servlet-name&gt;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&lt;servlet-class&gt;com.alibaba.dubbo.remoting.http.servlet.DispatcherServlet&lt;/servlet-class&gt;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&lt;load-on-startup&gt;1&lt;/load-on-startup&gt;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&lt;/servlet&gt;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&lt;servlet-mapping&gt;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&lt;servlet-name&gt;dubbo&lt;/servlet-name&gt;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&lt;url-pattern&gt;/*&lt;/url-pattern&gt;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&lt;/servlet-mapping&gt;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注意，如果使用servlet派发请求：</w:t>
      </w:r>
    </w:p>
    <w:p w:rsidR="00B03E20" w:rsidRPr="00B03E20" w:rsidRDefault="00B03E20" w:rsidP="00B03E20">
      <w:pPr>
        <w:widowControl/>
        <w:numPr>
          <w:ilvl w:val="0"/>
          <w:numId w:val="6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协议的端口&lt;dubbo:protocol port="8080" /&gt;必须与servlet容器的端口相同，</w:t>
      </w:r>
    </w:p>
    <w:p w:rsidR="00B03E20" w:rsidRPr="00B03E20" w:rsidRDefault="00B03E20" w:rsidP="00B03E20">
      <w:pPr>
        <w:widowControl/>
        <w:numPr>
          <w:ilvl w:val="0"/>
          <w:numId w:val="6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协议的上下文路径&lt;dubbo:protocol contextpath="foo" /&gt;必须与servlet应用的上下文路径相同。</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23" w:name="UserGuide-zh-http://"/>
      <w:bookmarkEnd w:id="123"/>
      <w:r w:rsidRPr="00B03E20">
        <w:rPr>
          <w:rFonts w:ascii="宋体" w:eastAsia="宋体" w:hAnsi="宋体" w:cs="宋体"/>
          <w:b/>
          <w:bCs/>
          <w:kern w:val="0"/>
          <w:sz w:val="27"/>
          <w:szCs w:val="27"/>
        </w:rPr>
        <w:t>http://</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88" w:tooltip="Http Protocol-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89" w:anchor="UserGuide-zh-http%253A%252F%252F"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3510"/>
        <w:gridCol w:w="4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18" name="图片 118"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采用Spring的HttpInvoker实现</w:t>
            </w:r>
          </w:p>
        </w:tc>
      </w:tr>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19" name="图片 119"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2.3.0以上版本支持</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基于http表单的远程调用协议。参见：[HTTP协议使用说明]</w:t>
      </w:r>
    </w:p>
    <w:p w:rsidR="00B03E20" w:rsidRPr="00B03E20" w:rsidRDefault="00B03E20" w:rsidP="00B03E20">
      <w:pPr>
        <w:widowControl/>
        <w:numPr>
          <w:ilvl w:val="0"/>
          <w:numId w:val="6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连接个数：多连接</w:t>
      </w:r>
    </w:p>
    <w:p w:rsidR="00B03E20" w:rsidRPr="00B03E20" w:rsidRDefault="00B03E20" w:rsidP="00B03E20">
      <w:pPr>
        <w:widowControl/>
        <w:numPr>
          <w:ilvl w:val="0"/>
          <w:numId w:val="6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连接方式：短连接</w:t>
      </w:r>
    </w:p>
    <w:p w:rsidR="00B03E20" w:rsidRPr="00B03E20" w:rsidRDefault="00B03E20" w:rsidP="00B03E20">
      <w:pPr>
        <w:widowControl/>
        <w:numPr>
          <w:ilvl w:val="0"/>
          <w:numId w:val="6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传输协议：HTTP</w:t>
      </w:r>
    </w:p>
    <w:p w:rsidR="00B03E20" w:rsidRPr="00B03E20" w:rsidRDefault="00B03E20" w:rsidP="00B03E20">
      <w:pPr>
        <w:widowControl/>
        <w:numPr>
          <w:ilvl w:val="0"/>
          <w:numId w:val="6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传输方式：同步传输</w:t>
      </w:r>
    </w:p>
    <w:p w:rsidR="00B03E20" w:rsidRPr="00B03E20" w:rsidRDefault="00B03E20" w:rsidP="00B03E20">
      <w:pPr>
        <w:widowControl/>
        <w:numPr>
          <w:ilvl w:val="0"/>
          <w:numId w:val="6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序列化：表单序列化</w:t>
      </w:r>
    </w:p>
    <w:p w:rsidR="00B03E20" w:rsidRPr="00B03E20" w:rsidRDefault="00B03E20" w:rsidP="00B03E20">
      <w:pPr>
        <w:widowControl/>
        <w:numPr>
          <w:ilvl w:val="0"/>
          <w:numId w:val="6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适用范围：传入传出参数数据包大小混合，提供者比消费者个数多，可用浏览器查看，可用表单或URL传入参数，暂不支持传文件。</w:t>
      </w:r>
    </w:p>
    <w:p w:rsidR="00B03E20" w:rsidRPr="00B03E20" w:rsidRDefault="00B03E20" w:rsidP="00B03E20">
      <w:pPr>
        <w:widowControl/>
        <w:numPr>
          <w:ilvl w:val="0"/>
          <w:numId w:val="6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适用场景：需同时给应用程序和浏览器JS使用的服务。</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(1) 约束：</w:t>
      </w:r>
    </w:p>
    <w:p w:rsidR="00B03E20" w:rsidRPr="00B03E20" w:rsidRDefault="00B03E20" w:rsidP="00B03E20">
      <w:pPr>
        <w:widowControl/>
        <w:numPr>
          <w:ilvl w:val="0"/>
          <w:numId w:val="6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参数及返回值需符合Bean规范</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(2) 配置：</w:t>
      </w:r>
      <w:r w:rsidRPr="00B03E20">
        <w:rPr>
          <w:rFonts w:ascii="宋体" w:eastAsia="宋体" w:hAnsi="宋体" w:cs="宋体"/>
          <w:kern w:val="0"/>
          <w:sz w:val="24"/>
          <w:szCs w:val="24"/>
        </w:rPr>
        <w:br/>
        <w:t>dubbo.xml：</w:t>
      </w:r>
    </w:p>
    <w:tbl>
      <w:tblPr>
        <w:tblW w:w="0" w:type="auto"/>
        <w:tblCellSpacing w:w="0" w:type="dxa"/>
        <w:tblCellMar>
          <w:left w:w="0" w:type="dxa"/>
          <w:right w:w="0" w:type="dxa"/>
        </w:tblCellMar>
        <w:tblLook w:val="04A0"/>
      </w:tblPr>
      <w:tblGrid>
        <w:gridCol w:w="50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2000691773"/>
              <w:rPr>
                <w:rFonts w:ascii="宋体" w:eastAsia="宋体" w:hAnsi="宋体" w:cs="宋体"/>
                <w:kern w:val="0"/>
                <w:sz w:val="24"/>
                <w:szCs w:val="24"/>
              </w:rPr>
            </w:pPr>
            <w:r w:rsidRPr="00B03E20">
              <w:rPr>
                <w:rFonts w:ascii="宋体" w:eastAsia="宋体" w:hAnsi="宋体" w:cs="宋体"/>
                <w:kern w:val="0"/>
                <w:sz w:val="24"/>
              </w:rPr>
              <w:t>&lt;dubbo:protocol name="http"</w:t>
            </w:r>
            <w:r w:rsidRPr="00B03E20">
              <w:rPr>
                <w:rFonts w:ascii="宋体" w:eastAsia="宋体" w:hAnsi="宋体" w:cs="宋体"/>
                <w:kern w:val="0"/>
                <w:sz w:val="24"/>
                <w:szCs w:val="24"/>
              </w:rPr>
              <w:t xml:space="preserve"> </w:t>
            </w:r>
            <w:r w:rsidRPr="00B03E20">
              <w:rPr>
                <w:rFonts w:ascii="宋体" w:eastAsia="宋体" w:hAnsi="宋体" w:cs="宋体"/>
                <w:kern w:val="0"/>
                <w:sz w:val="24"/>
              </w:rPr>
              <w:t>port="8080"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r w:rsidRPr="00B03E20">
        <w:rPr>
          <w:rFonts w:ascii="宋体" w:eastAsia="宋体" w:hAnsi="宋体" w:cs="宋体"/>
          <w:b/>
          <w:bCs/>
          <w:kern w:val="0"/>
          <w:sz w:val="24"/>
          <w:szCs w:val="24"/>
        </w:rPr>
        <w:t>h4. Jetty Server: (default)</w:t>
      </w:r>
    </w:p>
    <w:tbl>
      <w:tblPr>
        <w:tblW w:w="0" w:type="auto"/>
        <w:tblCellSpacing w:w="0" w:type="dxa"/>
        <w:tblCellMar>
          <w:left w:w="0" w:type="dxa"/>
          <w:right w:w="0" w:type="dxa"/>
        </w:tblCellMar>
        <w:tblLook w:val="04A0"/>
      </w:tblPr>
      <w:tblGrid>
        <w:gridCol w:w="44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637834214"/>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 server="jetty"</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r w:rsidRPr="00B03E20">
        <w:rPr>
          <w:rFonts w:ascii="宋体" w:eastAsia="宋体" w:hAnsi="宋体" w:cs="宋体"/>
          <w:b/>
          <w:bCs/>
          <w:kern w:val="0"/>
          <w:sz w:val="24"/>
          <w:szCs w:val="24"/>
        </w:rPr>
        <w:lastRenderedPageBreak/>
        <w:t>h4. Servlet Bridge Server: (</w:t>
      </w:r>
      <w:r w:rsidRPr="00B03E20">
        <w:rPr>
          <w:rFonts w:ascii="宋体" w:eastAsia="宋体" w:hAnsi="宋体" w:cs="宋体"/>
          <w:b/>
          <w:bCs/>
          <w:color w:val="A52A2A"/>
          <w:kern w:val="0"/>
          <w:sz w:val="24"/>
          <w:szCs w:val="24"/>
        </w:rPr>
        <w:t>recommend</w:t>
      </w:r>
      <w:r w:rsidRPr="00B03E20">
        <w:rPr>
          <w:rFonts w:ascii="宋体" w:eastAsia="宋体" w:hAnsi="宋体" w:cs="宋体"/>
          <w:b/>
          <w:bCs/>
          <w:kern w:val="0"/>
          <w:sz w:val="24"/>
          <w:szCs w:val="24"/>
        </w:rPr>
        <w:t>)</w:t>
      </w:r>
    </w:p>
    <w:tbl>
      <w:tblPr>
        <w:tblW w:w="0" w:type="auto"/>
        <w:tblCellSpacing w:w="0" w:type="dxa"/>
        <w:tblCellMar>
          <w:left w:w="0" w:type="dxa"/>
          <w:right w:w="0" w:type="dxa"/>
        </w:tblCellMar>
        <w:tblLook w:val="04A0"/>
      </w:tblPr>
      <w:tblGrid>
        <w:gridCol w:w="46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441799792"/>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 server="servlet"</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web.xml：</w:t>
      </w:r>
    </w:p>
    <w:tbl>
      <w:tblPr>
        <w:tblW w:w="0" w:type="auto"/>
        <w:tblCellSpacing w:w="0" w:type="dxa"/>
        <w:tblCellMar>
          <w:left w:w="0" w:type="dxa"/>
          <w:right w:w="0" w:type="dxa"/>
        </w:tblCellMar>
        <w:tblLook w:val="04A0"/>
      </w:tblPr>
      <w:tblGrid>
        <w:gridCol w:w="127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&lt;servlet&gt;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&lt;servlet-name&gt;dubbo&lt;/servlet-name&gt;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&lt;servlet-class&gt;com.alibaba.dubbo.remoting.http.servlet.DispatcherServlet&lt;/servlet-class&gt;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&lt;load-on-startup&gt;1&lt;/load-on-startup&gt;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&lt;/servlet&gt;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&lt;servlet-mapping&gt;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&lt;servlet-name&gt;dubbo&lt;/servlet-name&gt;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&lt;url-pattern&gt;/*&lt;/url-pattern&gt;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&lt;/servlet-mapping&gt;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注意，如果使用servlet派发请求：</w:t>
      </w:r>
    </w:p>
    <w:p w:rsidR="00B03E20" w:rsidRPr="00B03E20" w:rsidRDefault="00B03E20" w:rsidP="00B03E20">
      <w:pPr>
        <w:widowControl/>
        <w:numPr>
          <w:ilvl w:val="0"/>
          <w:numId w:val="7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协议的端口&lt;dubbo:protocol port="8080" /&gt;必须与servlet容器的端口相同，</w:t>
      </w:r>
    </w:p>
    <w:p w:rsidR="00B03E20" w:rsidRPr="00B03E20" w:rsidRDefault="00B03E20" w:rsidP="00B03E20">
      <w:pPr>
        <w:widowControl/>
        <w:numPr>
          <w:ilvl w:val="0"/>
          <w:numId w:val="7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协议的上下文路径&lt;dubbo:protocol contextpath="foo" /&gt;必须与servlet应用的上下文路径相同。</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24" w:name="UserGuide-zh-webservice://"/>
      <w:bookmarkEnd w:id="124"/>
      <w:r w:rsidRPr="00B03E20">
        <w:rPr>
          <w:rFonts w:ascii="宋体" w:eastAsia="宋体" w:hAnsi="宋体" w:cs="宋体"/>
          <w:b/>
          <w:bCs/>
          <w:kern w:val="0"/>
          <w:sz w:val="27"/>
          <w:szCs w:val="27"/>
        </w:rPr>
        <w:t>webservice://</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90" w:tooltip="WebService Protocol"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91" w:anchor="UserGuide-zh-webservice%253A%252F%252F"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6030"/>
        <w:gridCol w:w="45"/>
      </w:tblGrid>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20" name="图片 120"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2.3.0以上版本支持。</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21" name="图片 121"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基于CXF的</w:t>
            </w:r>
            <w:hyperlink r:id="rId492" w:anchor="search%7Cga%7C1%7Ca%3A%22cxf-rt-frontend-simple%22%27" w:history="1">
              <w:r w:rsidRPr="00B03E20">
                <w:rPr>
                  <w:rFonts w:ascii="宋体" w:eastAsia="宋体" w:hAnsi="宋体" w:cs="宋体"/>
                  <w:color w:val="0000FF"/>
                  <w:kern w:val="0"/>
                  <w:sz w:val="24"/>
                  <w:szCs w:val="24"/>
                  <w:u w:val="single"/>
                </w:rPr>
                <w:t>frontend-simple</w:t>
              </w:r>
            </w:hyperlink>
            <w:r w:rsidRPr="00B03E20">
              <w:rPr>
                <w:rFonts w:ascii="宋体" w:eastAsia="宋体" w:hAnsi="宋体" w:cs="宋体"/>
                <w:kern w:val="0"/>
                <w:sz w:val="24"/>
                <w:szCs w:val="24"/>
              </w:rPr>
              <w:t>和</w:t>
            </w:r>
            <w:hyperlink r:id="rId493" w:anchor="search%7Cga%7C1%7Ca%3A%22cxf-rt-transports-http%22%27" w:history="1">
              <w:r w:rsidRPr="00B03E20">
                <w:rPr>
                  <w:rFonts w:ascii="宋体" w:eastAsia="宋体" w:hAnsi="宋体" w:cs="宋体"/>
                  <w:color w:val="0000FF"/>
                  <w:kern w:val="0"/>
                  <w:sz w:val="24"/>
                  <w:szCs w:val="24"/>
                  <w:u w:val="single"/>
                </w:rPr>
                <w:t>transports-http</w:t>
              </w:r>
            </w:hyperlink>
            <w:r w:rsidRPr="00B03E20">
              <w:rPr>
                <w:rFonts w:ascii="宋体" w:eastAsia="宋体" w:hAnsi="宋体" w:cs="宋体"/>
                <w:kern w:val="0"/>
                <w:sz w:val="24"/>
                <w:szCs w:val="24"/>
              </w:rPr>
              <w:t>实现。</w:t>
            </w:r>
          </w:p>
        </w:tc>
      </w:tr>
    </w:tbl>
    <w:p w:rsidR="00B03E20" w:rsidRPr="00B03E20" w:rsidRDefault="00B03E20" w:rsidP="00B03E20">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tblPr>
      <w:tblGrid>
        <w:gridCol w:w="352"/>
        <w:gridCol w:w="1009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22" name="图片 122"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CXF是Apache开源的一个RPC框架：</w:t>
            </w:r>
            <w:hyperlink r:id="rId494" w:history="1">
              <w:r w:rsidRPr="00B03E20">
                <w:rPr>
                  <w:rFonts w:ascii="宋体" w:eastAsia="宋体" w:hAnsi="宋体" w:cs="宋体"/>
                  <w:color w:val="0000FF"/>
                  <w:kern w:val="0"/>
                  <w:sz w:val="24"/>
                  <w:szCs w:val="24"/>
                  <w:u w:val="single"/>
                </w:rPr>
                <w:t>http://cxf.apache.org</w:t>
              </w:r>
            </w:hyperlink>
            <w:r w:rsidRPr="00B03E20">
              <w:rPr>
                <w:rFonts w:ascii="宋体" w:eastAsia="宋体" w:hAnsi="宋体" w:cs="宋体"/>
                <w:kern w:val="0"/>
                <w:sz w:val="24"/>
                <w:szCs w:val="24"/>
              </w:rPr>
              <w:t>，由Xfire和Celtix合并而来 。</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依赖：</w:t>
      </w:r>
    </w:p>
    <w:tbl>
      <w:tblPr>
        <w:tblW w:w="0" w:type="auto"/>
        <w:tblCellSpacing w:w="0" w:type="dxa"/>
        <w:tblCellMar>
          <w:left w:w="0" w:type="dxa"/>
          <w:right w:w="0" w:type="dxa"/>
        </w:tblCellMar>
        <w:tblLook w:val="04A0"/>
      </w:tblPr>
      <w:tblGrid>
        <w:gridCol w:w="660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&lt;dependency&gt;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    &lt;groupId&gt;org.apache.cxf&lt;/groupId&gt;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&lt;artifactId&gt;cxf-rt-frontend-simple&lt;/artifactId&gt;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&lt;version&gt;2.6.1&lt;/version&gt;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&lt;/dependency&gt;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&lt;dependency&gt;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&lt;groupId&gt;org.apache.cxf&lt;/groupId&gt;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&lt;artifactId&gt;cxf-rt-transports-http&lt;/artifactId&gt;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&lt;version&gt;2.6.1&lt;/version&gt;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&lt;/dependency&gt;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可以和原生WebService服务互操作，即：</w:t>
      </w:r>
    </w:p>
    <w:p w:rsidR="00B03E20" w:rsidRPr="00B03E20" w:rsidRDefault="00B03E20" w:rsidP="00B03E20">
      <w:pPr>
        <w:widowControl/>
        <w:numPr>
          <w:ilvl w:val="0"/>
          <w:numId w:val="7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提供者用Dubbo的WebService协议暴露服务，消费者直接用标准WebService接口调用，</w:t>
      </w:r>
    </w:p>
    <w:p w:rsidR="00B03E20" w:rsidRPr="00B03E20" w:rsidRDefault="00B03E20" w:rsidP="00B03E20">
      <w:pPr>
        <w:widowControl/>
        <w:numPr>
          <w:ilvl w:val="0"/>
          <w:numId w:val="7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或者提供方用标准WebService暴露服务，消费方用Dubbo的WebService协议调用。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基于WebService的远程调用协议。</w:t>
      </w:r>
    </w:p>
    <w:p w:rsidR="00B03E20" w:rsidRPr="00B03E20" w:rsidRDefault="00B03E20" w:rsidP="00B03E20">
      <w:pPr>
        <w:widowControl/>
        <w:numPr>
          <w:ilvl w:val="0"/>
          <w:numId w:val="7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连接个数：多连接</w:t>
      </w:r>
    </w:p>
    <w:p w:rsidR="00B03E20" w:rsidRPr="00B03E20" w:rsidRDefault="00B03E20" w:rsidP="00B03E20">
      <w:pPr>
        <w:widowControl/>
        <w:numPr>
          <w:ilvl w:val="0"/>
          <w:numId w:val="7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连接方式：短连接</w:t>
      </w:r>
    </w:p>
    <w:p w:rsidR="00B03E20" w:rsidRPr="00B03E20" w:rsidRDefault="00B03E20" w:rsidP="00B03E20">
      <w:pPr>
        <w:widowControl/>
        <w:numPr>
          <w:ilvl w:val="0"/>
          <w:numId w:val="7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传输协议：HTTP</w:t>
      </w:r>
    </w:p>
    <w:p w:rsidR="00B03E20" w:rsidRPr="00B03E20" w:rsidRDefault="00B03E20" w:rsidP="00B03E20">
      <w:pPr>
        <w:widowControl/>
        <w:numPr>
          <w:ilvl w:val="0"/>
          <w:numId w:val="7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传输方式：同步传输</w:t>
      </w:r>
    </w:p>
    <w:p w:rsidR="00B03E20" w:rsidRPr="00B03E20" w:rsidRDefault="00B03E20" w:rsidP="00B03E20">
      <w:pPr>
        <w:widowControl/>
        <w:numPr>
          <w:ilvl w:val="0"/>
          <w:numId w:val="7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序列化：SOAP文本序列化</w:t>
      </w:r>
    </w:p>
    <w:p w:rsidR="00B03E20" w:rsidRPr="00B03E20" w:rsidRDefault="00B03E20" w:rsidP="00B03E20">
      <w:pPr>
        <w:widowControl/>
        <w:numPr>
          <w:ilvl w:val="0"/>
          <w:numId w:val="7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适用场景：系统集成，跨语言调用。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(1) 约束：</w:t>
      </w:r>
    </w:p>
    <w:p w:rsidR="00B03E20" w:rsidRPr="00B03E20" w:rsidRDefault="00B03E20" w:rsidP="00B03E20">
      <w:pPr>
        <w:widowControl/>
        <w:numPr>
          <w:ilvl w:val="0"/>
          <w:numId w:val="7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参数及返回值需实现Serializable接口</w:t>
      </w:r>
    </w:p>
    <w:p w:rsidR="00B03E20" w:rsidRPr="00B03E20" w:rsidRDefault="00B03E20" w:rsidP="00B03E20">
      <w:pPr>
        <w:widowControl/>
        <w:numPr>
          <w:ilvl w:val="0"/>
          <w:numId w:val="7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参数尽量使用基本类型和POJO。</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(2) 配置：</w:t>
      </w:r>
      <w:r w:rsidRPr="00B03E20">
        <w:rPr>
          <w:rFonts w:ascii="宋体" w:eastAsia="宋体" w:hAnsi="宋体" w:cs="宋体"/>
          <w:kern w:val="0"/>
          <w:sz w:val="24"/>
          <w:szCs w:val="24"/>
        </w:rPr>
        <w:br/>
        <w:t>Define hessian protocol:</w:t>
      </w:r>
    </w:p>
    <w:tbl>
      <w:tblPr>
        <w:tblW w:w="0" w:type="auto"/>
        <w:tblCellSpacing w:w="0" w:type="dxa"/>
        <w:tblCellMar>
          <w:left w:w="0" w:type="dxa"/>
          <w:right w:w="0" w:type="dxa"/>
        </w:tblCellMar>
        <w:tblLook w:val="04A0"/>
      </w:tblPr>
      <w:tblGrid>
        <w:gridCol w:w="75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843003547"/>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name="webservice"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port="8080"</w:t>
            </w:r>
            <w:r w:rsidRPr="00B03E20">
              <w:rPr>
                <w:rFonts w:ascii="宋体" w:eastAsia="宋体" w:hAnsi="宋体" w:cs="宋体"/>
                <w:kern w:val="0"/>
                <w:sz w:val="24"/>
                <w:szCs w:val="24"/>
              </w:rPr>
              <w:t xml:space="preserve"> </w:t>
            </w:r>
            <w:r w:rsidRPr="00B03E20">
              <w:rPr>
                <w:rFonts w:ascii="宋体" w:eastAsia="宋体" w:hAnsi="宋体" w:cs="宋体"/>
                <w:kern w:val="0"/>
                <w:sz w:val="24"/>
              </w:rPr>
              <w:t>server="jetty"</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Set default protocol:</w:t>
      </w:r>
    </w:p>
    <w:tbl>
      <w:tblPr>
        <w:tblW w:w="0" w:type="auto"/>
        <w:tblCellSpacing w:w="0" w:type="dxa"/>
        <w:tblCellMar>
          <w:left w:w="0" w:type="dxa"/>
          <w:right w:w="0" w:type="dxa"/>
        </w:tblCellMar>
        <w:tblLook w:val="04A0"/>
      </w:tblPr>
      <w:tblGrid>
        <w:gridCol w:w="48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878127211"/>
              <w:rPr>
                <w:rFonts w:ascii="宋体" w:eastAsia="宋体" w:hAnsi="宋体" w:cs="宋体"/>
                <w:kern w:val="0"/>
                <w:sz w:val="24"/>
                <w:szCs w:val="24"/>
              </w:rPr>
            </w:pPr>
            <w:r w:rsidRPr="00B03E20">
              <w:rPr>
                <w:rFonts w:ascii="宋体" w:eastAsia="宋体" w:hAnsi="宋体" w:cs="宋体"/>
                <w:kern w:val="0"/>
                <w:sz w:val="24"/>
              </w:rPr>
              <w:t>&lt;dubbo:provider</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protocol="webservice"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Set service protocol:</w:t>
      </w:r>
    </w:p>
    <w:tbl>
      <w:tblPr>
        <w:tblW w:w="0" w:type="auto"/>
        <w:tblCellSpacing w:w="0" w:type="dxa"/>
        <w:tblCellMar>
          <w:left w:w="0" w:type="dxa"/>
          <w:right w:w="0" w:type="dxa"/>
        </w:tblCellMar>
        <w:tblLook w:val="04A0"/>
      </w:tblPr>
      <w:tblGrid>
        <w:gridCol w:w="46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342559624"/>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protocol="webservice"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Multi port:</w:t>
      </w:r>
    </w:p>
    <w:tbl>
      <w:tblPr>
        <w:tblW w:w="0" w:type="auto"/>
        <w:tblCellSpacing w:w="0" w:type="dxa"/>
        <w:tblCellMar>
          <w:left w:w="0" w:type="dxa"/>
          <w:right w:w="0" w:type="dxa"/>
        </w:tblCellMar>
        <w:tblLook w:val="04A0"/>
      </w:tblPr>
      <w:tblGrid>
        <w:gridCol w:w="780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id="webservice1"</w:t>
            </w:r>
            <w:r w:rsidRPr="00B03E20">
              <w:rPr>
                <w:rFonts w:ascii="宋体" w:eastAsia="宋体" w:hAnsi="宋体" w:cs="宋体"/>
                <w:kern w:val="0"/>
                <w:sz w:val="24"/>
                <w:szCs w:val="24"/>
              </w:rPr>
              <w:t xml:space="preserve"> </w:t>
            </w:r>
            <w:r w:rsidRPr="00B03E20">
              <w:rPr>
                <w:rFonts w:ascii="宋体" w:eastAsia="宋体" w:hAnsi="宋体" w:cs="宋体"/>
                <w:kern w:val="0"/>
                <w:sz w:val="24"/>
              </w:rPr>
              <w:t>name="webservice"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port="8080"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id="webservice2"</w:t>
            </w:r>
            <w:r w:rsidRPr="00B03E20">
              <w:rPr>
                <w:rFonts w:ascii="宋体" w:eastAsia="宋体" w:hAnsi="宋体" w:cs="宋体"/>
                <w:kern w:val="0"/>
                <w:sz w:val="24"/>
                <w:szCs w:val="24"/>
              </w:rPr>
              <w:t xml:space="preserve"> </w:t>
            </w:r>
            <w:r w:rsidRPr="00B03E20">
              <w:rPr>
                <w:rFonts w:ascii="宋体" w:eastAsia="宋体" w:hAnsi="宋体" w:cs="宋体"/>
                <w:kern w:val="0"/>
                <w:sz w:val="24"/>
              </w:rPr>
              <w:t>name="webservice"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port="8081"</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Directly provider:</w:t>
      </w:r>
    </w:p>
    <w:tbl>
      <w:tblPr>
        <w:tblW w:w="0" w:type="auto"/>
        <w:tblCellSpacing w:w="0" w:type="dxa"/>
        <w:tblCellMar>
          <w:left w:w="0" w:type="dxa"/>
          <w:right w:w="0" w:type="dxa"/>
        </w:tblCellMar>
        <w:tblLook w:val="04A0"/>
      </w:tblPr>
      <w:tblGrid>
        <w:gridCol w:w="139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86006569"/>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id="helloService"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interface="HelloWorld"</w:t>
            </w:r>
            <w:r w:rsidRPr="00B03E20">
              <w:rPr>
                <w:rFonts w:ascii="宋体" w:eastAsia="宋体" w:hAnsi="宋体" w:cs="宋体"/>
                <w:kern w:val="0"/>
                <w:sz w:val="24"/>
                <w:szCs w:val="24"/>
              </w:rPr>
              <w:t xml:space="preserve"> </w:t>
            </w:r>
            <w:r w:rsidRPr="00B03E20">
              <w:rPr>
                <w:rFonts w:ascii="宋体" w:eastAsia="宋体" w:hAnsi="宋体" w:cs="宋体"/>
                <w:kern w:val="0"/>
                <w:sz w:val="24"/>
              </w:rPr>
              <w:t>url="webservice://10.20.153.10:8080/com.foo.HelloWorld"</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WSDL:</w:t>
      </w:r>
    </w:p>
    <w:tbl>
      <w:tblPr>
        <w:tblW w:w="0" w:type="auto"/>
        <w:tblCellSpacing w:w="0" w:type="dxa"/>
        <w:tblCellMar>
          <w:left w:w="0" w:type="dxa"/>
          <w:right w:w="0" w:type="dxa"/>
        </w:tblCellMar>
        <w:tblLook w:val="04A0"/>
      </w:tblPr>
      <w:tblGrid>
        <w:gridCol w:w="57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806899204"/>
              <w:rPr>
                <w:rFonts w:ascii="宋体" w:eastAsia="宋体" w:hAnsi="宋体" w:cs="宋体"/>
                <w:kern w:val="0"/>
                <w:sz w:val="24"/>
                <w:szCs w:val="24"/>
              </w:rPr>
            </w:pPr>
            <w:hyperlink r:id="rId495" w:history="1">
              <w:r w:rsidRPr="00B03E20">
                <w:rPr>
                  <w:rFonts w:ascii="宋体" w:eastAsia="宋体" w:hAnsi="宋体" w:cs="宋体"/>
                  <w:color w:val="0000FF"/>
                  <w:kern w:val="0"/>
                  <w:sz w:val="24"/>
                  <w:szCs w:val="24"/>
                  <w:u w:val="single"/>
                </w:rPr>
                <w:t>http://10.20.153.10:8080/com.foo.HelloWorld?wsdl</w:t>
              </w:r>
            </w:hyperlink>
          </w:p>
        </w:tc>
      </w:tr>
    </w:tbl>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125" w:name="UserGuide-zh-JettyServer:(default)"/>
      <w:bookmarkEnd w:id="125"/>
      <w:r w:rsidRPr="00B03E20">
        <w:rPr>
          <w:rFonts w:ascii="宋体" w:eastAsia="宋体" w:hAnsi="宋体" w:cs="宋体"/>
          <w:b/>
          <w:bCs/>
          <w:kern w:val="0"/>
          <w:sz w:val="24"/>
          <w:szCs w:val="24"/>
        </w:rPr>
        <w:t>h4. Jetty Server: (default)</w:t>
      </w:r>
    </w:p>
    <w:tbl>
      <w:tblPr>
        <w:tblW w:w="0" w:type="auto"/>
        <w:tblCellSpacing w:w="0" w:type="dxa"/>
        <w:tblCellMar>
          <w:left w:w="0" w:type="dxa"/>
          <w:right w:w="0" w:type="dxa"/>
        </w:tblCellMar>
        <w:tblLook w:val="04A0"/>
      </w:tblPr>
      <w:tblGrid>
        <w:gridCol w:w="44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873037630"/>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 server="jetty"</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126" w:name="UserGuide-zh-ServletBridgeServer:()"/>
      <w:bookmarkEnd w:id="126"/>
      <w:r w:rsidRPr="00B03E20">
        <w:rPr>
          <w:rFonts w:ascii="宋体" w:eastAsia="宋体" w:hAnsi="宋体" w:cs="宋体"/>
          <w:b/>
          <w:bCs/>
          <w:kern w:val="0"/>
          <w:sz w:val="24"/>
          <w:szCs w:val="24"/>
        </w:rPr>
        <w:t>h4. Servlet Bridge Server: (</w:t>
      </w:r>
      <w:r w:rsidRPr="00B03E20">
        <w:rPr>
          <w:rFonts w:ascii="宋体" w:eastAsia="宋体" w:hAnsi="宋体" w:cs="宋体"/>
          <w:b/>
          <w:bCs/>
          <w:color w:val="A52A2A"/>
          <w:kern w:val="0"/>
          <w:sz w:val="24"/>
          <w:szCs w:val="24"/>
        </w:rPr>
        <w:t>recommend</w:t>
      </w:r>
      <w:r w:rsidRPr="00B03E20">
        <w:rPr>
          <w:rFonts w:ascii="宋体" w:eastAsia="宋体" w:hAnsi="宋体" w:cs="宋体"/>
          <w:b/>
          <w:bCs/>
          <w:kern w:val="0"/>
          <w:sz w:val="24"/>
          <w:szCs w:val="24"/>
        </w:rPr>
        <w:t>)</w:t>
      </w:r>
    </w:p>
    <w:tbl>
      <w:tblPr>
        <w:tblW w:w="0" w:type="auto"/>
        <w:tblCellSpacing w:w="0" w:type="dxa"/>
        <w:tblCellMar>
          <w:left w:w="0" w:type="dxa"/>
          <w:right w:w="0" w:type="dxa"/>
        </w:tblCellMar>
        <w:tblLook w:val="04A0"/>
      </w:tblPr>
      <w:tblGrid>
        <w:gridCol w:w="46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383334372"/>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 server="servlet"</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web.xml：</w:t>
      </w:r>
    </w:p>
    <w:tbl>
      <w:tblPr>
        <w:tblW w:w="0" w:type="auto"/>
        <w:tblCellSpacing w:w="0" w:type="dxa"/>
        <w:tblCellMar>
          <w:left w:w="0" w:type="dxa"/>
          <w:right w:w="0" w:type="dxa"/>
        </w:tblCellMar>
        <w:tblLook w:val="04A0"/>
      </w:tblPr>
      <w:tblGrid>
        <w:gridCol w:w="127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&lt;servlet&gt;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&lt;servlet-name&gt;dubbo&lt;/servlet-name&gt;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&lt;servlet-class&gt;com.alibaba.dubbo.remoting.http.servlet.DispatcherServlet&lt;/servlet-class&gt;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&lt;load-on-startup&gt;1&lt;/load-on-startup&gt;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&lt;/servlet&gt;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&lt;servlet-mapping&gt;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&lt;servlet-name&gt;dubbo&lt;/servlet-name&gt;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&lt;url-pattern&gt;/*&lt;/url-pattern&gt;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&lt;/servlet-mapping&gt;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注意，如果使用servlet派发请求：</w:t>
      </w:r>
    </w:p>
    <w:p w:rsidR="00B03E20" w:rsidRPr="00B03E20" w:rsidRDefault="00B03E20" w:rsidP="00B03E20">
      <w:pPr>
        <w:widowControl/>
        <w:numPr>
          <w:ilvl w:val="0"/>
          <w:numId w:val="7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协议的端口&lt;dubbo:protocol port="8080" /&gt;必须与servlet容器的端口相同，</w:t>
      </w:r>
    </w:p>
    <w:p w:rsidR="00B03E20" w:rsidRPr="00B03E20" w:rsidRDefault="00B03E20" w:rsidP="00B03E20">
      <w:pPr>
        <w:widowControl/>
        <w:numPr>
          <w:ilvl w:val="0"/>
          <w:numId w:val="7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协议的上下文路径&lt;dubbo:protocol contextpath="foo" /&gt;必须与servlet应用的上下文路径相同。</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27" w:name="UserGuide-zh-thrift://"/>
      <w:bookmarkEnd w:id="127"/>
      <w:r w:rsidRPr="00B03E20">
        <w:rPr>
          <w:rFonts w:ascii="宋体" w:eastAsia="宋体" w:hAnsi="宋体" w:cs="宋体"/>
          <w:b/>
          <w:bCs/>
          <w:kern w:val="0"/>
          <w:sz w:val="27"/>
          <w:szCs w:val="27"/>
        </w:rPr>
        <w:t>thrift://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496" w:tooltip="Thrift Protocol"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497" w:anchor="UserGuide-zh-thrift%253A%252F%252F"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8970"/>
        <w:gridCol w:w="45"/>
      </w:tblGrid>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23" name="图片 123"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2.3.0以上版本支持。</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24" name="图片 124"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Thrift说明</w:t>
            </w:r>
            <w:r w:rsidRPr="00B03E20">
              <w:rPr>
                <w:rFonts w:ascii="宋体" w:eastAsia="宋体" w:hAnsi="宋体" w:cs="宋体"/>
                <w:kern w:val="0"/>
                <w:sz w:val="24"/>
                <w:szCs w:val="24"/>
              </w:rPr>
              <w:br/>
              <w:t>Thrift是Facebook捐给Apache的一个RPC框架，参见：</w:t>
            </w:r>
            <w:hyperlink r:id="rId498" w:history="1">
              <w:r w:rsidRPr="00B03E20">
                <w:rPr>
                  <w:rFonts w:ascii="宋体" w:eastAsia="宋体" w:hAnsi="宋体" w:cs="宋体"/>
                  <w:color w:val="0000FF"/>
                  <w:kern w:val="0"/>
                  <w:sz w:val="24"/>
                  <w:szCs w:val="24"/>
                  <w:u w:val="single"/>
                </w:rPr>
                <w:t>http://thrift.apache.org</w:t>
              </w:r>
            </w:hyperlink>
          </w:p>
        </w:tc>
      </w:tr>
    </w:tbl>
    <w:p w:rsidR="00B03E20" w:rsidRPr="00B03E20" w:rsidRDefault="00B03E20" w:rsidP="00B03E20">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tblPr>
      <w:tblGrid>
        <w:gridCol w:w="352"/>
        <w:gridCol w:w="15136"/>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25" name="图片 125"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dubbo thrift协议</w:t>
            </w:r>
            <w:r w:rsidRPr="00B03E20">
              <w:rPr>
                <w:rFonts w:ascii="宋体" w:eastAsia="宋体" w:hAnsi="宋体" w:cs="宋体"/>
                <w:kern w:val="0"/>
                <w:sz w:val="24"/>
                <w:szCs w:val="24"/>
              </w:rPr>
              <w:br/>
              <w:t>当 前 dubbo 支持的 thrift 协议是对 thrift 原生协议的扩展，在原生协议的基础上添加了一些额外的头信息，比如service name，magic number等。使用dubbo thrift协议同样需要使用thrift的idl compiler编译生成相应的java代码，后续版本中会在这方面做一些增强。</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示例：</w:t>
      </w:r>
      <w:hyperlink r:id="rId499" w:history="1">
        <w:r w:rsidRPr="00B03E20">
          <w:rPr>
            <w:rFonts w:ascii="宋体" w:eastAsia="宋体" w:hAnsi="宋体" w:cs="宋体"/>
            <w:color w:val="0000FF"/>
            <w:kern w:val="0"/>
            <w:sz w:val="24"/>
            <w:szCs w:val="24"/>
            <w:u w:val="single"/>
          </w:rPr>
          <w:t>https://github.com/alibaba/dubbo/tree/master/dubbo-rpc/dubbo-rpc-thrift/src/test/java/com/alibaba/dubbo/rpc/protocol/thrift/examples</w:t>
        </w:r>
      </w:hyperlink>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依赖：</w:t>
      </w:r>
    </w:p>
    <w:tbl>
      <w:tblPr>
        <w:tblW w:w="0" w:type="auto"/>
        <w:tblCellSpacing w:w="0" w:type="dxa"/>
        <w:tblCellMar>
          <w:left w:w="0" w:type="dxa"/>
          <w:right w:w="0" w:type="dxa"/>
        </w:tblCellMar>
        <w:tblLook w:val="04A0"/>
      </w:tblPr>
      <w:tblGrid>
        <w:gridCol w:w="528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&lt;dependency&gt;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&lt;groupId&gt;org.apache.thrift&lt;/groupId&gt;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&lt;artifactId&gt;libthrift&lt;/artifactId&gt;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&lt;version&gt;0.8.0&lt;/version&gt;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&lt;/dependency&gt;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所有服务共用一个端口：(与原生Thrift不兼容)</w:t>
      </w:r>
    </w:p>
    <w:tbl>
      <w:tblPr>
        <w:tblW w:w="0" w:type="auto"/>
        <w:tblCellSpacing w:w="0" w:type="dxa"/>
        <w:tblCellMar>
          <w:left w:w="0" w:type="dxa"/>
          <w:right w:w="0" w:type="dxa"/>
        </w:tblCellMar>
        <w:tblLook w:val="04A0"/>
      </w:tblPr>
      <w:tblGrid>
        <w:gridCol w:w="52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007050613"/>
              <w:rPr>
                <w:rFonts w:ascii="宋体" w:eastAsia="宋体" w:hAnsi="宋体" w:cs="宋体"/>
                <w:kern w:val="0"/>
                <w:sz w:val="24"/>
                <w:szCs w:val="24"/>
              </w:rPr>
            </w:pPr>
            <w:r w:rsidRPr="00B03E20">
              <w:rPr>
                <w:rFonts w:ascii="宋体" w:eastAsia="宋体" w:hAnsi="宋体" w:cs="宋体"/>
                <w:kern w:val="0"/>
                <w:sz w:val="24"/>
              </w:rPr>
              <w:t>&lt;dubbo:protocol name="thrift"</w:t>
            </w:r>
            <w:r w:rsidRPr="00B03E20">
              <w:rPr>
                <w:rFonts w:ascii="宋体" w:eastAsia="宋体" w:hAnsi="宋体" w:cs="宋体"/>
                <w:kern w:val="0"/>
                <w:sz w:val="24"/>
                <w:szCs w:val="24"/>
              </w:rPr>
              <w:t xml:space="preserve"> </w:t>
            </w:r>
            <w:r w:rsidRPr="00B03E20">
              <w:rPr>
                <w:rFonts w:ascii="宋体" w:eastAsia="宋体" w:hAnsi="宋体" w:cs="宋体"/>
                <w:kern w:val="0"/>
                <w:sz w:val="24"/>
              </w:rPr>
              <w:t>port="3030"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Thrift</w:t>
      </w:r>
      <w:r w:rsidRPr="00B03E20">
        <w:rPr>
          <w:rFonts w:ascii="宋体" w:eastAsia="宋体" w:hAnsi="宋体" w:cs="宋体"/>
          <w:color w:val="FF0000"/>
          <w:kern w:val="0"/>
          <w:sz w:val="24"/>
          <w:szCs w:val="24"/>
        </w:rPr>
        <w:t>不支持</w:t>
      </w:r>
      <w:r w:rsidRPr="00B03E20">
        <w:rPr>
          <w:rFonts w:ascii="宋体" w:eastAsia="宋体" w:hAnsi="宋体" w:cs="宋体"/>
          <w:kern w:val="0"/>
          <w:sz w:val="24"/>
          <w:szCs w:val="24"/>
        </w:rPr>
        <w:t>数据类型：</w:t>
      </w:r>
    </w:p>
    <w:p w:rsidR="00B03E20" w:rsidRPr="00B03E20" w:rsidRDefault="00B03E20" w:rsidP="00B03E20">
      <w:pPr>
        <w:widowControl/>
        <w:numPr>
          <w:ilvl w:val="0"/>
          <w:numId w:val="7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null值 (不能在协议中传递null值)</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28" w:name="UserGuide-zh-memcached://"/>
      <w:bookmarkEnd w:id="128"/>
      <w:r w:rsidRPr="00B03E20">
        <w:rPr>
          <w:rFonts w:ascii="宋体" w:eastAsia="宋体" w:hAnsi="宋体" w:cs="宋体"/>
          <w:b/>
          <w:bCs/>
          <w:kern w:val="0"/>
          <w:sz w:val="27"/>
          <w:szCs w:val="27"/>
        </w:rPr>
        <w:t>memcached://</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500" w:tooltip="Memcached Protocol"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501" w:anchor="UserGuide-zh-memcached%253A%252F%252F"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7650"/>
        <w:gridCol w:w="45"/>
      </w:tblGrid>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26" name="图片 126"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2.3.0以上版本支持。</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27" name="图片 127"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Memcached说明</w:t>
            </w:r>
            <w:r w:rsidRPr="00B03E20">
              <w:rPr>
                <w:rFonts w:ascii="宋体" w:eastAsia="宋体" w:hAnsi="宋体" w:cs="宋体"/>
                <w:kern w:val="0"/>
                <w:sz w:val="24"/>
                <w:szCs w:val="24"/>
              </w:rPr>
              <w:br/>
              <w:t>Memcached是一个高效的KV缓存服务器，参见：</w:t>
            </w:r>
            <w:hyperlink r:id="rId502" w:history="1">
              <w:r w:rsidRPr="00B03E20">
                <w:rPr>
                  <w:rFonts w:ascii="宋体" w:eastAsia="宋体" w:hAnsi="宋体" w:cs="宋体"/>
                  <w:color w:val="0000FF"/>
                  <w:kern w:val="0"/>
                  <w:sz w:val="24"/>
                  <w:szCs w:val="24"/>
                  <w:u w:val="single"/>
                </w:rPr>
                <w:t>http://memcached.org/</w:t>
              </w:r>
            </w:hyperlink>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可以通过脚本或监控中心手工填写表单注册memcached服务的地址：</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RegistryFactory registryFactory = ExtensionLoader.getExtensionLoader(RegistryFactory.class).getAdaptiveExtension();</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 registry = registryFactory.getRegistry(URL.valueOf("zookeeper://10.20.153.10:2181"));</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registry.register(URL.valueOf("memcached://10.20.153.11/com.foo.BarService?category=providers&amp;dynamic=false&amp;application=foo&amp;group=member&amp;loadbalance=consistenthash"));</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然后在客户端使用时，不需要感知Memcached的地址：</w:t>
      </w:r>
    </w:p>
    <w:tbl>
      <w:tblPr>
        <w:tblW w:w="0" w:type="auto"/>
        <w:tblCellSpacing w:w="0" w:type="dxa"/>
        <w:tblCellMar>
          <w:left w:w="0" w:type="dxa"/>
          <w:right w:w="0" w:type="dxa"/>
        </w:tblCellMar>
        <w:tblLook w:val="04A0"/>
      </w:tblPr>
      <w:tblGrid>
        <w:gridCol w:w="133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678069763"/>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id="cache"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w:t>
            </w:r>
            <w:hyperlink r:id="rId503" w:history="1">
              <w:r w:rsidRPr="00B03E20">
                <w:rPr>
                  <w:rFonts w:ascii="宋体" w:eastAsia="宋体" w:hAnsi="宋体" w:cs="宋体"/>
                  <w:color w:val="0000FF"/>
                  <w:kern w:val="0"/>
                  <w:sz w:val="24"/>
                  <w:szCs w:val="24"/>
                  <w:u w:val="single"/>
                </w:rPr>
                <w:t>http://10.20.160.198/wiki/display/dubbo/java.util.Map"</w:t>
              </w:r>
            </w:hyperlink>
            <w:r w:rsidRPr="00B03E20">
              <w:rPr>
                <w:rFonts w:ascii="宋体" w:eastAsia="宋体" w:hAnsi="宋体" w:cs="宋体"/>
                <w:kern w:val="0"/>
                <w:sz w:val="24"/>
                <w:szCs w:val="24"/>
              </w:rPr>
              <w:t xml:space="preserve"> </w:t>
            </w:r>
            <w:r w:rsidRPr="00B03E20">
              <w:rPr>
                <w:rFonts w:ascii="宋体" w:eastAsia="宋体" w:hAnsi="宋体" w:cs="宋体"/>
                <w:kern w:val="0"/>
                <w:sz w:val="24"/>
              </w:rPr>
              <w:t>group="member"</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或者，点对点直连：</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127551280"/>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id="cache"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w:t>
            </w:r>
            <w:hyperlink r:id="rId504" w:history="1">
              <w:r w:rsidRPr="00B03E20">
                <w:rPr>
                  <w:rFonts w:ascii="宋体" w:eastAsia="宋体" w:hAnsi="宋体" w:cs="宋体"/>
                  <w:color w:val="0000FF"/>
                  <w:kern w:val="0"/>
                  <w:sz w:val="24"/>
                  <w:szCs w:val="24"/>
                  <w:u w:val="single"/>
                </w:rPr>
                <w:t>http://10.20.160.198/wiki/display/dubbo/java.util.Map"</w:t>
              </w:r>
            </w:hyperlink>
            <w:r w:rsidRPr="00B03E20">
              <w:rPr>
                <w:rFonts w:ascii="宋体" w:eastAsia="宋体" w:hAnsi="宋体" w:cs="宋体"/>
                <w:kern w:val="0"/>
                <w:sz w:val="24"/>
                <w:szCs w:val="24"/>
              </w:rPr>
              <w:t xml:space="preserve"> </w:t>
            </w:r>
            <w:r w:rsidRPr="00B03E20">
              <w:rPr>
                <w:rFonts w:ascii="宋体" w:eastAsia="宋体" w:hAnsi="宋体" w:cs="宋体"/>
                <w:kern w:val="0"/>
                <w:sz w:val="24"/>
              </w:rPr>
              <w:t>url="memcached://10.20.153.10:11211"</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也可以使用自定义接口：</w:t>
      </w:r>
    </w:p>
    <w:tbl>
      <w:tblPr>
        <w:tblW w:w="0" w:type="auto"/>
        <w:tblCellSpacing w:w="0" w:type="dxa"/>
        <w:tblCellMar>
          <w:left w:w="0" w:type="dxa"/>
          <w:right w:w="0" w:type="dxa"/>
        </w:tblCellMar>
        <w:tblLook w:val="04A0"/>
      </w:tblPr>
      <w:tblGrid>
        <w:gridCol w:w="120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284000979"/>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id="cache"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interface="com.foo.CacheService"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url="memcached://10.20.153.10:11211"</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方法名建议和memcached的标准方法名相同，即：get(key), set(key, value), delete(key)。</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如果方法名和memcached的标准方法名不相同，则需要配置映射关系：(其中"p:xxx"为spring的标准p标签)</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959263491"/>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id="cache"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interface="com.foo.CacheService"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url="memcached://10.20.153.10:11211"</w:t>
            </w:r>
            <w:r w:rsidRPr="00B03E20">
              <w:rPr>
                <w:rFonts w:ascii="宋体" w:eastAsia="宋体" w:hAnsi="宋体" w:cs="宋体"/>
                <w:kern w:val="0"/>
                <w:sz w:val="24"/>
                <w:szCs w:val="24"/>
              </w:rPr>
              <w:t xml:space="preserve"> </w:t>
            </w:r>
            <w:r w:rsidRPr="00B03E20">
              <w:rPr>
                <w:rFonts w:ascii="宋体" w:eastAsia="宋体" w:hAnsi="宋体" w:cs="宋体"/>
                <w:kern w:val="0"/>
                <w:sz w:val="24"/>
              </w:rPr>
              <w:t>p:set="putFoo"</w:t>
            </w:r>
            <w:r w:rsidRPr="00B03E20">
              <w:rPr>
                <w:rFonts w:ascii="宋体" w:eastAsia="宋体" w:hAnsi="宋体" w:cs="宋体"/>
                <w:kern w:val="0"/>
                <w:sz w:val="24"/>
                <w:szCs w:val="24"/>
              </w:rPr>
              <w:t xml:space="preserve"> </w:t>
            </w:r>
            <w:r w:rsidRPr="00B03E20">
              <w:rPr>
                <w:rFonts w:ascii="宋体" w:eastAsia="宋体" w:hAnsi="宋体" w:cs="宋体"/>
                <w:kern w:val="0"/>
                <w:sz w:val="24"/>
              </w:rPr>
              <w:t>p:get="getFoo"</w:t>
            </w:r>
            <w:r w:rsidRPr="00B03E20">
              <w:rPr>
                <w:rFonts w:ascii="宋体" w:eastAsia="宋体" w:hAnsi="宋体" w:cs="宋体"/>
                <w:kern w:val="0"/>
                <w:sz w:val="24"/>
                <w:szCs w:val="24"/>
              </w:rPr>
              <w:t xml:space="preserve"> </w:t>
            </w:r>
            <w:r w:rsidRPr="00B03E20">
              <w:rPr>
                <w:rFonts w:ascii="宋体" w:eastAsia="宋体" w:hAnsi="宋体" w:cs="宋体"/>
                <w:kern w:val="0"/>
                <w:sz w:val="24"/>
              </w:rPr>
              <w:t>p:delete="removeFoo"</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29" w:name="UserGuide-zh-redis://"/>
      <w:bookmarkEnd w:id="129"/>
      <w:r w:rsidRPr="00B03E20">
        <w:rPr>
          <w:rFonts w:ascii="宋体" w:eastAsia="宋体" w:hAnsi="宋体" w:cs="宋体"/>
          <w:b/>
          <w:bCs/>
          <w:kern w:val="0"/>
          <w:sz w:val="27"/>
          <w:szCs w:val="27"/>
        </w:rPr>
        <w:t>redis://</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505" w:tooltip="Redis Protocol"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506" w:anchor="UserGuide-zh-redis%253A%252F%252F"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6450"/>
        <w:gridCol w:w="45"/>
      </w:tblGrid>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28" name="图片 128"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2.3.0以上版本支持。</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29" name="图片 129"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Redis说明</w:t>
            </w:r>
            <w:r w:rsidRPr="00B03E20">
              <w:rPr>
                <w:rFonts w:ascii="宋体" w:eastAsia="宋体" w:hAnsi="宋体" w:cs="宋体"/>
                <w:kern w:val="0"/>
                <w:sz w:val="24"/>
                <w:szCs w:val="24"/>
              </w:rPr>
              <w:br/>
              <w:t>Redis是一个高效的KV存储服务器，参见：</w:t>
            </w:r>
            <w:hyperlink r:id="rId507" w:history="1">
              <w:r w:rsidRPr="00B03E20">
                <w:rPr>
                  <w:rFonts w:ascii="宋体" w:eastAsia="宋体" w:hAnsi="宋体" w:cs="宋体"/>
                  <w:color w:val="0000FF"/>
                  <w:kern w:val="0"/>
                  <w:sz w:val="24"/>
                  <w:szCs w:val="24"/>
                  <w:u w:val="single"/>
                </w:rPr>
                <w:t>http://redis.io</w:t>
              </w:r>
            </w:hyperlink>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可以通过脚本或监控中心手工填写表单注册redis服务的地址：</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RegistryFactory registryFactory = ExtensionLoader.getExtensionLoader(RegistryFactory.class).getAdaptiveExtension();</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 registry = registryFactory.getRegistry(URL.valueOf("zookeeper://10.20.153.10:2181"));</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registry.register(URL.valueOf("redis://10.20.153.11/com.foo.BarService?category=providers&amp;dynamic=false&amp;application=foo&amp;group=member&amp;loadbalance=consistenthash"));</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然后在客户端使用时，不需要感知Redis的地址：</w:t>
      </w:r>
    </w:p>
    <w:tbl>
      <w:tblPr>
        <w:tblW w:w="0" w:type="auto"/>
        <w:tblCellSpacing w:w="0" w:type="dxa"/>
        <w:tblCellMar>
          <w:left w:w="0" w:type="dxa"/>
          <w:right w:w="0" w:type="dxa"/>
        </w:tblCellMar>
        <w:tblLook w:val="04A0"/>
      </w:tblPr>
      <w:tblGrid>
        <w:gridCol w:w="133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829201010"/>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id="store"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w:t>
            </w:r>
            <w:hyperlink r:id="rId508" w:history="1">
              <w:r w:rsidRPr="00B03E20">
                <w:rPr>
                  <w:rFonts w:ascii="宋体" w:eastAsia="宋体" w:hAnsi="宋体" w:cs="宋体"/>
                  <w:color w:val="0000FF"/>
                  <w:kern w:val="0"/>
                  <w:sz w:val="24"/>
                  <w:szCs w:val="24"/>
                  <w:u w:val="single"/>
                </w:rPr>
                <w:t>http://10.20.160.198/wiki/display/dubbo/java.util.Map"</w:t>
              </w:r>
            </w:hyperlink>
            <w:r w:rsidRPr="00B03E20">
              <w:rPr>
                <w:rFonts w:ascii="宋体" w:eastAsia="宋体" w:hAnsi="宋体" w:cs="宋体"/>
                <w:kern w:val="0"/>
                <w:sz w:val="24"/>
                <w:szCs w:val="24"/>
              </w:rPr>
              <w:t xml:space="preserve"> </w:t>
            </w:r>
            <w:r w:rsidRPr="00B03E20">
              <w:rPr>
                <w:rFonts w:ascii="宋体" w:eastAsia="宋体" w:hAnsi="宋体" w:cs="宋体"/>
                <w:kern w:val="0"/>
                <w:sz w:val="24"/>
              </w:rPr>
              <w:t>group="member"</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或者，点对点直连：</w:t>
      </w:r>
    </w:p>
    <w:tbl>
      <w:tblPr>
        <w:tblW w:w="0" w:type="auto"/>
        <w:tblCellSpacing w:w="0" w:type="dxa"/>
        <w:tblCellMar>
          <w:left w:w="0" w:type="dxa"/>
          <w:right w:w="0" w:type="dxa"/>
        </w:tblCellMar>
        <w:tblLook w:val="04A0"/>
      </w:tblPr>
      <w:tblGrid>
        <w:gridCol w:w="153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2095668540"/>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id="store"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w:t>
            </w:r>
            <w:hyperlink r:id="rId509" w:history="1">
              <w:r w:rsidRPr="00B03E20">
                <w:rPr>
                  <w:rFonts w:ascii="宋体" w:eastAsia="宋体" w:hAnsi="宋体" w:cs="宋体"/>
                  <w:color w:val="0000FF"/>
                  <w:kern w:val="0"/>
                  <w:sz w:val="24"/>
                  <w:szCs w:val="24"/>
                  <w:u w:val="single"/>
                </w:rPr>
                <w:t>http://10.20.160.198/wiki/display/dubbo/java.util.Map"</w:t>
              </w:r>
            </w:hyperlink>
            <w:r w:rsidRPr="00B03E20">
              <w:rPr>
                <w:rFonts w:ascii="宋体" w:eastAsia="宋体" w:hAnsi="宋体" w:cs="宋体"/>
                <w:kern w:val="0"/>
                <w:sz w:val="24"/>
                <w:szCs w:val="24"/>
              </w:rPr>
              <w:t xml:space="preserve"> </w:t>
            </w:r>
            <w:r w:rsidRPr="00B03E20">
              <w:rPr>
                <w:rFonts w:ascii="宋体" w:eastAsia="宋体" w:hAnsi="宋体" w:cs="宋体"/>
                <w:kern w:val="0"/>
                <w:sz w:val="24"/>
              </w:rPr>
              <w:t>url="redis://10.20.153.10:6379"</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也可以使用自定义接口：</w:t>
      </w:r>
    </w:p>
    <w:tbl>
      <w:tblPr>
        <w:tblW w:w="0" w:type="auto"/>
        <w:tblCellSpacing w:w="0" w:type="dxa"/>
        <w:tblCellMar>
          <w:left w:w="0" w:type="dxa"/>
          <w:right w:w="0" w:type="dxa"/>
        </w:tblCellMar>
        <w:tblLook w:val="04A0"/>
      </w:tblPr>
      <w:tblGrid>
        <w:gridCol w:w="114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983315131"/>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id="store"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interface="com.foo.StoreService"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url="redis://10.20.153.10:6379"</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方法名建议和redis的标准方法名相同，即：get(key), set(key, value), delete(key)。</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如果方法名和redis的标准方法名不相同，则需要配置映射关系：(其中"p:xxx"为spring的标准p标签)</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017972101"/>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id="cache"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interface="com.foo.CacheService"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url="memcached://10.20.153.10:11211"</w:t>
            </w:r>
            <w:r w:rsidRPr="00B03E20">
              <w:rPr>
                <w:rFonts w:ascii="宋体" w:eastAsia="宋体" w:hAnsi="宋体" w:cs="宋体"/>
                <w:kern w:val="0"/>
                <w:sz w:val="24"/>
                <w:szCs w:val="24"/>
              </w:rPr>
              <w:t xml:space="preserve"> </w:t>
            </w:r>
            <w:r w:rsidRPr="00B03E20">
              <w:rPr>
                <w:rFonts w:ascii="宋体" w:eastAsia="宋体" w:hAnsi="宋体" w:cs="宋体"/>
                <w:kern w:val="0"/>
                <w:sz w:val="24"/>
              </w:rPr>
              <w:t>p:set="putFoo"</w:t>
            </w:r>
            <w:r w:rsidRPr="00B03E20">
              <w:rPr>
                <w:rFonts w:ascii="宋体" w:eastAsia="宋体" w:hAnsi="宋体" w:cs="宋体"/>
                <w:kern w:val="0"/>
                <w:sz w:val="24"/>
                <w:szCs w:val="24"/>
              </w:rPr>
              <w:t xml:space="preserve"> </w:t>
            </w:r>
            <w:r w:rsidRPr="00B03E20">
              <w:rPr>
                <w:rFonts w:ascii="宋体" w:eastAsia="宋体" w:hAnsi="宋体" w:cs="宋体"/>
                <w:kern w:val="0"/>
                <w:sz w:val="24"/>
              </w:rPr>
              <w:t>p:get="getFoo"</w:t>
            </w:r>
            <w:r w:rsidRPr="00B03E20">
              <w:rPr>
                <w:rFonts w:ascii="宋体" w:eastAsia="宋体" w:hAnsi="宋体" w:cs="宋体"/>
                <w:kern w:val="0"/>
                <w:sz w:val="24"/>
                <w:szCs w:val="24"/>
              </w:rPr>
              <w:t xml:space="preserve"> </w:t>
            </w:r>
            <w:r w:rsidRPr="00B03E20">
              <w:rPr>
                <w:rFonts w:ascii="宋体" w:eastAsia="宋体" w:hAnsi="宋体" w:cs="宋体"/>
                <w:kern w:val="0"/>
                <w:sz w:val="24"/>
              </w:rPr>
              <w:t>p:delete="removeFoo"</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1"/>
        <w:rPr>
          <w:rFonts w:ascii="宋体" w:eastAsia="宋体" w:hAnsi="宋体" w:cs="宋体"/>
          <w:b/>
          <w:bCs/>
          <w:kern w:val="0"/>
          <w:sz w:val="36"/>
          <w:szCs w:val="36"/>
        </w:rPr>
      </w:pPr>
      <w:bookmarkStart w:id="130" w:name="UserGuide-zh-注册中心参考手册"/>
      <w:bookmarkEnd w:id="130"/>
      <w:r w:rsidRPr="00B03E20">
        <w:rPr>
          <w:rFonts w:ascii="宋体" w:eastAsia="宋体" w:hAnsi="宋体" w:cs="宋体"/>
          <w:b/>
          <w:bCs/>
          <w:kern w:val="0"/>
          <w:sz w:val="36"/>
          <w:szCs w:val="36"/>
        </w:rPr>
        <w:t>注册中心参考手册</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510" w:tooltip="Registry Reference-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511" w:anchor="UserGuide-zh-%E6%B3%A8%E5%86%8C%E4%B8%AD%E5%BF%83%E5%8F%82%E8%80%83%E6%89%8B%E5%86%8C"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319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30" name="图片 130"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推荐使用Zookeeper注册中心</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31" w:name="UserGuide-zh-Multicast注册中心"/>
      <w:bookmarkEnd w:id="131"/>
      <w:r w:rsidRPr="00B03E20">
        <w:rPr>
          <w:rFonts w:ascii="宋体" w:eastAsia="宋体" w:hAnsi="宋体" w:cs="宋体"/>
          <w:b/>
          <w:bCs/>
          <w:kern w:val="0"/>
          <w:sz w:val="27"/>
          <w:szCs w:val="27"/>
        </w:rPr>
        <w:t>Multicast注册中心</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512" w:tooltip="Multicast Registry-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513" w:anchor="UserGuide-zh-Multicast%E6%B3%A8%E5%86%8C%E4%B8%AD%E5%BF%83"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6750"/>
        <w:gridCol w:w="4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31" name="图片 131"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不需要启动任何中心节点，只要广播地址一样，就可以互相发现</w:t>
            </w:r>
          </w:p>
        </w:tc>
      </w:tr>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32" name="图片 132"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组播受网络结构限制，只适合小规模应用或开发阶段使用。</w:t>
            </w:r>
          </w:p>
        </w:tc>
      </w:tr>
    </w:tbl>
    <w:p w:rsidR="00B03E20" w:rsidRPr="00B03E20" w:rsidRDefault="00B03E20" w:rsidP="00B03E20">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tblPr>
      <w:tblGrid>
        <w:gridCol w:w="352"/>
        <w:gridCol w:w="475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33" name="图片 133"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组播地址段: 224.0.0.0 - 239.255.255.255</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711825" cy="1712595"/>
            <wp:effectExtent l="19050" t="0" r="3175" b="0"/>
            <wp:docPr id="134" name="图片 134" descr="http://alibaba.github.io/dubbo-doc-static/multicast.jpg-version=1&amp;modificationDate=132041781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alibaba.github.io/dubbo-doc-static/multicast.jpg-version=1&amp;modificationDate=1320417810000.jpg"/>
                    <pic:cNvPicPr>
                      <a:picLocks noChangeAspect="1" noChangeArrowheads="1"/>
                    </pic:cNvPicPr>
                  </pic:nvPicPr>
                  <pic:blipFill>
                    <a:blip r:embed="rId514"/>
                    <a:srcRect/>
                    <a:stretch>
                      <a:fillRect/>
                    </a:stretch>
                  </pic:blipFill>
                  <pic:spPr bwMode="auto">
                    <a:xfrm>
                      <a:off x="0" y="0"/>
                      <a:ext cx="5711825" cy="1712595"/>
                    </a:xfrm>
                    <a:prstGeom prst="rect">
                      <a:avLst/>
                    </a:prstGeom>
                    <a:noFill/>
                    <a:ln w="9525">
                      <a:noFill/>
                      <a:miter lim="800000"/>
                      <a:headEnd/>
                      <a:tailEnd/>
                    </a:ln>
                  </pic:spPr>
                </pic:pic>
              </a:graphicData>
            </a:graphic>
          </wp:inline>
        </w:drawing>
      </w:r>
    </w:p>
    <w:p w:rsidR="00B03E20" w:rsidRPr="00B03E20" w:rsidRDefault="00B03E20" w:rsidP="00B03E20">
      <w:pPr>
        <w:widowControl/>
        <w:numPr>
          <w:ilvl w:val="0"/>
          <w:numId w:val="7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提供方启动时广播自己的地址。</w:t>
      </w:r>
    </w:p>
    <w:p w:rsidR="00B03E20" w:rsidRPr="00B03E20" w:rsidRDefault="00B03E20" w:rsidP="00B03E20">
      <w:pPr>
        <w:widowControl/>
        <w:numPr>
          <w:ilvl w:val="0"/>
          <w:numId w:val="7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消费方启动时广播订阅请求。</w:t>
      </w:r>
    </w:p>
    <w:p w:rsidR="00B03E20" w:rsidRPr="00B03E20" w:rsidRDefault="00B03E20" w:rsidP="00B03E20">
      <w:pPr>
        <w:widowControl/>
        <w:numPr>
          <w:ilvl w:val="0"/>
          <w:numId w:val="7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提供方收到订阅请求时，单播自己的地址给订阅者，如果设置了unicast=false，则广播给订阅者。</w:t>
      </w:r>
    </w:p>
    <w:p w:rsidR="00B03E20" w:rsidRPr="00B03E20" w:rsidRDefault="00B03E20" w:rsidP="00B03E20">
      <w:pPr>
        <w:widowControl/>
        <w:numPr>
          <w:ilvl w:val="0"/>
          <w:numId w:val="7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消费方收到提供方地址时，连接该地址进行RPC调用。</w:t>
      </w:r>
    </w:p>
    <w:tbl>
      <w:tblPr>
        <w:tblW w:w="0" w:type="auto"/>
        <w:tblCellSpacing w:w="0" w:type="dxa"/>
        <w:tblCellMar>
          <w:left w:w="0" w:type="dxa"/>
          <w:right w:w="0" w:type="dxa"/>
        </w:tblCellMar>
        <w:tblLook w:val="04A0"/>
      </w:tblPr>
      <w:tblGrid>
        <w:gridCol w:w="66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51332630"/>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address="multicast://224.5.6.7:1234"</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Or:</w:t>
      </w:r>
    </w:p>
    <w:tbl>
      <w:tblPr>
        <w:tblW w:w="0" w:type="auto"/>
        <w:tblCellSpacing w:w="0" w:type="dxa"/>
        <w:tblCellMar>
          <w:left w:w="0" w:type="dxa"/>
          <w:right w:w="0" w:type="dxa"/>
        </w:tblCellMar>
        <w:tblLook w:val="04A0"/>
      </w:tblPr>
      <w:tblGrid>
        <w:gridCol w:w="76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76774754"/>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protocol="multicast"</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address="224.5.6.7:1234"</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为了减少广播量，Dubbo缺省使用单播发送提供者地址信息给消费者，</w:t>
      </w:r>
      <w:r w:rsidRPr="00B03E20">
        <w:rPr>
          <w:rFonts w:ascii="宋体" w:eastAsia="宋体" w:hAnsi="宋体" w:cs="宋体"/>
          <w:kern w:val="0"/>
          <w:sz w:val="24"/>
          <w:szCs w:val="24"/>
        </w:rPr>
        <w:br/>
        <w:t>如果一个机器上同时启了多个消费者进程，消费者需声明unicast=false，否则只会有一个消费者能收到消息：</w:t>
      </w:r>
    </w:p>
    <w:tbl>
      <w:tblPr>
        <w:tblW w:w="0" w:type="auto"/>
        <w:tblCellSpacing w:w="0" w:type="dxa"/>
        <w:tblCellMar>
          <w:left w:w="0" w:type="dxa"/>
          <w:right w:w="0" w:type="dxa"/>
        </w:tblCellMar>
        <w:tblLook w:val="04A0"/>
      </w:tblPr>
      <w:tblGrid>
        <w:gridCol w:w="82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452093492"/>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address="multicast://224.5.6.7:1234?unicast=false"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Or:</w:t>
      </w:r>
    </w:p>
    <w:tbl>
      <w:tblPr>
        <w:tblW w:w="0" w:type="auto"/>
        <w:tblCellSpacing w:w="0" w:type="dxa"/>
        <w:tblCellMar>
          <w:left w:w="0" w:type="dxa"/>
          <w:right w:w="0" w:type="dxa"/>
        </w:tblCellMar>
        <w:tblLook w:val="04A0"/>
      </w:tblPr>
      <w:tblGrid>
        <w:gridCol w:w="744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protocol="multicast"</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address="224.5.6.7:1234"&gt;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&lt;dubbo:parameter</w:t>
            </w:r>
            <w:r w:rsidRPr="00B03E20">
              <w:rPr>
                <w:rFonts w:ascii="宋体" w:eastAsia="宋体" w:hAnsi="宋体" w:cs="宋体"/>
                <w:kern w:val="0"/>
                <w:sz w:val="24"/>
                <w:szCs w:val="24"/>
              </w:rPr>
              <w:t xml:space="preserve"> </w:t>
            </w:r>
            <w:r w:rsidRPr="00B03E20">
              <w:rPr>
                <w:rFonts w:ascii="宋体" w:eastAsia="宋体" w:hAnsi="宋体" w:cs="宋体"/>
                <w:kern w:val="0"/>
                <w:sz w:val="24"/>
              </w:rPr>
              <w:t>key="unicast"</w:t>
            </w:r>
            <w:r w:rsidRPr="00B03E20">
              <w:rPr>
                <w:rFonts w:ascii="宋体" w:eastAsia="宋体" w:hAnsi="宋体" w:cs="宋体"/>
                <w:kern w:val="0"/>
                <w:sz w:val="24"/>
                <w:szCs w:val="24"/>
              </w:rPr>
              <w:t xml:space="preserve"> </w:t>
            </w:r>
            <w:r w:rsidRPr="00B03E20">
              <w:rPr>
                <w:rFonts w:ascii="宋体" w:eastAsia="宋体" w:hAnsi="宋体" w:cs="宋体"/>
                <w:kern w:val="0"/>
                <w:sz w:val="24"/>
              </w:rPr>
              <w:t>value="false"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&lt;/dubbo:registry&gt;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32" w:name="UserGuide-zh-Zookeeper注册中心"/>
      <w:bookmarkEnd w:id="132"/>
      <w:r w:rsidRPr="00B03E20">
        <w:rPr>
          <w:rFonts w:ascii="宋体" w:eastAsia="宋体" w:hAnsi="宋体" w:cs="宋体"/>
          <w:b/>
          <w:bCs/>
          <w:kern w:val="0"/>
          <w:sz w:val="27"/>
          <w:szCs w:val="27"/>
        </w:rPr>
        <w:t>Zookeeper注册中心</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w:t>
      </w:r>
      <w:hyperlink r:id="rId515" w:tooltip="Zookeeper Registry-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516" w:anchor="UserGuide-zh-Zookeeper%E6%B3%A8%E5%86%8C%E4%B8%AD%E5%BF%83"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5091"/>
        <w:gridCol w:w="45"/>
      </w:tblGrid>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35" name="图片 135"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建议使用dubbo-2.3.3以上版本的zookeeper注册中心客户端</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36" name="图片 136"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Zookeeper说明</w:t>
            </w:r>
            <w:r w:rsidRPr="00B03E20">
              <w:rPr>
                <w:rFonts w:ascii="宋体" w:eastAsia="宋体" w:hAnsi="宋体" w:cs="宋体"/>
                <w:kern w:val="0"/>
                <w:sz w:val="24"/>
                <w:szCs w:val="24"/>
              </w:rPr>
              <w:br/>
              <w:t>Zookeeper是Apacahe Hadoop的子项目，是一个树型的目录服务，支持变更推送，适合作为Dubbo服务的注册中心，工业强度较高，可用于生产环境，并推荐使用，参见：</w:t>
            </w:r>
            <w:hyperlink r:id="rId517" w:history="1">
              <w:r w:rsidRPr="00B03E20">
                <w:rPr>
                  <w:rFonts w:ascii="宋体" w:eastAsia="宋体" w:hAnsi="宋体" w:cs="宋体"/>
                  <w:color w:val="0000FF"/>
                  <w:kern w:val="0"/>
                  <w:sz w:val="24"/>
                  <w:szCs w:val="24"/>
                  <w:u w:val="single"/>
                </w:rPr>
                <w:t>http://zookeeper.apache.org</w:t>
              </w:r>
            </w:hyperlink>
          </w:p>
        </w:tc>
      </w:tr>
    </w:tbl>
    <w:p w:rsidR="00B03E20" w:rsidRPr="00B03E20" w:rsidRDefault="00B03E20" w:rsidP="00B03E20">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tblPr>
      <w:tblGrid>
        <w:gridCol w:w="352"/>
        <w:gridCol w:w="15136"/>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37" name="图片 137"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Zookeeper安装</w:t>
            </w:r>
            <w:r w:rsidRPr="00B03E20">
              <w:rPr>
                <w:rFonts w:ascii="宋体" w:eastAsia="宋体" w:hAnsi="宋体" w:cs="宋体"/>
                <w:kern w:val="0"/>
                <w:sz w:val="24"/>
                <w:szCs w:val="24"/>
              </w:rPr>
              <w:br/>
              <w:t xml:space="preserve">安装方式参见: </w:t>
            </w:r>
            <w:hyperlink r:id="rId518" w:anchor="AdministratorGuide-ZookeeperRegistryInstallation" w:history="1">
              <w:r w:rsidRPr="00B03E20">
                <w:rPr>
                  <w:rFonts w:ascii="宋体" w:eastAsia="宋体" w:hAnsi="宋体" w:cs="宋体"/>
                  <w:color w:val="0000FF"/>
                  <w:kern w:val="0"/>
                  <w:sz w:val="24"/>
                  <w:szCs w:val="24"/>
                  <w:u w:val="single"/>
                </w:rPr>
                <w:t>Zookeeper安装手册</w:t>
              </w:r>
            </w:hyperlink>
            <w:r w:rsidRPr="00B03E20">
              <w:rPr>
                <w:rFonts w:ascii="宋体" w:eastAsia="宋体" w:hAnsi="宋体" w:cs="宋体"/>
                <w:kern w:val="0"/>
                <w:sz w:val="24"/>
                <w:szCs w:val="24"/>
              </w:rPr>
              <w:t>，只需搭一个原生的Zookeeper服务器，并将</w:t>
            </w:r>
            <w:hyperlink r:id="rId519" w:anchor="UserGuide-zh-QuickStart" w:history="1">
              <w:r w:rsidRPr="00B03E20">
                <w:rPr>
                  <w:rFonts w:ascii="宋体" w:eastAsia="宋体" w:hAnsi="宋体" w:cs="宋体"/>
                  <w:color w:val="0000FF"/>
                  <w:kern w:val="0"/>
                  <w:sz w:val="24"/>
                  <w:szCs w:val="24"/>
                  <w:u w:val="single"/>
                </w:rPr>
                <w:t>Quick Start</w:t>
              </w:r>
            </w:hyperlink>
            <w:r w:rsidRPr="00B03E20">
              <w:rPr>
                <w:rFonts w:ascii="宋体" w:eastAsia="宋体" w:hAnsi="宋体" w:cs="宋体"/>
                <w:kern w:val="0"/>
                <w:sz w:val="24"/>
                <w:szCs w:val="24"/>
              </w:rPr>
              <w:t>中Provider和Consumer里的conf/dubbo.properties中的dubbo.registry.addrss的值改为zookeeper://127.0.0.1:2181即可使用</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38" name="图片 138"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可靠性声明</w:t>
            </w:r>
            <w:r w:rsidRPr="00B03E20">
              <w:rPr>
                <w:rFonts w:ascii="宋体" w:eastAsia="宋体" w:hAnsi="宋体" w:cs="宋体"/>
                <w:kern w:val="0"/>
                <w:sz w:val="24"/>
                <w:szCs w:val="24"/>
              </w:rPr>
              <w:br/>
              <w:t>阿里内部并没有采用Zookeeper做为注册中心，而是使用自己实现的基于数据库的注册中心，即：Zookeeper注册中心并没有在阿里内部长时间运行的可靠性保障，此Zookeeper桥接实现只为开源版本提供，其可靠性依赖于Zookeeper本身的可靠性。</w:t>
            </w:r>
          </w:p>
        </w:tc>
      </w:tr>
    </w:tbl>
    <w:p w:rsidR="00B03E20" w:rsidRPr="00B03E20" w:rsidRDefault="00B03E20" w:rsidP="00B03E20">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tblPr>
      <w:tblGrid>
        <w:gridCol w:w="352"/>
        <w:gridCol w:w="15136"/>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39" name="图片 139"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兼容性声明</w:t>
            </w:r>
            <w:r w:rsidRPr="00B03E20">
              <w:rPr>
                <w:rFonts w:ascii="宋体" w:eastAsia="宋体" w:hAnsi="宋体" w:cs="宋体"/>
                <w:kern w:val="0"/>
                <w:sz w:val="24"/>
                <w:szCs w:val="24"/>
              </w:rPr>
              <w:br/>
              <w:t>因2.0.8最初设计的zookeeper存储结构不能扩充不同类型的数据，2.0.9版本做了调整，所以不兼容，需全部改用2.0.9版本才行，以后的版本会保持兼容2.0.9。</w:t>
            </w:r>
            <w:r w:rsidRPr="00B03E20">
              <w:rPr>
                <w:rFonts w:ascii="宋体" w:eastAsia="宋体" w:hAnsi="宋体" w:cs="宋体"/>
                <w:kern w:val="0"/>
                <w:sz w:val="24"/>
                <w:szCs w:val="24"/>
              </w:rPr>
              <w:br/>
              <w:t>2.2.0版本改为基于zkclient实现，需增加zkclient的依赖包，2.3.0版本增加了基于curator的实现，作为可选实现策略。</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63135" cy="2743200"/>
            <wp:effectExtent l="19050" t="0" r="0" b="0"/>
            <wp:docPr id="140" name="图片 140" descr="http://alibaba.github.io/dubbo-doc-static/zookeeper.jpg-version=1&amp;modificationDate=1323255359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alibaba.github.io/dubbo-doc-static/zookeeper.jpg-version=1&amp;modificationDate=1323255359000.jpg"/>
                    <pic:cNvPicPr>
                      <a:picLocks noChangeAspect="1" noChangeArrowheads="1"/>
                    </pic:cNvPicPr>
                  </pic:nvPicPr>
                  <pic:blipFill>
                    <a:blip r:embed="rId520"/>
                    <a:srcRect/>
                    <a:stretch>
                      <a:fillRect/>
                    </a:stretch>
                  </pic:blipFill>
                  <pic:spPr bwMode="auto">
                    <a:xfrm>
                      <a:off x="0" y="0"/>
                      <a:ext cx="4763135" cy="2743200"/>
                    </a:xfrm>
                    <a:prstGeom prst="rect">
                      <a:avLst/>
                    </a:prstGeom>
                    <a:noFill/>
                    <a:ln w="9525">
                      <a:noFill/>
                      <a:miter lim="800000"/>
                      <a:headEnd/>
                      <a:tailEnd/>
                    </a:ln>
                  </pic:spPr>
                </pic:pic>
              </a:graphicData>
            </a:graphic>
          </wp:inline>
        </w:drawing>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流程说明：</w:t>
      </w:r>
    </w:p>
    <w:p w:rsidR="00B03E20" w:rsidRPr="00B03E20" w:rsidRDefault="00B03E20" w:rsidP="00B03E20">
      <w:pPr>
        <w:widowControl/>
        <w:numPr>
          <w:ilvl w:val="0"/>
          <w:numId w:val="7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服务提供者启动时 </w:t>
      </w:r>
    </w:p>
    <w:p w:rsidR="00B03E20" w:rsidRPr="00B03E20" w:rsidRDefault="00B03E20" w:rsidP="00B03E20">
      <w:pPr>
        <w:widowControl/>
        <w:numPr>
          <w:ilvl w:val="1"/>
          <w:numId w:val="7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向/dubbo/com.foo.BarService/providers目录下写入自己的URL地址。</w:t>
      </w:r>
    </w:p>
    <w:p w:rsidR="00B03E20" w:rsidRPr="00B03E20" w:rsidRDefault="00B03E20" w:rsidP="00B03E20">
      <w:pPr>
        <w:widowControl/>
        <w:numPr>
          <w:ilvl w:val="0"/>
          <w:numId w:val="7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服务消费者启动时 </w:t>
      </w:r>
    </w:p>
    <w:p w:rsidR="00B03E20" w:rsidRPr="00B03E20" w:rsidRDefault="00B03E20" w:rsidP="00B03E20">
      <w:pPr>
        <w:widowControl/>
        <w:numPr>
          <w:ilvl w:val="1"/>
          <w:numId w:val="7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订阅/dubbo/com.foo.BarService/providers目录下的提供者URL地址。</w:t>
      </w:r>
    </w:p>
    <w:p w:rsidR="00B03E20" w:rsidRPr="00B03E20" w:rsidRDefault="00B03E20" w:rsidP="00B03E20">
      <w:pPr>
        <w:widowControl/>
        <w:numPr>
          <w:ilvl w:val="1"/>
          <w:numId w:val="7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并向/dubbo/com.foo.BarService/consumers目录下写入自己的URL地址。</w:t>
      </w:r>
    </w:p>
    <w:p w:rsidR="00B03E20" w:rsidRPr="00B03E20" w:rsidRDefault="00B03E20" w:rsidP="00B03E20">
      <w:pPr>
        <w:widowControl/>
        <w:numPr>
          <w:ilvl w:val="0"/>
          <w:numId w:val="7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监控中心启动时 </w:t>
      </w:r>
    </w:p>
    <w:p w:rsidR="00B03E20" w:rsidRPr="00B03E20" w:rsidRDefault="00B03E20" w:rsidP="00B03E20">
      <w:pPr>
        <w:widowControl/>
        <w:numPr>
          <w:ilvl w:val="1"/>
          <w:numId w:val="7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订阅/dubbo/com.foo.BarService目录下的所有提供者和消费者URL地址。</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支持以下功能：</w:t>
      </w:r>
    </w:p>
    <w:p w:rsidR="00B03E20" w:rsidRPr="00B03E20" w:rsidRDefault="00B03E20" w:rsidP="00B03E20">
      <w:pPr>
        <w:widowControl/>
        <w:numPr>
          <w:ilvl w:val="0"/>
          <w:numId w:val="7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当提供者出现断电等异常停机时，注册中心能自动删除提供者信息。</w:t>
      </w:r>
    </w:p>
    <w:p w:rsidR="00B03E20" w:rsidRPr="00B03E20" w:rsidRDefault="00B03E20" w:rsidP="00B03E20">
      <w:pPr>
        <w:widowControl/>
        <w:numPr>
          <w:ilvl w:val="0"/>
          <w:numId w:val="7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当注册中心重启时，能自动恢复注册数据，以及订阅请求。</w:t>
      </w:r>
    </w:p>
    <w:p w:rsidR="00B03E20" w:rsidRPr="00B03E20" w:rsidRDefault="00B03E20" w:rsidP="00B03E20">
      <w:pPr>
        <w:widowControl/>
        <w:numPr>
          <w:ilvl w:val="0"/>
          <w:numId w:val="7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当会话过期时，能自动恢复注册数据，以及订阅请求。</w:t>
      </w:r>
    </w:p>
    <w:p w:rsidR="00B03E20" w:rsidRPr="00B03E20" w:rsidRDefault="00B03E20" w:rsidP="00B03E20">
      <w:pPr>
        <w:widowControl/>
        <w:numPr>
          <w:ilvl w:val="0"/>
          <w:numId w:val="7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当设置&lt;dubbo:registry check="false" /&gt;时，记录失败注册和订阅请求，后台定时重试。</w:t>
      </w:r>
    </w:p>
    <w:p w:rsidR="00B03E20" w:rsidRPr="00B03E20" w:rsidRDefault="00B03E20" w:rsidP="00B03E20">
      <w:pPr>
        <w:widowControl/>
        <w:numPr>
          <w:ilvl w:val="0"/>
          <w:numId w:val="7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可通过&lt;dubbo:registry username="admin" password="1234" /&gt;设置zookeeper登录信息。</w:t>
      </w:r>
    </w:p>
    <w:p w:rsidR="00B03E20" w:rsidRPr="00B03E20" w:rsidRDefault="00B03E20" w:rsidP="00B03E20">
      <w:pPr>
        <w:widowControl/>
        <w:numPr>
          <w:ilvl w:val="0"/>
          <w:numId w:val="7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可通过&lt;dubbo:registry group="dubbo" /&gt;设置zookeeper的根节点，不设置将使用无根树。</w:t>
      </w:r>
    </w:p>
    <w:p w:rsidR="00B03E20" w:rsidRPr="00B03E20" w:rsidRDefault="00B03E20" w:rsidP="00B03E20">
      <w:pPr>
        <w:widowControl/>
        <w:numPr>
          <w:ilvl w:val="0"/>
          <w:numId w:val="7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支持*号通配符&lt;dubbo:reference group="*" version="*" /&gt;，可订阅服务的所有分组和所有版本的提供者。</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在provider和consumer中增加zookeeper客户端jar包依赖：</w:t>
      </w:r>
    </w:p>
    <w:tbl>
      <w:tblPr>
        <w:tblW w:w="0" w:type="auto"/>
        <w:tblCellSpacing w:w="0" w:type="dxa"/>
        <w:tblCellMar>
          <w:left w:w="0" w:type="dxa"/>
          <w:right w:w="0" w:type="dxa"/>
        </w:tblCellMar>
        <w:tblLook w:val="04A0"/>
      </w:tblPr>
      <w:tblGrid>
        <w:gridCol w:w="564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&lt;dependency&gt;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&lt;groupId&gt;org.apache.zookeeper&lt;/groupId&gt;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&lt;artifactId&gt;zookeeper&lt;/artifactId&gt;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&lt;version&gt;3.3.3&lt;/version&gt;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&lt;/dependency&gt;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或直接下载：</w:t>
      </w:r>
      <w:hyperlink r:id="rId521" w:history="1">
        <w:r w:rsidRPr="00B03E20">
          <w:rPr>
            <w:rFonts w:ascii="宋体" w:eastAsia="宋体" w:hAnsi="宋体" w:cs="宋体"/>
            <w:color w:val="0000FF"/>
            <w:kern w:val="0"/>
            <w:sz w:val="24"/>
            <w:szCs w:val="24"/>
            <w:u w:val="single"/>
          </w:rPr>
          <w:t>http://repo1.maven.org/maven2/org/apache/zookeeper/zookeeper</w:t>
        </w:r>
      </w:hyperlink>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支持zkclient和curator两种Zookeeper客户端实现：</w:t>
      </w: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133" w:name="UserGuide-zh-ZKClientZookeeperRegistry"/>
      <w:bookmarkEnd w:id="133"/>
      <w:r w:rsidRPr="00B03E20">
        <w:rPr>
          <w:rFonts w:ascii="宋体" w:eastAsia="宋体" w:hAnsi="宋体" w:cs="宋体"/>
          <w:b/>
          <w:bCs/>
          <w:kern w:val="0"/>
          <w:sz w:val="24"/>
          <w:szCs w:val="24"/>
        </w:rPr>
        <w:t>ZKClient Zookeeper Registry</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从2.2.0版本开始缺省为zkclient实现，以提升zookeeper客户端的健状性。</w:t>
      </w:r>
    </w:p>
    <w:tbl>
      <w:tblPr>
        <w:tblW w:w="0" w:type="auto"/>
        <w:tblCellSpacing w:w="15" w:type="dxa"/>
        <w:tblCellMar>
          <w:top w:w="15" w:type="dxa"/>
          <w:left w:w="15" w:type="dxa"/>
          <w:bottom w:w="15" w:type="dxa"/>
          <w:right w:w="15" w:type="dxa"/>
        </w:tblCellMar>
        <w:tblLook w:val="04A0"/>
      </w:tblPr>
      <w:tblGrid>
        <w:gridCol w:w="352"/>
        <w:gridCol w:w="1297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41" name="图片 141"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ZKClient是Datameer开源的一个Zookeeper客户端实现，开源比较早，参见：</w:t>
            </w:r>
            <w:hyperlink r:id="rId522" w:history="1">
              <w:r w:rsidRPr="00B03E20">
                <w:rPr>
                  <w:rFonts w:ascii="宋体" w:eastAsia="宋体" w:hAnsi="宋体" w:cs="宋体"/>
                  <w:color w:val="0000FF"/>
                  <w:kern w:val="0"/>
                  <w:sz w:val="24"/>
                  <w:szCs w:val="24"/>
                  <w:u w:val="single"/>
                </w:rPr>
                <w:t>https://github.com/sgroschupf/zkclient</w:t>
              </w:r>
            </w:hyperlink>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缺省配置：</w:t>
      </w:r>
    </w:p>
    <w:tbl>
      <w:tblPr>
        <w:tblW w:w="0" w:type="auto"/>
        <w:tblCellSpacing w:w="0" w:type="dxa"/>
        <w:tblCellMar>
          <w:left w:w="0" w:type="dxa"/>
          <w:right w:w="0" w:type="dxa"/>
        </w:tblCellMar>
        <w:tblLook w:val="04A0"/>
      </w:tblPr>
      <w:tblGrid>
        <w:gridCol w:w="48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649677545"/>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 client="zkclient"</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w:t>
      </w:r>
    </w:p>
    <w:tbl>
      <w:tblPr>
        <w:tblW w:w="0" w:type="auto"/>
        <w:tblCellSpacing w:w="0" w:type="dxa"/>
        <w:tblCellMar>
          <w:left w:w="0" w:type="dxa"/>
          <w:right w:w="0" w:type="dxa"/>
        </w:tblCellMar>
        <w:tblLook w:val="04A0"/>
      </w:tblPr>
      <w:tblGrid>
        <w:gridCol w:w="36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526019124"/>
              <w:rPr>
                <w:rFonts w:ascii="宋体" w:eastAsia="宋体" w:hAnsi="宋体" w:cs="宋体"/>
                <w:kern w:val="0"/>
                <w:sz w:val="24"/>
                <w:szCs w:val="24"/>
              </w:rPr>
            </w:pPr>
            <w:r w:rsidRPr="00B03E20">
              <w:rPr>
                <w:rFonts w:ascii="宋体" w:eastAsia="宋体" w:hAnsi="宋体" w:cs="宋体"/>
                <w:kern w:val="0"/>
                <w:sz w:val="24"/>
              </w:rPr>
              <w:t>dubbo.registry.client=zkclient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w:t>
      </w:r>
    </w:p>
    <w:tbl>
      <w:tblPr>
        <w:tblW w:w="0" w:type="auto"/>
        <w:tblCellSpacing w:w="0" w:type="dxa"/>
        <w:tblCellMar>
          <w:left w:w="0" w:type="dxa"/>
          <w:right w:w="0" w:type="dxa"/>
        </w:tblCellMar>
        <w:tblLook w:val="04A0"/>
      </w:tblPr>
      <w:tblGrid>
        <w:gridCol w:w="54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004285419"/>
              <w:rPr>
                <w:rFonts w:ascii="宋体" w:eastAsia="宋体" w:hAnsi="宋体" w:cs="宋体"/>
                <w:kern w:val="0"/>
                <w:sz w:val="24"/>
                <w:szCs w:val="24"/>
              </w:rPr>
            </w:pPr>
            <w:r w:rsidRPr="00B03E20">
              <w:rPr>
                <w:rFonts w:ascii="宋体" w:eastAsia="宋体" w:hAnsi="宋体" w:cs="宋体"/>
                <w:kern w:val="0"/>
                <w:sz w:val="24"/>
              </w:rPr>
              <w:t>zookeeper://10.20.153.10:2181?client=zkclient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需依赖：</w:t>
      </w:r>
    </w:p>
    <w:tbl>
      <w:tblPr>
        <w:tblW w:w="0" w:type="auto"/>
        <w:tblCellSpacing w:w="0" w:type="dxa"/>
        <w:tblCellMar>
          <w:left w:w="0" w:type="dxa"/>
          <w:right w:w="0" w:type="dxa"/>
        </w:tblCellMar>
        <w:tblLook w:val="04A0"/>
      </w:tblPr>
      <w:tblGrid>
        <w:gridCol w:w="576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&lt;dependency&gt;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&lt;groupId&gt;com.github.sgroschupf&lt;/groupId&gt;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&lt;artifactId&gt;zkclient&lt;/artifactId&gt;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&lt;version&gt;0.1&lt;/version&gt;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&lt;/dependency&gt;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或直接下载：</w:t>
      </w:r>
      <w:hyperlink r:id="rId523" w:history="1">
        <w:r w:rsidRPr="00B03E20">
          <w:rPr>
            <w:rFonts w:ascii="宋体" w:eastAsia="宋体" w:hAnsi="宋体" w:cs="宋体"/>
            <w:color w:val="0000FF"/>
            <w:kern w:val="0"/>
            <w:sz w:val="24"/>
            <w:szCs w:val="24"/>
            <w:u w:val="single"/>
          </w:rPr>
          <w:t>http://repo1.maven.org/maven2/com/github/sgroschupf/zkclient</w:t>
        </w:r>
      </w:hyperlink>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134" w:name="UserGuide-zh-CuratorZookeeperRegistry"/>
      <w:bookmarkEnd w:id="134"/>
      <w:r w:rsidRPr="00B03E20">
        <w:rPr>
          <w:rFonts w:ascii="宋体" w:eastAsia="宋体" w:hAnsi="宋体" w:cs="宋体"/>
          <w:b/>
          <w:bCs/>
          <w:kern w:val="0"/>
          <w:sz w:val="24"/>
          <w:szCs w:val="24"/>
        </w:rPr>
        <w:t>Curator Zookeeper Registry</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从2.3.0版本开始支持可选curator实现。</w:t>
      </w:r>
    </w:p>
    <w:tbl>
      <w:tblPr>
        <w:tblW w:w="0" w:type="auto"/>
        <w:tblCellSpacing w:w="15" w:type="dxa"/>
        <w:tblCellMar>
          <w:top w:w="15" w:type="dxa"/>
          <w:left w:w="15" w:type="dxa"/>
          <w:bottom w:w="15" w:type="dxa"/>
          <w:right w:w="15" w:type="dxa"/>
        </w:tblCellMar>
        <w:tblLook w:val="04A0"/>
      </w:tblPr>
      <w:tblGrid>
        <w:gridCol w:w="352"/>
        <w:gridCol w:w="1201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42" name="图片 142"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Curator是Netflix开源的一个Zookeeper客户端实现，比较活跃，参见：</w:t>
            </w:r>
            <w:hyperlink r:id="rId524" w:history="1">
              <w:r w:rsidRPr="00B03E20">
                <w:rPr>
                  <w:rFonts w:ascii="宋体" w:eastAsia="宋体" w:hAnsi="宋体" w:cs="宋体"/>
                  <w:color w:val="0000FF"/>
                  <w:kern w:val="0"/>
                  <w:sz w:val="24"/>
                  <w:szCs w:val="24"/>
                  <w:u w:val="single"/>
                </w:rPr>
                <w:t>https://github.com/Netflix/curator</w:t>
              </w:r>
            </w:hyperlink>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如果需要改为curator实现，请配置：</w:t>
      </w:r>
    </w:p>
    <w:tbl>
      <w:tblPr>
        <w:tblW w:w="0" w:type="auto"/>
        <w:tblCellSpacing w:w="0" w:type="dxa"/>
        <w:tblCellMar>
          <w:left w:w="0" w:type="dxa"/>
          <w:right w:w="0" w:type="dxa"/>
        </w:tblCellMar>
        <w:tblLook w:val="04A0"/>
      </w:tblPr>
      <w:tblGrid>
        <w:gridCol w:w="46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476648754"/>
              <w:rPr>
                <w:rFonts w:ascii="宋体" w:eastAsia="宋体" w:hAnsi="宋体" w:cs="宋体"/>
                <w:kern w:val="0"/>
                <w:sz w:val="24"/>
                <w:szCs w:val="24"/>
              </w:rPr>
            </w:pPr>
            <w:r w:rsidRPr="00B03E20">
              <w:rPr>
                <w:rFonts w:ascii="宋体" w:eastAsia="宋体" w:hAnsi="宋体" w:cs="宋体"/>
                <w:kern w:val="0"/>
                <w:sz w:val="24"/>
              </w:rPr>
              <w:lastRenderedPageBreak/>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 client="curator"</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w:t>
      </w:r>
    </w:p>
    <w:tbl>
      <w:tblPr>
        <w:tblW w:w="0" w:type="auto"/>
        <w:tblCellSpacing w:w="0" w:type="dxa"/>
        <w:tblCellMar>
          <w:left w:w="0" w:type="dxa"/>
          <w:right w:w="0" w:type="dxa"/>
        </w:tblCellMar>
        <w:tblLook w:val="04A0"/>
      </w:tblPr>
      <w:tblGrid>
        <w:gridCol w:w="34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629621649"/>
              <w:rPr>
                <w:rFonts w:ascii="宋体" w:eastAsia="宋体" w:hAnsi="宋体" w:cs="宋体"/>
                <w:kern w:val="0"/>
                <w:sz w:val="24"/>
                <w:szCs w:val="24"/>
              </w:rPr>
            </w:pPr>
            <w:r w:rsidRPr="00B03E20">
              <w:rPr>
                <w:rFonts w:ascii="宋体" w:eastAsia="宋体" w:hAnsi="宋体" w:cs="宋体"/>
                <w:kern w:val="0"/>
                <w:sz w:val="24"/>
              </w:rPr>
              <w:t>dubbo.registry.client=curator</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w:t>
      </w:r>
    </w:p>
    <w:tbl>
      <w:tblPr>
        <w:tblW w:w="0" w:type="auto"/>
        <w:tblCellSpacing w:w="0" w:type="dxa"/>
        <w:tblCellMar>
          <w:left w:w="0" w:type="dxa"/>
          <w:right w:w="0" w:type="dxa"/>
        </w:tblCellMar>
        <w:tblLook w:val="04A0"/>
      </w:tblPr>
      <w:tblGrid>
        <w:gridCol w:w="52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557404939"/>
              <w:rPr>
                <w:rFonts w:ascii="宋体" w:eastAsia="宋体" w:hAnsi="宋体" w:cs="宋体"/>
                <w:kern w:val="0"/>
                <w:sz w:val="24"/>
                <w:szCs w:val="24"/>
              </w:rPr>
            </w:pPr>
            <w:r w:rsidRPr="00B03E20">
              <w:rPr>
                <w:rFonts w:ascii="宋体" w:eastAsia="宋体" w:hAnsi="宋体" w:cs="宋体"/>
                <w:kern w:val="0"/>
                <w:sz w:val="24"/>
              </w:rPr>
              <w:t>zookeeper://10.20.153.10:2181?client=curator</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需依赖：</w:t>
      </w:r>
    </w:p>
    <w:tbl>
      <w:tblPr>
        <w:tblW w:w="0" w:type="auto"/>
        <w:tblCellSpacing w:w="0" w:type="dxa"/>
        <w:tblCellMar>
          <w:left w:w="0" w:type="dxa"/>
          <w:right w:w="0" w:type="dxa"/>
        </w:tblCellMar>
        <w:tblLook w:val="04A0"/>
      </w:tblPr>
      <w:tblGrid>
        <w:gridCol w:w="600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&lt;dependency&gt;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&lt;groupId&gt;com.netflix.curator&lt;/groupId&gt;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&lt;artifactId&gt;curator-framework&lt;/artifactId&gt;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&lt;version&gt;1.1.10&lt;/version&gt;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&lt;/dependency&gt;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或直接下载：</w:t>
      </w:r>
      <w:hyperlink r:id="rId525" w:history="1">
        <w:r w:rsidRPr="00B03E20">
          <w:rPr>
            <w:rFonts w:ascii="宋体" w:eastAsia="宋体" w:hAnsi="宋体" w:cs="宋体"/>
            <w:color w:val="0000FF"/>
            <w:kern w:val="0"/>
            <w:sz w:val="24"/>
            <w:szCs w:val="24"/>
            <w:u w:val="single"/>
          </w:rPr>
          <w:t>http://repo1.maven.org/maven2/com/netflix/curator/curator-framework</w:t>
        </w:r>
      </w:hyperlink>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Zookeeper单机配置:</w:t>
      </w:r>
    </w:p>
    <w:tbl>
      <w:tblPr>
        <w:tblW w:w="0" w:type="auto"/>
        <w:tblCellSpacing w:w="0" w:type="dxa"/>
        <w:tblCellMar>
          <w:left w:w="0" w:type="dxa"/>
          <w:right w:w="0" w:type="dxa"/>
        </w:tblCellMar>
        <w:tblLook w:val="04A0"/>
      </w:tblPr>
      <w:tblGrid>
        <w:gridCol w:w="69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333656414"/>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address="zookeeper://10.20.153.10:2181"</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Or:</w:t>
      </w:r>
    </w:p>
    <w:tbl>
      <w:tblPr>
        <w:tblW w:w="0" w:type="auto"/>
        <w:tblCellSpacing w:w="0" w:type="dxa"/>
        <w:tblCellMar>
          <w:left w:w="0" w:type="dxa"/>
          <w:right w:w="0" w:type="dxa"/>
        </w:tblCellMar>
        <w:tblLook w:val="04A0"/>
      </w:tblPr>
      <w:tblGrid>
        <w:gridCol w:w="80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568803420"/>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protocol="zookeeper"</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address="10.20.153.10:2181"</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Zookeeper集群配置:</w:t>
      </w:r>
    </w:p>
    <w:tbl>
      <w:tblPr>
        <w:tblW w:w="0" w:type="auto"/>
        <w:tblCellSpacing w:w="0" w:type="dxa"/>
        <w:tblCellMar>
          <w:left w:w="0" w:type="dxa"/>
          <w:right w:w="0" w:type="dxa"/>
        </w:tblCellMar>
        <w:tblLook w:val="04A0"/>
      </w:tblPr>
      <w:tblGrid>
        <w:gridCol w:w="121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685086918"/>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address="zookeeper://10.20.153.10:2181?backup=10.20.153.11:2181,10.20.153.12:2181"</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Or:</w:t>
      </w:r>
    </w:p>
    <w:tbl>
      <w:tblPr>
        <w:tblW w:w="0" w:type="auto"/>
        <w:tblCellSpacing w:w="0" w:type="dxa"/>
        <w:tblCellMar>
          <w:left w:w="0" w:type="dxa"/>
          <w:right w:w="0" w:type="dxa"/>
        </w:tblCellMar>
        <w:tblLook w:val="04A0"/>
      </w:tblPr>
      <w:tblGrid>
        <w:gridCol w:w="123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378316304"/>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protocol="zookeeper"</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address="10.20.153.10:2181,10.20.153.11:2181,10.20.153.12:2181"</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同一Zookeeper，分成多组注册中心:</w:t>
      </w:r>
    </w:p>
    <w:tbl>
      <w:tblPr>
        <w:tblW w:w="0" w:type="auto"/>
        <w:tblCellSpacing w:w="0" w:type="dxa"/>
        <w:tblCellMar>
          <w:left w:w="0" w:type="dxa"/>
          <w:right w:w="0" w:type="dxa"/>
        </w:tblCellMar>
        <w:tblLook w:val="04A0"/>
      </w:tblPr>
      <w:tblGrid>
        <w:gridCol w:w="1200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id="chinaRegistry"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protocol="zookeeper"</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address="10.20.153.10:2181"</w:t>
            </w:r>
            <w:r w:rsidRPr="00B03E20">
              <w:rPr>
                <w:rFonts w:ascii="宋体" w:eastAsia="宋体" w:hAnsi="宋体" w:cs="宋体"/>
                <w:kern w:val="0"/>
                <w:sz w:val="24"/>
                <w:szCs w:val="24"/>
              </w:rPr>
              <w:t xml:space="preserve"> </w:t>
            </w:r>
            <w:r w:rsidRPr="00B03E20">
              <w:rPr>
                <w:rFonts w:ascii="宋体" w:eastAsia="宋体" w:hAnsi="宋体" w:cs="宋体"/>
                <w:kern w:val="0"/>
                <w:sz w:val="24"/>
              </w:rPr>
              <w:t>group="china"</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id="intlRegistry"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protocol="zookeeper"</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address="10.20.153.10:2181"</w:t>
            </w:r>
            <w:r w:rsidRPr="00B03E20">
              <w:rPr>
                <w:rFonts w:ascii="宋体" w:eastAsia="宋体" w:hAnsi="宋体" w:cs="宋体"/>
                <w:kern w:val="0"/>
                <w:sz w:val="24"/>
                <w:szCs w:val="24"/>
              </w:rPr>
              <w:t xml:space="preserve"> </w:t>
            </w:r>
            <w:r w:rsidRPr="00B03E20">
              <w:rPr>
                <w:rFonts w:ascii="宋体" w:eastAsia="宋体" w:hAnsi="宋体" w:cs="宋体"/>
                <w:kern w:val="0"/>
                <w:sz w:val="24"/>
              </w:rPr>
              <w:t>group="intl"</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35" w:name="UserGuide-zh-Redis注册中心"/>
      <w:bookmarkEnd w:id="135"/>
      <w:r w:rsidRPr="00B03E20">
        <w:rPr>
          <w:rFonts w:ascii="宋体" w:eastAsia="宋体" w:hAnsi="宋体" w:cs="宋体"/>
          <w:b/>
          <w:bCs/>
          <w:kern w:val="0"/>
          <w:sz w:val="27"/>
          <w:szCs w:val="27"/>
        </w:rPr>
        <w:t>Redis注册中心</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526" w:tooltip="Redis Registry-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527" w:anchor="UserGuide-zh-Redis%E6%B3%A8%E5%86%8C%E4%B8%AD%E5%BF%83"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5091"/>
        <w:gridCol w:w="45"/>
      </w:tblGrid>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43" name="图片 143"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Redis说明</w:t>
            </w:r>
            <w:r w:rsidRPr="00B03E20">
              <w:rPr>
                <w:rFonts w:ascii="宋体" w:eastAsia="宋体" w:hAnsi="宋体" w:cs="宋体"/>
                <w:kern w:val="0"/>
                <w:sz w:val="24"/>
                <w:szCs w:val="24"/>
              </w:rPr>
              <w:br/>
              <w:t>Redis是一个高效的KV存储服务器，参见：</w:t>
            </w:r>
            <w:hyperlink r:id="rId528" w:history="1">
              <w:r w:rsidRPr="00B03E20">
                <w:rPr>
                  <w:rFonts w:ascii="宋体" w:eastAsia="宋体" w:hAnsi="宋体" w:cs="宋体"/>
                  <w:color w:val="0000FF"/>
                  <w:kern w:val="0"/>
                  <w:sz w:val="24"/>
                  <w:szCs w:val="24"/>
                  <w:u w:val="single"/>
                </w:rPr>
                <w:t>http://redis.io</w:t>
              </w:r>
            </w:hyperlink>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44" name="图片 144"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Redis安装</w:t>
            </w:r>
            <w:r w:rsidRPr="00B03E20">
              <w:rPr>
                <w:rFonts w:ascii="宋体" w:eastAsia="宋体" w:hAnsi="宋体" w:cs="宋体"/>
                <w:kern w:val="0"/>
                <w:sz w:val="24"/>
                <w:szCs w:val="24"/>
              </w:rPr>
              <w:br/>
              <w:t xml:space="preserve">安装方式参见: </w:t>
            </w:r>
            <w:hyperlink r:id="rId529" w:anchor="AdministratorGuide-RedisRegistryInstallation" w:history="1">
              <w:r w:rsidRPr="00B03E20">
                <w:rPr>
                  <w:rFonts w:ascii="宋体" w:eastAsia="宋体" w:hAnsi="宋体" w:cs="宋体"/>
                  <w:color w:val="0000FF"/>
                  <w:kern w:val="0"/>
                  <w:sz w:val="24"/>
                  <w:szCs w:val="24"/>
                  <w:u w:val="single"/>
                </w:rPr>
                <w:t>Redis安装手册</w:t>
              </w:r>
            </w:hyperlink>
            <w:r w:rsidRPr="00B03E20">
              <w:rPr>
                <w:rFonts w:ascii="宋体" w:eastAsia="宋体" w:hAnsi="宋体" w:cs="宋体"/>
                <w:kern w:val="0"/>
                <w:sz w:val="24"/>
                <w:szCs w:val="24"/>
              </w:rPr>
              <w:t>，只需搭一个原生的Redis服务器，并将</w:t>
            </w:r>
            <w:hyperlink r:id="rId530" w:anchor="UserGuide-zh-QuickStart" w:history="1">
              <w:r w:rsidRPr="00B03E20">
                <w:rPr>
                  <w:rFonts w:ascii="宋体" w:eastAsia="宋体" w:hAnsi="宋体" w:cs="宋体"/>
                  <w:color w:val="0000FF"/>
                  <w:kern w:val="0"/>
                  <w:sz w:val="24"/>
                  <w:szCs w:val="24"/>
                  <w:u w:val="single"/>
                </w:rPr>
                <w:t>Quick Start</w:t>
              </w:r>
            </w:hyperlink>
            <w:r w:rsidRPr="00B03E20">
              <w:rPr>
                <w:rFonts w:ascii="宋体" w:eastAsia="宋体" w:hAnsi="宋体" w:cs="宋体"/>
                <w:kern w:val="0"/>
                <w:sz w:val="24"/>
                <w:szCs w:val="24"/>
              </w:rPr>
              <w:t>中Provider和Consumer里的conf/dubbo.properties中的dubbo.registry.addrss的值改为redis://127.0.0.1:6379即可使用</w:t>
            </w:r>
          </w:p>
        </w:tc>
      </w:tr>
    </w:tbl>
    <w:p w:rsidR="00B03E20" w:rsidRPr="00B03E20" w:rsidRDefault="00B03E20" w:rsidP="00B03E20">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tblPr>
      <w:tblGrid>
        <w:gridCol w:w="352"/>
        <w:gridCol w:w="15136"/>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45" name="图片 145"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Redis过期数据</w:t>
            </w:r>
            <w:r w:rsidRPr="00B03E20">
              <w:rPr>
                <w:rFonts w:ascii="宋体" w:eastAsia="宋体" w:hAnsi="宋体" w:cs="宋体"/>
                <w:kern w:val="0"/>
                <w:sz w:val="24"/>
                <w:szCs w:val="24"/>
              </w:rPr>
              <w:br/>
              <w:t>通过心跳的方式检测脏数据，服务器时间必须相同，并且对服务器有一定压力。</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46" name="图片 146"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可靠性声明</w:t>
            </w:r>
            <w:r w:rsidRPr="00B03E20">
              <w:rPr>
                <w:rFonts w:ascii="宋体" w:eastAsia="宋体" w:hAnsi="宋体" w:cs="宋体"/>
                <w:kern w:val="0"/>
                <w:sz w:val="24"/>
                <w:szCs w:val="24"/>
              </w:rPr>
              <w:br/>
              <w:t>阿里内部并没有采用Redis做为注册中心，而是使用自己实现的基于数据库的注册中心，即：Redis注册中心并没有在阿里内部长时间运行的可靠性保障，此Redis桥接实现只为开源版本提供，其可靠性依赖于Redis本身的可靠性。</w:t>
            </w:r>
          </w:p>
        </w:tc>
      </w:tr>
    </w:tbl>
    <w:p w:rsidR="00B03E20" w:rsidRPr="00B03E20" w:rsidRDefault="00B03E20" w:rsidP="00B03E20">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tblPr>
      <w:tblGrid>
        <w:gridCol w:w="352"/>
        <w:gridCol w:w="247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47" name="图片 147"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从2.1.0版本开始支持</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711825" cy="2954655"/>
            <wp:effectExtent l="19050" t="0" r="3175" b="0"/>
            <wp:docPr id="148" name="图片 148" descr="http://alibaba.github.io/dubbo-doc-static/dubbo-redis-registry.jpg-version=1&amp;modificationDate=1331396413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alibaba.github.io/dubbo-doc-static/dubbo-redis-registry.jpg-version=1&amp;modificationDate=1331396413000.jpg"/>
                    <pic:cNvPicPr>
                      <a:picLocks noChangeAspect="1" noChangeArrowheads="1"/>
                    </pic:cNvPicPr>
                  </pic:nvPicPr>
                  <pic:blipFill>
                    <a:blip r:embed="rId531"/>
                    <a:srcRect/>
                    <a:stretch>
                      <a:fillRect/>
                    </a:stretch>
                  </pic:blipFill>
                  <pic:spPr bwMode="auto">
                    <a:xfrm>
                      <a:off x="0" y="0"/>
                      <a:ext cx="5711825" cy="2954655"/>
                    </a:xfrm>
                    <a:prstGeom prst="rect">
                      <a:avLst/>
                    </a:prstGeom>
                    <a:noFill/>
                    <a:ln w="9525">
                      <a:noFill/>
                      <a:miter lim="800000"/>
                      <a:headEnd/>
                      <a:tailEnd/>
                    </a:ln>
                  </pic:spPr>
                </pic:pic>
              </a:graphicData>
            </a:graphic>
          </wp:inline>
        </w:drawing>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数据结构：</w:t>
      </w:r>
    </w:p>
    <w:p w:rsidR="00B03E20" w:rsidRPr="00B03E20" w:rsidRDefault="00B03E20" w:rsidP="00B03E20">
      <w:pPr>
        <w:widowControl/>
        <w:numPr>
          <w:ilvl w:val="0"/>
          <w:numId w:val="7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使用Redis的Key/Map结构存储数据。 </w:t>
      </w:r>
    </w:p>
    <w:p w:rsidR="00B03E20" w:rsidRPr="00B03E20" w:rsidRDefault="00B03E20" w:rsidP="00B03E20">
      <w:pPr>
        <w:widowControl/>
        <w:numPr>
          <w:ilvl w:val="1"/>
          <w:numId w:val="7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主Key为服务名和类型。</w:t>
      </w:r>
    </w:p>
    <w:p w:rsidR="00B03E20" w:rsidRPr="00B03E20" w:rsidRDefault="00B03E20" w:rsidP="00B03E20">
      <w:pPr>
        <w:widowControl/>
        <w:numPr>
          <w:ilvl w:val="1"/>
          <w:numId w:val="7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Map中的Key为URL地址。</w:t>
      </w:r>
    </w:p>
    <w:p w:rsidR="00B03E20" w:rsidRPr="00B03E20" w:rsidRDefault="00B03E20" w:rsidP="00B03E20">
      <w:pPr>
        <w:widowControl/>
        <w:numPr>
          <w:ilvl w:val="1"/>
          <w:numId w:val="7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Map中的Value为过期时间，用于判断脏数据，脏数据由监控中心删除。</w:t>
      </w:r>
      <w:r w:rsidRPr="00B03E20">
        <w:rPr>
          <w:rFonts w:ascii="宋体" w:eastAsia="宋体" w:hAnsi="宋体" w:cs="宋体"/>
          <w:color w:val="FF0000"/>
          <w:kern w:val="0"/>
          <w:sz w:val="24"/>
          <w:szCs w:val="24"/>
        </w:rPr>
        <w:t>(注意：服务器时间必需同步，否则过期检测会不准确)</w:t>
      </w:r>
    </w:p>
    <w:p w:rsidR="00B03E20" w:rsidRPr="00B03E20" w:rsidRDefault="00B03E20" w:rsidP="00B03E20">
      <w:pPr>
        <w:widowControl/>
        <w:numPr>
          <w:ilvl w:val="0"/>
          <w:numId w:val="7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使用Redis的Publish/Subscribe事件通知数据变更。 </w:t>
      </w:r>
    </w:p>
    <w:p w:rsidR="00B03E20" w:rsidRPr="00B03E20" w:rsidRDefault="00B03E20" w:rsidP="00B03E20">
      <w:pPr>
        <w:widowControl/>
        <w:numPr>
          <w:ilvl w:val="1"/>
          <w:numId w:val="7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通过事件的值区分事件类型：register, unregister, subscribe, unsubscribe。</w:t>
      </w:r>
    </w:p>
    <w:p w:rsidR="00B03E20" w:rsidRPr="00B03E20" w:rsidRDefault="00B03E20" w:rsidP="00B03E20">
      <w:pPr>
        <w:widowControl/>
        <w:numPr>
          <w:ilvl w:val="1"/>
          <w:numId w:val="7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普通消费者直接订阅指定服务提供者的Key，只会收到指定服务的register, unregister事件。</w:t>
      </w:r>
    </w:p>
    <w:p w:rsidR="00B03E20" w:rsidRPr="00B03E20" w:rsidRDefault="00B03E20" w:rsidP="00B03E20">
      <w:pPr>
        <w:widowControl/>
        <w:numPr>
          <w:ilvl w:val="1"/>
          <w:numId w:val="7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监控中心通过psubscribe功能订阅/dubbo/*，会收到所有服务的所有变更事件。</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调用过程：</w:t>
      </w:r>
    </w:p>
    <w:p w:rsidR="00B03E20" w:rsidRPr="00B03E20" w:rsidRDefault="00B03E20" w:rsidP="00B03E20">
      <w:pPr>
        <w:widowControl/>
        <w:numPr>
          <w:ilvl w:val="0"/>
          <w:numId w:val="8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服务提供方启动时，向Key:/dubbo/com.foo.BarService/providers下，添加当前提供者的地址。</w:t>
      </w:r>
    </w:p>
    <w:p w:rsidR="00B03E20" w:rsidRPr="00B03E20" w:rsidRDefault="00B03E20" w:rsidP="00B03E20">
      <w:pPr>
        <w:widowControl/>
        <w:numPr>
          <w:ilvl w:val="0"/>
          <w:numId w:val="8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并向Channel:/dubbo/com.foo.BarService/providers发送register事件。</w:t>
      </w:r>
    </w:p>
    <w:p w:rsidR="00B03E20" w:rsidRPr="00B03E20" w:rsidRDefault="00B03E20" w:rsidP="00B03E20">
      <w:pPr>
        <w:widowControl/>
        <w:numPr>
          <w:ilvl w:val="0"/>
          <w:numId w:val="8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服务消费方启动时，从Channel:/dubbo/com.foo.BarService/providers订阅register和unregister事件。</w:t>
      </w:r>
    </w:p>
    <w:p w:rsidR="00B03E20" w:rsidRPr="00B03E20" w:rsidRDefault="00B03E20" w:rsidP="00B03E20">
      <w:pPr>
        <w:widowControl/>
        <w:numPr>
          <w:ilvl w:val="0"/>
          <w:numId w:val="8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并向Key:/dubbo/com.foo.BarService/providers下，添加当前消费者的地址。</w:t>
      </w:r>
    </w:p>
    <w:p w:rsidR="00B03E20" w:rsidRPr="00B03E20" w:rsidRDefault="00B03E20" w:rsidP="00B03E20">
      <w:pPr>
        <w:widowControl/>
        <w:numPr>
          <w:ilvl w:val="0"/>
          <w:numId w:val="8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服务消费方收到register和unregister事件后，从Key:/dubbo/com.foo.BarService/providers下获取提供者地址列表。</w:t>
      </w:r>
    </w:p>
    <w:p w:rsidR="00B03E20" w:rsidRPr="00B03E20" w:rsidRDefault="00B03E20" w:rsidP="00B03E20">
      <w:pPr>
        <w:widowControl/>
        <w:numPr>
          <w:ilvl w:val="0"/>
          <w:numId w:val="8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服务监控中心启动时，从Channel:/dubbo/*订阅register和unregister，以及subscribe和unsubsribe事件。</w:t>
      </w:r>
    </w:p>
    <w:p w:rsidR="00B03E20" w:rsidRPr="00B03E20" w:rsidRDefault="00B03E20" w:rsidP="00B03E20">
      <w:pPr>
        <w:widowControl/>
        <w:numPr>
          <w:ilvl w:val="0"/>
          <w:numId w:val="8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服务监控中心收到register和unregister事件后，从Key:/dubbo/com.foo.BarService/providers下获取提供者地址列表。</w:t>
      </w:r>
    </w:p>
    <w:p w:rsidR="00B03E20" w:rsidRPr="00B03E20" w:rsidRDefault="00B03E20" w:rsidP="00B03E20">
      <w:pPr>
        <w:widowControl/>
        <w:numPr>
          <w:ilvl w:val="0"/>
          <w:numId w:val="8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服务监控中心收到subscribe和unsubsribe事件后，从Key:/dubbo/com.foo.BarService/consumers下获取消费者地址列表。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选项：</w:t>
      </w:r>
    </w:p>
    <w:p w:rsidR="00B03E20" w:rsidRPr="00B03E20" w:rsidRDefault="00B03E20" w:rsidP="00B03E20">
      <w:pPr>
        <w:widowControl/>
        <w:numPr>
          <w:ilvl w:val="0"/>
          <w:numId w:val="8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可通过&lt;dubbo:registry group="dubbo" /&gt;设置redis中key的前缀，缺省为dubbo。</w:t>
      </w:r>
    </w:p>
    <w:p w:rsidR="00B03E20" w:rsidRPr="00B03E20" w:rsidRDefault="00B03E20" w:rsidP="00B03E20">
      <w:pPr>
        <w:widowControl/>
        <w:numPr>
          <w:ilvl w:val="0"/>
          <w:numId w:val="8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可通过&lt;dubbo:registry cluster="replicate" /&gt;设置redis集群策略，缺省为failover。 </w:t>
      </w:r>
    </w:p>
    <w:p w:rsidR="00B03E20" w:rsidRPr="00B03E20" w:rsidRDefault="00B03E20" w:rsidP="00B03E20">
      <w:pPr>
        <w:widowControl/>
        <w:numPr>
          <w:ilvl w:val="1"/>
          <w:numId w:val="8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failover: 只写入和读取任意一台，失败时重试另一台，需要服务器端自行配置数据同步。</w:t>
      </w:r>
    </w:p>
    <w:p w:rsidR="00B03E20" w:rsidRPr="00B03E20" w:rsidRDefault="00B03E20" w:rsidP="00B03E20">
      <w:pPr>
        <w:widowControl/>
        <w:numPr>
          <w:ilvl w:val="1"/>
          <w:numId w:val="8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replicate: 在客户端同时写入所有服务器，只读取单台，服务器端不需要同步，注册中心集群增大，性能压力也会更大。</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Config redis registry:</w:t>
      </w:r>
    </w:p>
    <w:tbl>
      <w:tblPr>
        <w:tblW w:w="0" w:type="auto"/>
        <w:tblCellSpacing w:w="0" w:type="dxa"/>
        <w:tblCellMar>
          <w:left w:w="0" w:type="dxa"/>
          <w:right w:w="0" w:type="dxa"/>
        </w:tblCellMar>
        <w:tblLook w:val="04A0"/>
      </w:tblPr>
      <w:tblGrid>
        <w:gridCol w:w="64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043168532"/>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address="redis://10.20.153.10:6379"</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Or:</w:t>
      </w:r>
    </w:p>
    <w:tbl>
      <w:tblPr>
        <w:tblW w:w="0" w:type="auto"/>
        <w:tblCellSpacing w:w="0" w:type="dxa"/>
        <w:tblCellMar>
          <w:left w:w="0" w:type="dxa"/>
          <w:right w:w="0" w:type="dxa"/>
        </w:tblCellMar>
        <w:tblLook w:val="04A0"/>
      </w:tblPr>
      <w:tblGrid>
        <w:gridCol w:w="116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918750602"/>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address="redis://10.20.153.10:6379?backup=10.20.153.11:6379,10.20.153.12:6379"</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Or:</w:t>
      </w:r>
    </w:p>
    <w:tbl>
      <w:tblPr>
        <w:tblW w:w="0" w:type="auto"/>
        <w:tblCellSpacing w:w="0" w:type="dxa"/>
        <w:tblCellMar>
          <w:left w:w="0" w:type="dxa"/>
          <w:right w:w="0" w:type="dxa"/>
        </w:tblCellMar>
        <w:tblLook w:val="04A0"/>
      </w:tblPr>
      <w:tblGrid>
        <w:gridCol w:w="75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732046217"/>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protocol="redis"</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address="10.20.153.10:6379"</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Or:</w:t>
      </w:r>
    </w:p>
    <w:tbl>
      <w:tblPr>
        <w:tblW w:w="0" w:type="auto"/>
        <w:tblCellSpacing w:w="0" w:type="dxa"/>
        <w:tblCellMar>
          <w:left w:w="0" w:type="dxa"/>
          <w:right w:w="0" w:type="dxa"/>
        </w:tblCellMar>
        <w:tblLook w:val="04A0"/>
      </w:tblPr>
      <w:tblGrid>
        <w:gridCol w:w="118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448746225"/>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protocol="redis"</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address="10.20.153.10:6379,10.20.153.11:6379,10.20.153.12:6379"</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36" w:name="UserGuide-zh-Simple注册中心"/>
      <w:bookmarkEnd w:id="136"/>
      <w:r w:rsidRPr="00B03E20">
        <w:rPr>
          <w:rFonts w:ascii="宋体" w:eastAsia="宋体" w:hAnsi="宋体" w:cs="宋体"/>
          <w:b/>
          <w:bCs/>
          <w:kern w:val="0"/>
          <w:sz w:val="27"/>
          <w:szCs w:val="27"/>
        </w:rPr>
        <w:t>Simple注册中心</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532" w:tooltip="Simple Registry-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533" w:anchor="UserGuide-zh-Simple%E6%B3%A8%E5%86%8C%E4%B8%AD%E5%BF%83"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1255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49" name="图片 149"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Dogfooding</w:t>
            </w:r>
            <w:r w:rsidRPr="00B03E20">
              <w:rPr>
                <w:rFonts w:ascii="宋体" w:eastAsia="宋体" w:hAnsi="宋体" w:cs="宋体"/>
                <w:kern w:val="0"/>
                <w:sz w:val="24"/>
                <w:szCs w:val="24"/>
              </w:rPr>
              <w:br/>
            </w:r>
            <w:r w:rsidRPr="00B03E20">
              <w:rPr>
                <w:rFonts w:ascii="宋体" w:eastAsia="宋体" w:hAnsi="宋体" w:cs="宋体"/>
                <w:kern w:val="0"/>
                <w:sz w:val="24"/>
                <w:szCs w:val="24"/>
              </w:rPr>
              <w:lastRenderedPageBreak/>
              <w:t>注册中心本身就是一个普通的Dubbo服务，可以减少第三方依赖，使整体通讯方式一致。</w:t>
            </w:r>
          </w:p>
        </w:tc>
      </w:tr>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56845" cy="156845"/>
                  <wp:effectExtent l="19050" t="0" r="0" b="0"/>
                  <wp:docPr id="150" name="图片 150" descr="http://alibaba.github.io/dubbo-doc-static/warn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alibaba.github.io/dubbo-doc-static/warning-3.gif"/>
                          <pic:cNvPicPr>
                            <a:picLocks noChangeAspect="1" noChangeArrowheads="1"/>
                          </pic:cNvPicPr>
                        </pic:nvPicPr>
                        <pic:blipFill>
                          <a:blip r:embed="rId23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适用性说明</w:t>
            </w:r>
            <w:r w:rsidRPr="00B03E20">
              <w:rPr>
                <w:rFonts w:ascii="宋体" w:eastAsia="宋体" w:hAnsi="宋体" w:cs="宋体"/>
                <w:kern w:val="0"/>
                <w:sz w:val="24"/>
                <w:szCs w:val="24"/>
              </w:rPr>
              <w:br/>
              <w:t>此SimpleRegistryService只是简单实现，不支持集群，可作为自定义注册中心的参考，但不适合直接用于生产环境。</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Export simple registry service:</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&lt;?xml</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w:t>
            </w:r>
            <w:r w:rsidRPr="00B03E20">
              <w:rPr>
                <w:rFonts w:ascii="宋体" w:eastAsia="宋体" w:hAnsi="宋体" w:cs="宋体"/>
                <w:kern w:val="0"/>
                <w:sz w:val="24"/>
                <w:szCs w:val="24"/>
              </w:rPr>
              <w:t xml:space="preserve"> </w:t>
            </w:r>
            <w:r w:rsidRPr="00B03E20">
              <w:rPr>
                <w:rFonts w:ascii="宋体" w:eastAsia="宋体" w:hAnsi="宋体" w:cs="宋体"/>
                <w:kern w:val="0"/>
                <w:sz w:val="24"/>
              </w:rPr>
              <w:t>encoding="UTF-8"?&gt;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w:t>
            </w:r>
            <w:r w:rsidRPr="00B03E20">
              <w:rPr>
                <w:rFonts w:ascii="宋体" w:eastAsia="宋体" w:hAnsi="宋体" w:cs="宋体"/>
                <w:kern w:val="0"/>
                <w:sz w:val="24"/>
                <w:szCs w:val="24"/>
              </w:rPr>
              <w:t xml:space="preserve"> </w:t>
            </w:r>
            <w:r w:rsidRPr="00B03E20">
              <w:rPr>
                <w:rFonts w:ascii="宋体" w:eastAsia="宋体" w:hAnsi="宋体" w:cs="宋体"/>
                <w:kern w:val="0"/>
                <w:sz w:val="24"/>
              </w:rPr>
              <w:t>xmlns="</w:t>
            </w:r>
            <w:hyperlink r:id="rId534" w:history="1">
              <w:r w:rsidRPr="00B03E20">
                <w:rPr>
                  <w:rFonts w:ascii="宋体" w:eastAsia="宋体" w:hAnsi="宋体" w:cs="宋体"/>
                  <w:color w:val="0000FF"/>
                  <w:kern w:val="0"/>
                  <w:sz w:val="24"/>
                  <w:szCs w:val="24"/>
                  <w:u w:val="single"/>
                </w:rPr>
                <w:t>http://www.springframework.org/schema/beans"</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xmlns:xsi="</w:t>
            </w:r>
            <w:hyperlink r:id="rId535" w:history="1">
              <w:r w:rsidRPr="00B03E20">
                <w:rPr>
                  <w:rFonts w:ascii="宋体" w:eastAsia="宋体" w:hAnsi="宋体" w:cs="宋体"/>
                  <w:color w:val="0000FF"/>
                  <w:kern w:val="0"/>
                  <w:sz w:val="24"/>
                  <w:szCs w:val="24"/>
                  <w:u w:val="single"/>
                </w:rPr>
                <w:t>http://www.w3.org/2001/XMLSchema-instance"</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xmlns:dubbo="</w:t>
            </w:r>
            <w:hyperlink r:id="rId536" w:history="1">
              <w:r w:rsidRPr="00B03E20">
                <w:rPr>
                  <w:rFonts w:ascii="宋体" w:eastAsia="宋体" w:hAnsi="宋体" w:cs="宋体"/>
                  <w:color w:val="0000FF"/>
                  <w:kern w:val="0"/>
                  <w:sz w:val="24"/>
                  <w:szCs w:val="24"/>
                  <w:u w:val="single"/>
                </w:rPr>
                <w:t>http://code.alibabatech.com/schema/dubbo"</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    xsi:schemaLocation="http://www.springframework.org/schema/beans http://www.springframework.org/schema/beans/spring-beans-2.5.xsdhttp://code.alibabatech.com/schema/dubbo </w:t>
            </w:r>
            <w:hyperlink r:id="rId537" w:history="1">
              <w:r w:rsidRPr="00B03E20">
                <w:rPr>
                  <w:rFonts w:ascii="宋体" w:eastAsia="宋体" w:hAnsi="宋体" w:cs="宋体"/>
                  <w:color w:val="0000FF"/>
                  <w:kern w:val="0"/>
                  <w:sz w:val="24"/>
                  <w:szCs w:val="24"/>
                  <w:u w:val="single"/>
                </w:rPr>
                <w:t>http://code.alibabatech.com/schema/dubbo/dubbo.xsd"</w:t>
              </w:r>
            </w:hyperlink>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当前应用信息配置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&lt;dubbo:application</w:t>
            </w:r>
            <w:r w:rsidRPr="00B03E20">
              <w:rPr>
                <w:rFonts w:ascii="宋体" w:eastAsia="宋体" w:hAnsi="宋体" w:cs="宋体"/>
                <w:kern w:val="0"/>
                <w:sz w:val="24"/>
                <w:szCs w:val="24"/>
              </w:rPr>
              <w:t xml:space="preserve"> </w:t>
            </w:r>
            <w:r w:rsidRPr="00B03E20">
              <w:rPr>
                <w:rFonts w:ascii="宋体" w:eastAsia="宋体" w:hAnsi="宋体" w:cs="宋体"/>
                <w:kern w:val="0"/>
                <w:sz w:val="24"/>
              </w:rPr>
              <w:t>name="simple-registry"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暴露服务协议配置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port="9090"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暴露服务配置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interface="com.alibaba.dubbo.registry.RegistryService"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ref="registryService"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registry="N/A"</w:t>
            </w:r>
            <w:r w:rsidRPr="00B03E20">
              <w:rPr>
                <w:rFonts w:ascii="宋体" w:eastAsia="宋体" w:hAnsi="宋体" w:cs="宋体"/>
                <w:kern w:val="0"/>
                <w:sz w:val="24"/>
                <w:szCs w:val="24"/>
              </w:rPr>
              <w:t xml:space="preserve"> </w:t>
            </w:r>
            <w:r w:rsidRPr="00B03E20">
              <w:rPr>
                <w:rFonts w:ascii="宋体" w:eastAsia="宋体" w:hAnsi="宋体" w:cs="宋体"/>
                <w:kern w:val="0"/>
                <w:sz w:val="24"/>
              </w:rPr>
              <w:t>ondisconnect="disconnect"</w:t>
            </w:r>
            <w:r w:rsidRPr="00B03E20">
              <w:rPr>
                <w:rFonts w:ascii="宋体" w:eastAsia="宋体" w:hAnsi="宋体" w:cs="宋体"/>
                <w:kern w:val="0"/>
                <w:sz w:val="24"/>
                <w:szCs w:val="24"/>
              </w:rPr>
              <w:t xml:space="preserve"> </w:t>
            </w:r>
            <w:r w:rsidRPr="00B03E20">
              <w:rPr>
                <w:rFonts w:ascii="宋体" w:eastAsia="宋体" w:hAnsi="宋体" w:cs="宋体"/>
                <w:kern w:val="0"/>
                <w:sz w:val="24"/>
              </w:rPr>
              <w:t>callbacks="1000"&gt;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name="subscribe"&gt;&lt;dubbo:argument</w:t>
            </w:r>
            <w:r w:rsidRPr="00B03E20">
              <w:rPr>
                <w:rFonts w:ascii="宋体" w:eastAsia="宋体" w:hAnsi="宋体" w:cs="宋体"/>
                <w:kern w:val="0"/>
                <w:sz w:val="24"/>
                <w:szCs w:val="24"/>
              </w:rPr>
              <w:t xml:space="preserve"> </w:t>
            </w:r>
            <w:r w:rsidRPr="00B03E20">
              <w:rPr>
                <w:rFonts w:ascii="宋体" w:eastAsia="宋体" w:hAnsi="宋体" w:cs="宋体"/>
                <w:kern w:val="0"/>
                <w:sz w:val="24"/>
              </w:rPr>
              <w:t>index="1"</w:t>
            </w:r>
            <w:r w:rsidRPr="00B03E20">
              <w:rPr>
                <w:rFonts w:ascii="宋体" w:eastAsia="宋体" w:hAnsi="宋体" w:cs="宋体"/>
                <w:kern w:val="0"/>
                <w:sz w:val="24"/>
                <w:szCs w:val="24"/>
              </w:rPr>
              <w:t xml:space="preserve"> </w:t>
            </w:r>
            <w:r w:rsidRPr="00B03E20">
              <w:rPr>
                <w:rFonts w:ascii="宋体" w:eastAsia="宋体" w:hAnsi="宋体" w:cs="宋体"/>
                <w:kern w:val="0"/>
                <w:sz w:val="24"/>
              </w:rPr>
              <w:t>callback="true"</w:t>
            </w:r>
            <w:r w:rsidRPr="00B03E20">
              <w:rPr>
                <w:rFonts w:ascii="宋体" w:eastAsia="宋体" w:hAnsi="宋体" w:cs="宋体"/>
                <w:kern w:val="0"/>
                <w:sz w:val="24"/>
                <w:szCs w:val="24"/>
              </w:rPr>
              <w:t xml:space="preserve"> </w:t>
            </w:r>
            <w:r w:rsidRPr="00B03E20">
              <w:rPr>
                <w:rFonts w:ascii="宋体" w:eastAsia="宋体" w:hAnsi="宋体" w:cs="宋体"/>
                <w:kern w:val="0"/>
                <w:sz w:val="24"/>
              </w:rPr>
              <w:t>/&gt;&lt;/dubbo:method&gt;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name="unsubscribe"&gt;&lt;dubbo:argument</w:t>
            </w:r>
            <w:r w:rsidRPr="00B03E20">
              <w:rPr>
                <w:rFonts w:ascii="宋体" w:eastAsia="宋体" w:hAnsi="宋体" w:cs="宋体"/>
                <w:kern w:val="0"/>
                <w:sz w:val="24"/>
                <w:szCs w:val="24"/>
              </w:rPr>
              <w:t xml:space="preserve"> </w:t>
            </w:r>
            <w:r w:rsidRPr="00B03E20">
              <w:rPr>
                <w:rFonts w:ascii="宋体" w:eastAsia="宋体" w:hAnsi="宋体" w:cs="宋体"/>
                <w:kern w:val="0"/>
                <w:sz w:val="24"/>
              </w:rPr>
              <w:t>index="1"</w:t>
            </w:r>
            <w:r w:rsidRPr="00B03E20">
              <w:rPr>
                <w:rFonts w:ascii="宋体" w:eastAsia="宋体" w:hAnsi="宋体" w:cs="宋体"/>
                <w:kern w:val="0"/>
                <w:sz w:val="24"/>
                <w:szCs w:val="24"/>
              </w:rPr>
              <w:t xml:space="preserve"> </w:t>
            </w:r>
            <w:r w:rsidRPr="00B03E20">
              <w:rPr>
                <w:rFonts w:ascii="宋体" w:eastAsia="宋体" w:hAnsi="宋体" w:cs="宋体"/>
                <w:kern w:val="0"/>
                <w:sz w:val="24"/>
              </w:rPr>
              <w:t>callback="false"</w:t>
            </w:r>
            <w:r w:rsidRPr="00B03E20">
              <w:rPr>
                <w:rFonts w:ascii="宋体" w:eastAsia="宋体" w:hAnsi="宋体" w:cs="宋体"/>
                <w:kern w:val="0"/>
                <w:sz w:val="24"/>
                <w:szCs w:val="24"/>
              </w:rPr>
              <w:t xml:space="preserve"> </w:t>
            </w:r>
            <w:r w:rsidRPr="00B03E20">
              <w:rPr>
                <w:rFonts w:ascii="宋体" w:eastAsia="宋体" w:hAnsi="宋体" w:cs="宋体"/>
                <w:kern w:val="0"/>
                <w:sz w:val="24"/>
              </w:rPr>
              <w:t>/&gt;&lt;/dubbo:method&gt;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&lt;/dubbo:service&gt;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简单注册中心实现，可自行扩展实现集群和状态同步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&lt;bean</w:t>
            </w:r>
            <w:r w:rsidRPr="00B03E20">
              <w:rPr>
                <w:rFonts w:ascii="宋体" w:eastAsia="宋体" w:hAnsi="宋体" w:cs="宋体"/>
                <w:kern w:val="0"/>
                <w:sz w:val="24"/>
                <w:szCs w:val="24"/>
              </w:rPr>
              <w:t xml:space="preserve"> </w:t>
            </w:r>
            <w:r w:rsidRPr="00B03E20">
              <w:rPr>
                <w:rFonts w:ascii="宋体" w:eastAsia="宋体" w:hAnsi="宋体" w:cs="宋体"/>
                <w:kern w:val="0"/>
                <w:sz w:val="24"/>
              </w:rPr>
              <w:t>id="registryService"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class="com.alibaba.dubbo.registry.simple.SimpleRegistryService"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Reference the simple registry service:</w:t>
      </w:r>
    </w:p>
    <w:tbl>
      <w:tblPr>
        <w:tblW w:w="0" w:type="auto"/>
        <w:tblCellSpacing w:w="0" w:type="dxa"/>
        <w:tblCellMar>
          <w:left w:w="0" w:type="dxa"/>
          <w:right w:w="0" w:type="dxa"/>
        </w:tblCellMar>
        <w:tblLook w:val="04A0"/>
      </w:tblPr>
      <w:tblGrid>
        <w:gridCol w:w="51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635720676"/>
              <w:rPr>
                <w:rFonts w:ascii="宋体" w:eastAsia="宋体" w:hAnsi="宋体" w:cs="宋体"/>
                <w:kern w:val="0"/>
                <w:sz w:val="24"/>
                <w:szCs w:val="24"/>
              </w:rPr>
            </w:pPr>
            <w:r w:rsidRPr="00B03E20">
              <w:rPr>
                <w:rFonts w:ascii="宋体" w:eastAsia="宋体" w:hAnsi="宋体" w:cs="宋体"/>
                <w:kern w:val="0"/>
                <w:sz w:val="24"/>
              </w:rPr>
              <w:lastRenderedPageBreak/>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address="127.0.0.1:9090"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Or:</w:t>
      </w:r>
    </w:p>
    <w:tbl>
      <w:tblPr>
        <w:tblW w:w="0" w:type="auto"/>
        <w:tblCellSpacing w:w="0" w:type="dxa"/>
        <w:tblCellMar>
          <w:left w:w="0" w:type="dxa"/>
          <w:right w:w="0" w:type="dxa"/>
        </w:tblCellMar>
        <w:tblLook w:val="04A0"/>
      </w:tblPr>
      <w:tblGrid>
        <w:gridCol w:w="127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341665759"/>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interface="com.alibaba.dubbo.registry.RegistryService"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group="simple"</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version="1.0.0"</w:t>
            </w:r>
            <w:r w:rsidRPr="00B03E20">
              <w:rPr>
                <w:rFonts w:ascii="宋体" w:eastAsia="宋体" w:hAnsi="宋体" w:cs="宋体"/>
                <w:kern w:val="0"/>
                <w:sz w:val="24"/>
                <w:szCs w:val="24"/>
              </w:rPr>
              <w:t xml:space="preserve"> </w:t>
            </w:r>
            <w:r w:rsidRPr="00B03E20">
              <w:rPr>
                <w:rFonts w:ascii="宋体" w:eastAsia="宋体" w:hAnsi="宋体" w:cs="宋体"/>
                <w:kern w:val="0"/>
                <w:sz w:val="24"/>
              </w:rPr>
              <w:t>... &gt;</w:t>
            </w:r>
          </w:p>
        </w:tc>
      </w:tr>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address="127.0.0.1:9090"</w:t>
            </w:r>
            <w:r w:rsidRPr="00B03E20">
              <w:rPr>
                <w:rFonts w:ascii="宋体" w:eastAsia="宋体" w:hAnsi="宋体" w:cs="宋体"/>
                <w:kern w:val="0"/>
                <w:sz w:val="24"/>
                <w:szCs w:val="24"/>
              </w:rPr>
              <w:t xml:space="preserve"> </w:t>
            </w:r>
            <w:r w:rsidRPr="00B03E20">
              <w:rPr>
                <w:rFonts w:ascii="宋体" w:eastAsia="宋体" w:hAnsi="宋体" w:cs="宋体"/>
                <w:kern w:val="0"/>
                <w:sz w:val="24"/>
              </w:rPr>
              <w:t>group="simple"</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37" w:name="UserGuide-zh-Simple监控中心"/>
      <w:bookmarkEnd w:id="137"/>
      <w:r w:rsidRPr="00B03E20">
        <w:rPr>
          <w:rFonts w:ascii="宋体" w:eastAsia="宋体" w:hAnsi="宋体" w:cs="宋体"/>
          <w:b/>
          <w:bCs/>
          <w:kern w:val="0"/>
          <w:sz w:val="27"/>
          <w:szCs w:val="27"/>
        </w:rPr>
        <w:t>Simple监控中心</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538" w:tooltip="Simple Monitor-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539" w:anchor="UserGuide-zh-Simple%E7%9B%91%E6%8E%A7%E4%B8%AD%E5%BF%83"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tbl>
      <w:tblPr>
        <w:tblW w:w="0" w:type="auto"/>
        <w:tblCellSpacing w:w="15" w:type="dxa"/>
        <w:tblCellMar>
          <w:top w:w="15" w:type="dxa"/>
          <w:left w:w="15" w:type="dxa"/>
          <w:bottom w:w="15" w:type="dxa"/>
          <w:right w:w="15" w:type="dxa"/>
        </w:tblCellMar>
        <w:tblLook w:val="04A0"/>
      </w:tblPr>
      <w:tblGrid>
        <w:gridCol w:w="352"/>
        <w:gridCol w:w="8190"/>
        <w:gridCol w:w="45"/>
      </w:tblGrid>
      <w:tr w:rsidR="00B03E20" w:rsidRPr="00B03E20" w:rsidTr="00B03E20">
        <w:trPr>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51" name="图片 151"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gridSpan w:val="2"/>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监控中心也是一个标准的Dubbo服务，可以通过注册中心发现，也可以直连。</w:t>
            </w:r>
          </w:p>
        </w:tc>
      </w:tr>
      <w:tr w:rsidR="00B03E20" w:rsidRPr="00B03E20" w:rsidTr="00B03E20">
        <w:trPr>
          <w:gridAfter w:val="1"/>
          <w:tblCellSpacing w:w="15" w:type="dxa"/>
        </w:trPr>
        <w:tc>
          <w:tcPr>
            <w:tcW w:w="0" w:type="auto"/>
            <w:hideMark/>
          </w:tcPr>
          <w:p w:rsidR="00B03E20" w:rsidRPr="00B03E20" w:rsidRDefault="00B03E20" w:rsidP="00B03E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845" cy="156845"/>
                  <wp:effectExtent l="19050" t="0" r="0" b="0"/>
                  <wp:docPr id="152" name="图片 152" descr="http://alibaba.github.io/dubbo-doc-static/ch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alibaba.github.io/dubbo-doc-static/check.gif"/>
                          <pic:cNvPicPr>
                            <a:picLocks noChangeAspect="1" noChangeArrowheads="1"/>
                          </pic:cNvPicPr>
                        </pic:nvPicPr>
                        <pic:blipFill>
                          <a:blip r:embed="rId15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hyperlink r:id="rId540" w:anchor="AdministratorGuide-zh-%E7%AE%80%E6%98%93%E6%B3%A8%E5%86%8C%E4%B8%AD%E5%BF%83%E5%AE%89%E8%A3%85" w:history="1">
              <w:r w:rsidRPr="00B03E20">
                <w:rPr>
                  <w:rFonts w:ascii="宋体" w:eastAsia="宋体" w:hAnsi="宋体" w:cs="宋体"/>
                  <w:color w:val="0000FF"/>
                  <w:kern w:val="0"/>
                  <w:sz w:val="24"/>
                  <w:szCs w:val="24"/>
                  <w:u w:val="single"/>
                </w:rPr>
                <w:t>简易注册中心安装</w:t>
              </w:r>
            </w:hyperlink>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1.1 暴露一个简单监控中心服务到注册中心: (如果是用安装包，不需要自己写这个配置，如果是自己实现监控中心，则需要)</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w:t>
            </w:r>
            <w:r w:rsidRPr="00B03E20">
              <w:rPr>
                <w:rFonts w:ascii="宋体" w:eastAsia="宋体" w:hAnsi="宋体" w:cs="宋体"/>
                <w:kern w:val="0"/>
                <w:sz w:val="24"/>
                <w:szCs w:val="24"/>
              </w:rPr>
              <w:t xml:space="preserve"> </w:t>
            </w:r>
            <w:r w:rsidRPr="00B03E20">
              <w:rPr>
                <w:rFonts w:ascii="宋体" w:eastAsia="宋体" w:hAnsi="宋体" w:cs="宋体"/>
                <w:kern w:val="0"/>
                <w:sz w:val="24"/>
              </w:rPr>
              <w:t>xmlns="</w:t>
            </w:r>
            <w:hyperlink r:id="rId541" w:history="1">
              <w:r w:rsidRPr="00B03E20">
                <w:rPr>
                  <w:rFonts w:ascii="宋体" w:eastAsia="宋体" w:hAnsi="宋体" w:cs="宋体"/>
                  <w:color w:val="0000FF"/>
                  <w:kern w:val="0"/>
                  <w:sz w:val="24"/>
                  <w:szCs w:val="24"/>
                  <w:u w:val="single"/>
                </w:rPr>
                <w:t>http://www.springframework.org/schema/beans"</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xmlns:xsi="</w:t>
            </w:r>
            <w:hyperlink r:id="rId542" w:history="1">
              <w:r w:rsidRPr="00B03E20">
                <w:rPr>
                  <w:rFonts w:ascii="宋体" w:eastAsia="宋体" w:hAnsi="宋体" w:cs="宋体"/>
                  <w:color w:val="0000FF"/>
                  <w:kern w:val="0"/>
                  <w:sz w:val="24"/>
                  <w:szCs w:val="24"/>
                  <w:u w:val="single"/>
                </w:rPr>
                <w:t>http://www.w3.org/2001/XMLSchema-instance"</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xmlns:dubbo="</w:t>
            </w:r>
            <w:hyperlink r:id="rId543" w:history="1">
              <w:r w:rsidRPr="00B03E20">
                <w:rPr>
                  <w:rFonts w:ascii="宋体" w:eastAsia="宋体" w:hAnsi="宋体" w:cs="宋体"/>
                  <w:color w:val="0000FF"/>
                  <w:kern w:val="0"/>
                  <w:sz w:val="24"/>
                  <w:szCs w:val="24"/>
                  <w:u w:val="single"/>
                </w:rPr>
                <w:t>http://code.alibabatech.com/schema/dubbo"</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    xsi:schemaLocation="http://www.springframework.org/schema/beans http://www.springframework.org/schema/beans/spring-beans-2.5.xsdhttp://code.alibabatech.com/schema/dubbo </w:t>
            </w:r>
            <w:hyperlink r:id="rId544" w:history="1">
              <w:r w:rsidRPr="00B03E20">
                <w:rPr>
                  <w:rFonts w:ascii="宋体" w:eastAsia="宋体" w:hAnsi="宋体" w:cs="宋体"/>
                  <w:color w:val="0000FF"/>
                  <w:kern w:val="0"/>
                  <w:sz w:val="24"/>
                  <w:szCs w:val="24"/>
                  <w:u w:val="single"/>
                </w:rPr>
                <w:t>http://code.alibabatech.com/schema/dubbo/dubbo.xsd"</w:t>
              </w:r>
            </w:hyperlink>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当前应用信息配置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&lt;dubbo:application</w:t>
            </w:r>
            <w:r w:rsidRPr="00B03E20">
              <w:rPr>
                <w:rFonts w:ascii="宋体" w:eastAsia="宋体" w:hAnsi="宋体" w:cs="宋体"/>
                <w:kern w:val="0"/>
                <w:sz w:val="24"/>
                <w:szCs w:val="24"/>
              </w:rPr>
              <w:t xml:space="preserve"> </w:t>
            </w:r>
            <w:r w:rsidRPr="00B03E20">
              <w:rPr>
                <w:rFonts w:ascii="宋体" w:eastAsia="宋体" w:hAnsi="宋体" w:cs="宋体"/>
                <w:kern w:val="0"/>
                <w:sz w:val="24"/>
              </w:rPr>
              <w:t>name="simple-monitor"</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连接注册中心配置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address="127.0.0.1:9090"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暴露服务协议配置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port="7070"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    &lt;!-- 暴露服务配置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interface="com.alibaba.dubbo.monitor.MonitorService"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ref="monitorService"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&lt;bean</w:t>
            </w:r>
            <w:r w:rsidRPr="00B03E20">
              <w:rPr>
                <w:rFonts w:ascii="宋体" w:eastAsia="宋体" w:hAnsi="宋体" w:cs="宋体"/>
                <w:kern w:val="0"/>
                <w:sz w:val="24"/>
                <w:szCs w:val="24"/>
              </w:rPr>
              <w:t xml:space="preserve"> </w:t>
            </w:r>
            <w:r w:rsidRPr="00B03E20">
              <w:rPr>
                <w:rFonts w:ascii="宋体" w:eastAsia="宋体" w:hAnsi="宋体" w:cs="宋体"/>
                <w:kern w:val="0"/>
                <w:sz w:val="24"/>
              </w:rPr>
              <w:t>id="monitorService"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class="com.alibaba.dubbo.monitor.simple.SimpleMonitorService"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1.2 通过注册中心发现监控中心服务:</w:t>
      </w:r>
    </w:p>
    <w:tbl>
      <w:tblPr>
        <w:tblW w:w="0" w:type="auto"/>
        <w:tblCellSpacing w:w="0" w:type="dxa"/>
        <w:tblCellMar>
          <w:left w:w="0" w:type="dxa"/>
          <w:right w:w="0" w:type="dxa"/>
        </w:tblCellMar>
        <w:tblLook w:val="04A0"/>
      </w:tblPr>
      <w:tblGrid>
        <w:gridCol w:w="44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212375886"/>
              <w:rPr>
                <w:rFonts w:ascii="宋体" w:eastAsia="宋体" w:hAnsi="宋体" w:cs="宋体"/>
                <w:kern w:val="0"/>
                <w:sz w:val="24"/>
                <w:szCs w:val="24"/>
              </w:rPr>
            </w:pPr>
            <w:r w:rsidRPr="00B03E20">
              <w:rPr>
                <w:rFonts w:ascii="宋体" w:eastAsia="宋体" w:hAnsi="宋体" w:cs="宋体"/>
                <w:kern w:val="0"/>
                <w:sz w:val="24"/>
              </w:rPr>
              <w:t>&lt;dubbo:monitor</w:t>
            </w:r>
            <w:r w:rsidRPr="00B03E20">
              <w:rPr>
                <w:rFonts w:ascii="宋体" w:eastAsia="宋体" w:hAnsi="宋体" w:cs="宋体"/>
                <w:kern w:val="0"/>
                <w:sz w:val="24"/>
                <w:szCs w:val="24"/>
              </w:rPr>
              <w:t xml:space="preserve"> </w:t>
            </w:r>
            <w:r w:rsidRPr="00B03E20">
              <w:rPr>
                <w:rFonts w:ascii="宋体" w:eastAsia="宋体" w:hAnsi="宋体" w:cs="宋体"/>
                <w:kern w:val="0"/>
                <w:sz w:val="24"/>
              </w:rPr>
              <w:t>protocol="registry"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dubbo.properties</w:t>
      </w:r>
    </w:p>
    <w:tbl>
      <w:tblPr>
        <w:tblW w:w="0" w:type="auto"/>
        <w:tblCellSpacing w:w="0" w:type="dxa"/>
        <w:tblCellMar>
          <w:left w:w="0" w:type="dxa"/>
          <w:right w:w="0" w:type="dxa"/>
        </w:tblCellMar>
        <w:tblLook w:val="04A0"/>
      </w:tblPr>
      <w:tblGrid>
        <w:gridCol w:w="37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49060170"/>
              <w:rPr>
                <w:rFonts w:ascii="宋体" w:eastAsia="宋体" w:hAnsi="宋体" w:cs="宋体"/>
                <w:kern w:val="0"/>
                <w:sz w:val="24"/>
                <w:szCs w:val="24"/>
              </w:rPr>
            </w:pPr>
            <w:r w:rsidRPr="00B03E20">
              <w:rPr>
                <w:rFonts w:ascii="宋体" w:eastAsia="宋体" w:hAnsi="宋体" w:cs="宋体"/>
                <w:kern w:val="0"/>
                <w:sz w:val="24"/>
              </w:rPr>
              <w:t>dubbo.monitor.protocol=registry</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2.1 暴露一个简单监控中心服务，但不注册到注册中心: (如果是用安装包，不需要自己写这个配置，如果是自己实现监控中心，则需要)</w:t>
      </w:r>
    </w:p>
    <w:tbl>
      <w:tblPr>
        <w:tblW w:w="0" w:type="auto"/>
        <w:tblCellSpacing w:w="0" w:type="dxa"/>
        <w:tblCellMar>
          <w:left w:w="0" w:type="dxa"/>
          <w:right w:w="0" w:type="dxa"/>
        </w:tblCellMar>
        <w:tblLook w:val="04A0"/>
      </w:tblPr>
      <w:tblGrid>
        <w:gridCol w:w="15398"/>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w:t>
            </w:r>
            <w:r w:rsidRPr="00B03E20">
              <w:rPr>
                <w:rFonts w:ascii="宋体" w:eastAsia="宋体" w:hAnsi="宋体" w:cs="宋体"/>
                <w:kern w:val="0"/>
                <w:sz w:val="24"/>
                <w:szCs w:val="24"/>
              </w:rPr>
              <w:t xml:space="preserve"> </w:t>
            </w:r>
            <w:r w:rsidRPr="00B03E20">
              <w:rPr>
                <w:rFonts w:ascii="宋体" w:eastAsia="宋体" w:hAnsi="宋体" w:cs="宋体"/>
                <w:kern w:val="0"/>
                <w:sz w:val="24"/>
              </w:rPr>
              <w:t>xmlns="</w:t>
            </w:r>
            <w:hyperlink r:id="rId545" w:history="1">
              <w:r w:rsidRPr="00B03E20">
                <w:rPr>
                  <w:rFonts w:ascii="宋体" w:eastAsia="宋体" w:hAnsi="宋体" w:cs="宋体"/>
                  <w:color w:val="0000FF"/>
                  <w:kern w:val="0"/>
                  <w:sz w:val="24"/>
                  <w:szCs w:val="24"/>
                  <w:u w:val="single"/>
                </w:rPr>
                <w:t>http://www.springframework.org/schema/beans"</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xmlns:xsi="</w:t>
            </w:r>
            <w:hyperlink r:id="rId546" w:history="1">
              <w:r w:rsidRPr="00B03E20">
                <w:rPr>
                  <w:rFonts w:ascii="宋体" w:eastAsia="宋体" w:hAnsi="宋体" w:cs="宋体"/>
                  <w:color w:val="0000FF"/>
                  <w:kern w:val="0"/>
                  <w:sz w:val="24"/>
                  <w:szCs w:val="24"/>
                  <w:u w:val="single"/>
                </w:rPr>
                <w:t>http://www.w3.org/2001/XMLSchema-instance"</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xmlns:dubbo="</w:t>
            </w:r>
            <w:hyperlink r:id="rId547" w:history="1">
              <w:r w:rsidRPr="00B03E20">
                <w:rPr>
                  <w:rFonts w:ascii="宋体" w:eastAsia="宋体" w:hAnsi="宋体" w:cs="宋体"/>
                  <w:color w:val="0000FF"/>
                  <w:kern w:val="0"/>
                  <w:sz w:val="24"/>
                  <w:szCs w:val="24"/>
                  <w:u w:val="single"/>
                </w:rPr>
                <w:t>http://code.alibabatech.com/schema/dubbo"</w:t>
              </w:r>
            </w:hyperlink>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xml:space="preserve">    xsi:schemaLocation="http://www.springframework.org/schema/beans http://www.springframework.org/schema/beans/spring-beans-2.5.xsdhttp://code.alibabatech.com/schema/dubbo </w:t>
            </w:r>
            <w:hyperlink r:id="rId548" w:history="1">
              <w:r w:rsidRPr="00B03E20">
                <w:rPr>
                  <w:rFonts w:ascii="宋体" w:eastAsia="宋体" w:hAnsi="宋体" w:cs="宋体"/>
                  <w:color w:val="0000FF"/>
                  <w:kern w:val="0"/>
                  <w:sz w:val="24"/>
                  <w:szCs w:val="24"/>
                  <w:u w:val="single"/>
                </w:rPr>
                <w:t>http://code.alibabatech.com/schema/dubbo/dubbo.xsd"</w:t>
              </w:r>
            </w:hyperlink>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当前应用信息配置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&lt;dubbo:application</w:t>
            </w:r>
            <w:r w:rsidRPr="00B03E20">
              <w:rPr>
                <w:rFonts w:ascii="宋体" w:eastAsia="宋体" w:hAnsi="宋体" w:cs="宋体"/>
                <w:kern w:val="0"/>
                <w:sz w:val="24"/>
                <w:szCs w:val="24"/>
              </w:rPr>
              <w:t xml:space="preserve"> </w:t>
            </w:r>
            <w:r w:rsidRPr="00B03E20">
              <w:rPr>
                <w:rFonts w:ascii="宋体" w:eastAsia="宋体" w:hAnsi="宋体" w:cs="宋体"/>
                <w:kern w:val="0"/>
                <w:sz w:val="24"/>
              </w:rPr>
              <w:t>name="simple-monitor"</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暴露服务协议配置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port="7070"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 暴露服务配置 --&gt;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interface="com.alibaba.dubbo.monitor.MonitorService"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ref="monitorService"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registry="N/A"</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lastRenderedPageBreak/>
              <w:t>    &lt;bean</w:t>
            </w:r>
            <w:r w:rsidRPr="00B03E20">
              <w:rPr>
                <w:rFonts w:ascii="宋体" w:eastAsia="宋体" w:hAnsi="宋体" w:cs="宋体"/>
                <w:kern w:val="0"/>
                <w:sz w:val="24"/>
                <w:szCs w:val="24"/>
              </w:rPr>
              <w:t xml:space="preserve"> </w:t>
            </w:r>
            <w:r w:rsidRPr="00B03E20">
              <w:rPr>
                <w:rFonts w:ascii="宋体" w:eastAsia="宋体" w:hAnsi="宋体" w:cs="宋体"/>
                <w:kern w:val="0"/>
                <w:sz w:val="24"/>
              </w:rPr>
              <w:t>id="monitorService"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class="com.alibaba.dubbo.monitor.simple.SimpleMonitorService"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&lt;/beans&gt;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2.2 直连监控中心服务:</w:t>
      </w:r>
    </w:p>
    <w:tbl>
      <w:tblPr>
        <w:tblW w:w="0" w:type="auto"/>
        <w:tblCellSpacing w:w="0" w:type="dxa"/>
        <w:tblCellMar>
          <w:left w:w="0" w:type="dxa"/>
          <w:right w:w="0" w:type="dxa"/>
        </w:tblCellMar>
        <w:tblLook w:val="04A0"/>
      </w:tblPr>
      <w:tblGrid>
        <w:gridCol w:w="109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517931344"/>
              <w:rPr>
                <w:rFonts w:ascii="宋体" w:eastAsia="宋体" w:hAnsi="宋体" w:cs="宋体"/>
                <w:kern w:val="0"/>
                <w:sz w:val="24"/>
                <w:szCs w:val="24"/>
              </w:rPr>
            </w:pPr>
            <w:r w:rsidRPr="00B03E20">
              <w:rPr>
                <w:rFonts w:ascii="宋体" w:eastAsia="宋体" w:hAnsi="宋体" w:cs="宋体"/>
                <w:kern w:val="0"/>
                <w:sz w:val="24"/>
              </w:rPr>
              <w:t>&lt;dubbo:monitor</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address="dubbo://127.0.0.1:7070/com.alibaba.dubbo.monitor.MonitorService"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w:t>
      </w:r>
    </w:p>
    <w:tbl>
      <w:tblPr>
        <w:tblW w:w="0" w:type="auto"/>
        <w:tblCellSpacing w:w="0" w:type="dxa"/>
        <w:tblCellMar>
          <w:left w:w="0" w:type="dxa"/>
          <w:right w:w="0" w:type="dxa"/>
        </w:tblCellMar>
        <w:tblLook w:val="04A0"/>
      </w:tblPr>
      <w:tblGrid>
        <w:gridCol w:w="50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540122553"/>
              <w:rPr>
                <w:rFonts w:ascii="宋体" w:eastAsia="宋体" w:hAnsi="宋体" w:cs="宋体"/>
                <w:kern w:val="0"/>
                <w:sz w:val="24"/>
                <w:szCs w:val="24"/>
              </w:rPr>
            </w:pPr>
            <w:r w:rsidRPr="00B03E20">
              <w:rPr>
                <w:rFonts w:ascii="宋体" w:eastAsia="宋体" w:hAnsi="宋体" w:cs="宋体"/>
                <w:kern w:val="0"/>
                <w:sz w:val="24"/>
              </w:rPr>
              <w:t>&lt;dubbo:monitor</w:t>
            </w:r>
            <w:r w:rsidRPr="00B03E20">
              <w:rPr>
                <w:rFonts w:ascii="宋体" w:eastAsia="宋体" w:hAnsi="宋体" w:cs="宋体"/>
                <w:kern w:val="0"/>
                <w:sz w:val="24"/>
                <w:szCs w:val="24"/>
              </w:rPr>
              <w:t xml:space="preserve"> </w:t>
            </w:r>
            <w:r w:rsidRPr="00B03E20">
              <w:rPr>
                <w:rFonts w:ascii="宋体" w:eastAsia="宋体" w:hAnsi="宋体" w:cs="宋体"/>
                <w:kern w:val="0"/>
                <w:sz w:val="24"/>
              </w:rPr>
              <w:t>address="127.0.0.1:7070"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dubbo.properties</w:t>
      </w:r>
    </w:p>
    <w:tbl>
      <w:tblPr>
        <w:tblW w:w="0" w:type="auto"/>
        <w:tblCellSpacing w:w="0" w:type="dxa"/>
        <w:tblCellMar>
          <w:left w:w="0" w:type="dxa"/>
          <w:right w:w="0" w:type="dxa"/>
        </w:tblCellMar>
        <w:tblLook w:val="04A0"/>
      </w:tblPr>
      <w:tblGrid>
        <w:gridCol w:w="43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282571702"/>
              <w:rPr>
                <w:rFonts w:ascii="宋体" w:eastAsia="宋体" w:hAnsi="宋体" w:cs="宋体"/>
                <w:kern w:val="0"/>
                <w:sz w:val="24"/>
                <w:szCs w:val="24"/>
              </w:rPr>
            </w:pPr>
            <w:r w:rsidRPr="00B03E20">
              <w:rPr>
                <w:rFonts w:ascii="宋体" w:eastAsia="宋体" w:hAnsi="宋体" w:cs="宋体"/>
                <w:kern w:val="0"/>
                <w:sz w:val="24"/>
              </w:rPr>
              <w:t>dubbo.monitor.address=127.0.0.1:7070</w:t>
            </w:r>
          </w:p>
        </w:tc>
      </w:tr>
    </w:tbl>
    <w:p w:rsidR="00B03E20" w:rsidRPr="00B03E20" w:rsidRDefault="00B03E20" w:rsidP="00B03E20">
      <w:pPr>
        <w:widowControl/>
        <w:spacing w:before="100" w:beforeAutospacing="1" w:after="100" w:afterAutospacing="1"/>
        <w:jc w:val="left"/>
        <w:outlineLvl w:val="1"/>
        <w:rPr>
          <w:rFonts w:ascii="宋体" w:eastAsia="宋体" w:hAnsi="宋体" w:cs="宋体"/>
          <w:b/>
          <w:bCs/>
          <w:kern w:val="0"/>
          <w:sz w:val="36"/>
          <w:szCs w:val="36"/>
        </w:rPr>
      </w:pPr>
      <w:bookmarkStart w:id="138" w:name="UserGuide-zh-Telnet命令参考手册"/>
      <w:bookmarkEnd w:id="138"/>
      <w:r w:rsidRPr="00B03E20">
        <w:rPr>
          <w:rFonts w:ascii="宋体" w:eastAsia="宋体" w:hAnsi="宋体" w:cs="宋体"/>
          <w:b/>
          <w:bCs/>
          <w:kern w:val="0"/>
          <w:sz w:val="36"/>
          <w:szCs w:val="36"/>
        </w:rPr>
        <w:t>Telnet命令参考手册</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549" w:tooltip="Telnet Command Reference-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550" w:anchor="UserGuide-zh-Telnet%E5%91%BD%E4%BB%A4%E5%8F%82%E8%80%83%E6%89%8B%E5%86%8C"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Dubbo2.0.5以上版本服务提供端口支持telnet命令，</w:t>
      </w:r>
      <w:r w:rsidRPr="00B03E20">
        <w:rPr>
          <w:rFonts w:ascii="宋体" w:eastAsia="宋体" w:hAnsi="宋体" w:cs="宋体"/>
          <w:kern w:val="0"/>
          <w:sz w:val="24"/>
          <w:szCs w:val="24"/>
        </w:rPr>
        <w:br/>
        <w:t>使用如：</w:t>
      </w:r>
    </w:p>
    <w:p w:rsidR="00B03E20" w:rsidRPr="00B03E20" w:rsidRDefault="00B03E20" w:rsidP="00B03E20">
      <w:pPr>
        <w:widowControl/>
        <w:shd w:val="clear" w:color="auto" w:fill="000000"/>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color w:val="FFFFFF"/>
          <w:kern w:val="0"/>
          <w:sz w:val="24"/>
          <w:szCs w:val="24"/>
        </w:rPr>
        <w:t>telnet localhost 20880</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或者：</w:t>
      </w:r>
    </w:p>
    <w:p w:rsidR="00B03E20" w:rsidRPr="00B03E20" w:rsidRDefault="00B03E20" w:rsidP="00B03E20">
      <w:pPr>
        <w:widowControl/>
        <w:shd w:val="clear" w:color="auto" w:fill="000000"/>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color w:val="FFFFFF"/>
          <w:kern w:val="0"/>
          <w:sz w:val="24"/>
          <w:szCs w:val="24"/>
        </w:rPr>
        <w:t>echo status | nc -i 1 localhost 20880</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telnet命令可以扩展，参见：</w:t>
      </w:r>
      <w:hyperlink r:id="rId551" w:history="1">
        <w:r w:rsidRPr="00B03E20">
          <w:rPr>
            <w:rFonts w:ascii="宋体" w:eastAsia="宋体" w:hAnsi="宋体" w:cs="宋体"/>
            <w:color w:val="0000FF"/>
            <w:kern w:val="0"/>
            <w:sz w:val="24"/>
            <w:szCs w:val="24"/>
            <w:u w:val="single"/>
          </w:rPr>
          <w:t>扩展参考手册</w:t>
        </w:r>
      </w:hyperlink>
      <w:r w:rsidRPr="00B03E20">
        <w:rPr>
          <w:rFonts w:ascii="宋体" w:eastAsia="宋体" w:hAnsi="宋体" w:cs="宋体"/>
          <w:kern w:val="0"/>
          <w:sz w:val="24"/>
          <w:szCs w:val="24"/>
        </w:rPr>
        <w:t>第6条。</w:t>
      </w:r>
      <w:r w:rsidRPr="00B03E20">
        <w:rPr>
          <w:rFonts w:ascii="宋体" w:eastAsia="宋体" w:hAnsi="宋体" w:cs="宋体"/>
          <w:kern w:val="0"/>
          <w:sz w:val="24"/>
          <w:szCs w:val="24"/>
        </w:rPr>
        <w:br/>
        <w:t>status命令所检查的资源也可以扩展，参见：</w:t>
      </w:r>
      <w:hyperlink r:id="rId552" w:history="1">
        <w:r w:rsidRPr="00B03E20">
          <w:rPr>
            <w:rFonts w:ascii="宋体" w:eastAsia="宋体" w:hAnsi="宋体" w:cs="宋体"/>
            <w:color w:val="0000FF"/>
            <w:kern w:val="0"/>
            <w:sz w:val="24"/>
            <w:szCs w:val="24"/>
            <w:u w:val="single"/>
          </w:rPr>
          <w:t>扩展参考手册</w:t>
        </w:r>
      </w:hyperlink>
      <w:r w:rsidRPr="00B03E20">
        <w:rPr>
          <w:rFonts w:ascii="宋体" w:eastAsia="宋体" w:hAnsi="宋体" w:cs="宋体"/>
          <w:kern w:val="0"/>
          <w:sz w:val="24"/>
          <w:szCs w:val="24"/>
        </w:rPr>
        <w:t>第5条。</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39" w:name="UserGuide-zh-ls"/>
      <w:bookmarkEnd w:id="139"/>
      <w:r w:rsidRPr="00B03E20">
        <w:rPr>
          <w:rFonts w:ascii="宋体" w:eastAsia="宋体" w:hAnsi="宋体" w:cs="宋体"/>
          <w:b/>
          <w:bCs/>
          <w:kern w:val="0"/>
          <w:sz w:val="27"/>
          <w:szCs w:val="27"/>
        </w:rPr>
        <w:lastRenderedPageBreak/>
        <w:t>ls</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(list services and methods)</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ls</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显示服务列表。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ls -l </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显示服务详细信息列表。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ls XxxService</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显示服务的方法列表。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ls -l XxxService</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显示服务的方法详细信息列表。</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40" w:name="UserGuide-zh-ps"/>
      <w:bookmarkEnd w:id="140"/>
      <w:r w:rsidRPr="00B03E20">
        <w:rPr>
          <w:rFonts w:ascii="宋体" w:eastAsia="宋体" w:hAnsi="宋体" w:cs="宋体"/>
          <w:b/>
          <w:bCs/>
          <w:kern w:val="0"/>
          <w:sz w:val="27"/>
          <w:szCs w:val="27"/>
        </w:rPr>
        <w:t>ps</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(print server ports and connections)</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ps</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显示服务端口列表。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ps -l </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显示服务地址列表。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ps 20880</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显示端口上的连接信息。</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ps -l 20880</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显示端口上的连接详细信息。</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41" w:name="UserGuide-zh-cd"/>
      <w:bookmarkEnd w:id="141"/>
      <w:r w:rsidRPr="00B03E20">
        <w:rPr>
          <w:rFonts w:ascii="宋体" w:eastAsia="宋体" w:hAnsi="宋体" w:cs="宋体"/>
          <w:b/>
          <w:bCs/>
          <w:kern w:val="0"/>
          <w:sz w:val="27"/>
          <w:szCs w:val="27"/>
        </w:rPr>
        <w:t>cd</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(change default service)</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cd XxxService</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改变缺省服务，当设置了缺省服务，凡是需要输入服务名作为参数的命令，都可以省略服务参数。</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cd /</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取消缺省服务。</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42" w:name="UserGuide-zh-pwd"/>
      <w:bookmarkEnd w:id="142"/>
      <w:r w:rsidRPr="00B03E20">
        <w:rPr>
          <w:rFonts w:ascii="宋体" w:eastAsia="宋体" w:hAnsi="宋体" w:cs="宋体"/>
          <w:b/>
          <w:bCs/>
          <w:kern w:val="0"/>
          <w:sz w:val="27"/>
          <w:szCs w:val="27"/>
        </w:rPr>
        <w:t>pwd</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(print working default service)</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pwd</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显示当前缺省服务。</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43" w:name="UserGuide-zh-trace"/>
      <w:bookmarkEnd w:id="143"/>
      <w:r w:rsidRPr="00B03E20">
        <w:rPr>
          <w:rFonts w:ascii="宋体" w:eastAsia="宋体" w:hAnsi="宋体" w:cs="宋体"/>
          <w:b/>
          <w:bCs/>
          <w:kern w:val="0"/>
          <w:sz w:val="27"/>
          <w:szCs w:val="27"/>
        </w:rPr>
        <w:t>trace</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trace XxxService</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跟踪1次服务任意方法的调用情况。</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trace XxxService 10</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跟踪10次服务任意方法的调用情况。</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trace XxxService xxxMethod</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跟踪1次服务方法的调用情况</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trace XxxService xxxMethod 10</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跟踪10次服务方法的调用情况。</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44" w:name="UserGuide-zh-count"/>
      <w:bookmarkEnd w:id="144"/>
      <w:r w:rsidRPr="00B03E20">
        <w:rPr>
          <w:rFonts w:ascii="宋体" w:eastAsia="宋体" w:hAnsi="宋体" w:cs="宋体"/>
          <w:b/>
          <w:bCs/>
          <w:kern w:val="0"/>
          <w:sz w:val="27"/>
          <w:szCs w:val="27"/>
        </w:rPr>
        <w:t>count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count XxxService</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统计1次服务任意方法的调用情况。</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count XxxService 10</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统计10次服务任意方法的调用情况。</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count XxxService xxxMethod</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统计1次服务方法的调用情况。</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count XxxService xxxMethod 10</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统计10次服务方法的调用情况。</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45" w:name="UserGuide-zh-invoke"/>
      <w:bookmarkEnd w:id="145"/>
      <w:r w:rsidRPr="00B03E20">
        <w:rPr>
          <w:rFonts w:ascii="宋体" w:eastAsia="宋体" w:hAnsi="宋体" w:cs="宋体"/>
          <w:b/>
          <w:bCs/>
          <w:kern w:val="0"/>
          <w:sz w:val="27"/>
          <w:szCs w:val="27"/>
        </w:rPr>
        <w:t>invoke</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invoke XxxService.xxxMethod({"prop": "value"})</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调用服务的方法。</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invoke xxxMethod({"prop": "value"})</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调用服务的方法(自动查找包含此方法的服务)。</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46" w:name="UserGuide-zh-status"/>
      <w:bookmarkEnd w:id="146"/>
      <w:r w:rsidRPr="00B03E20">
        <w:rPr>
          <w:rFonts w:ascii="宋体" w:eastAsia="宋体" w:hAnsi="宋体" w:cs="宋体"/>
          <w:b/>
          <w:bCs/>
          <w:kern w:val="0"/>
          <w:sz w:val="27"/>
          <w:szCs w:val="27"/>
        </w:rPr>
        <w:t xml:space="preserve">status </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status</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显示汇总状态，该状态将汇总所有资源的状态，当全部OK时则显示OK，只要有一个ERROR则显示ERROR，只要有一个WARN则显示WARN。</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status -l</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显示状态列表。</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47" w:name="UserGuide-zh-log"/>
      <w:bookmarkEnd w:id="147"/>
      <w:r w:rsidRPr="00B03E20">
        <w:rPr>
          <w:rFonts w:ascii="宋体" w:eastAsia="宋体" w:hAnsi="宋体" w:cs="宋体"/>
          <w:b/>
          <w:bCs/>
          <w:kern w:val="0"/>
          <w:sz w:val="27"/>
          <w:szCs w:val="27"/>
        </w:rPr>
        <w:t>log</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i/>
          <w:iCs/>
          <w:kern w:val="0"/>
          <w:sz w:val="24"/>
          <w:szCs w:val="24"/>
        </w:rPr>
        <w:t>2.0.6以上版本支持</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log debug </w:t>
      </w:r>
      <w:r w:rsidRPr="00B03E20">
        <w:rPr>
          <w:rFonts w:ascii="宋体" w:eastAsia="宋体" w:hAnsi="宋体" w:cs="宋体"/>
          <w:kern w:val="0"/>
          <w:sz w:val="24"/>
          <w:szCs w:val="24"/>
        </w:rPr>
        <w:br/>
        <w:t>修改dubbo logger的日志级别</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log 100</w:t>
      </w:r>
      <w:r w:rsidRPr="00B03E20">
        <w:rPr>
          <w:rFonts w:ascii="宋体" w:eastAsia="宋体" w:hAnsi="宋体" w:cs="宋体"/>
          <w:kern w:val="0"/>
          <w:sz w:val="24"/>
          <w:szCs w:val="24"/>
        </w:rPr>
        <w:br/>
        <w:t>查看file logger的最后100字符的日志</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48" w:name="UserGuide-zh-help"/>
      <w:bookmarkEnd w:id="148"/>
      <w:r w:rsidRPr="00B03E20">
        <w:rPr>
          <w:rFonts w:ascii="宋体" w:eastAsia="宋体" w:hAnsi="宋体" w:cs="宋体"/>
          <w:b/>
          <w:bCs/>
          <w:kern w:val="0"/>
          <w:sz w:val="27"/>
          <w:szCs w:val="27"/>
        </w:rPr>
        <w:t>help</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help</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显示telnet命帮助信息。</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help xxx</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显示xxx命令的详细帮助信息。</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49" w:name="UserGuide-zh-clear"/>
      <w:bookmarkEnd w:id="149"/>
      <w:r w:rsidRPr="00B03E20">
        <w:rPr>
          <w:rFonts w:ascii="宋体" w:eastAsia="宋体" w:hAnsi="宋体" w:cs="宋体"/>
          <w:b/>
          <w:bCs/>
          <w:kern w:val="0"/>
          <w:sz w:val="27"/>
          <w:szCs w:val="27"/>
        </w:rPr>
        <w:t>clear</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clear</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清除屏幕上的内容。</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clear 100</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清除屏幕上的指定行数的内容。</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50" w:name="UserGuide-zh-exit"/>
      <w:bookmarkEnd w:id="150"/>
      <w:r w:rsidRPr="00B03E20">
        <w:rPr>
          <w:rFonts w:ascii="宋体" w:eastAsia="宋体" w:hAnsi="宋体" w:cs="宋体"/>
          <w:b/>
          <w:bCs/>
          <w:kern w:val="0"/>
          <w:sz w:val="27"/>
          <w:szCs w:val="27"/>
        </w:rPr>
        <w:t>exit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exit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退出当前telnet命令行。</w:t>
      </w:r>
    </w:p>
    <w:p w:rsidR="00B03E20" w:rsidRPr="00B03E20" w:rsidRDefault="00B03E20" w:rsidP="00B03E20">
      <w:pPr>
        <w:widowControl/>
        <w:spacing w:before="100" w:beforeAutospacing="1" w:after="100" w:afterAutospacing="1"/>
        <w:jc w:val="left"/>
        <w:outlineLvl w:val="1"/>
        <w:rPr>
          <w:rFonts w:ascii="宋体" w:eastAsia="宋体" w:hAnsi="宋体" w:cs="宋体"/>
          <w:b/>
          <w:bCs/>
          <w:kern w:val="0"/>
          <w:sz w:val="36"/>
          <w:szCs w:val="36"/>
        </w:rPr>
      </w:pPr>
      <w:bookmarkStart w:id="151" w:name="UserGuide-zh-Maven插件参考手册"/>
      <w:bookmarkEnd w:id="151"/>
      <w:r w:rsidRPr="00B03E20">
        <w:rPr>
          <w:rFonts w:ascii="宋体" w:eastAsia="宋体" w:hAnsi="宋体" w:cs="宋体"/>
          <w:b/>
          <w:bCs/>
          <w:kern w:val="0"/>
          <w:sz w:val="36"/>
          <w:szCs w:val="36"/>
        </w:rPr>
        <w:t>Maven插件参考手册</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553" w:tooltip="Maven Plugin Reference-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554" w:anchor="UserGuide-zh-Maven%E6%8F%92%E4%BB%B6%E5%8F%82%E8%80%83%E6%89%8B%E5%86%8C"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52" w:name="UserGuide-zh-mvndubbo:registry"/>
      <w:bookmarkEnd w:id="152"/>
      <w:r w:rsidRPr="00B03E20">
        <w:rPr>
          <w:rFonts w:ascii="宋体" w:eastAsia="宋体" w:hAnsi="宋体" w:cs="宋体"/>
          <w:b/>
          <w:bCs/>
          <w:kern w:val="0"/>
          <w:sz w:val="27"/>
          <w:szCs w:val="27"/>
        </w:rPr>
        <w:t>mvn dubbo:registry</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mvn dubbo:registry</w:t>
      </w:r>
      <w:r w:rsidRPr="00B03E20">
        <w:rPr>
          <w:rFonts w:ascii="宋体" w:eastAsia="宋体" w:hAnsi="宋体" w:cs="宋体"/>
          <w:kern w:val="0"/>
          <w:sz w:val="24"/>
          <w:szCs w:val="24"/>
        </w:rPr>
        <w:br/>
        <w:t>以缺省的9090端口启动一个简易注册中心</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mvn dubbo:registry -Dport=9099</w:t>
      </w:r>
      <w:r w:rsidRPr="00B03E20">
        <w:rPr>
          <w:rFonts w:ascii="宋体" w:eastAsia="宋体" w:hAnsi="宋体" w:cs="宋体"/>
          <w:kern w:val="0"/>
          <w:sz w:val="24"/>
          <w:szCs w:val="24"/>
        </w:rPr>
        <w:br/>
        <w:t>以指定的9099端口启动一个简易注册中心</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53" w:name="UserGuide-zh-mvndubbo:create"/>
      <w:bookmarkEnd w:id="153"/>
      <w:r w:rsidRPr="00B03E20">
        <w:rPr>
          <w:rFonts w:ascii="宋体" w:eastAsia="宋体" w:hAnsi="宋体" w:cs="宋体"/>
          <w:b/>
          <w:bCs/>
          <w:kern w:val="0"/>
          <w:sz w:val="27"/>
          <w:szCs w:val="27"/>
        </w:rPr>
        <w:t>mvn dubbo:create</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color w:val="FF0000"/>
          <w:kern w:val="0"/>
          <w:sz w:val="24"/>
          <w:szCs w:val="24"/>
        </w:rPr>
        <w:t>(尚未发布)</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mvn dubbo:create</w:t>
      </w:r>
      <w:r w:rsidRPr="00B03E20">
        <w:rPr>
          <w:rFonts w:ascii="宋体" w:eastAsia="宋体" w:hAnsi="宋体" w:cs="宋体"/>
          <w:kern w:val="0"/>
          <w:sz w:val="24"/>
          <w:szCs w:val="24"/>
        </w:rPr>
        <w:br/>
        <w:t>生成demo服务提供者应用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mvn dubbo:create -Dapplication=xxx -Dpackage=com.alibaba.xxx -Dservice=XxxService,YyyService -Dversion=1.0.0</w:t>
      </w:r>
      <w:r w:rsidRPr="00B03E20">
        <w:rPr>
          <w:rFonts w:ascii="宋体" w:eastAsia="宋体" w:hAnsi="宋体" w:cs="宋体"/>
          <w:kern w:val="0"/>
          <w:sz w:val="24"/>
          <w:szCs w:val="24"/>
        </w:rPr>
        <w:br/>
        <w:t>生成指定接口和版本的服务提供者应用</w:t>
      </w:r>
    </w:p>
    <w:p w:rsidR="00B03E20" w:rsidRPr="00B03E20" w:rsidRDefault="00B03E20" w:rsidP="00B03E20">
      <w:pPr>
        <w:widowControl/>
        <w:spacing w:before="100" w:beforeAutospacing="1" w:after="100" w:afterAutospacing="1"/>
        <w:jc w:val="left"/>
        <w:outlineLvl w:val="1"/>
        <w:rPr>
          <w:rFonts w:ascii="宋体" w:eastAsia="宋体" w:hAnsi="宋体" w:cs="宋体"/>
          <w:b/>
          <w:bCs/>
          <w:kern w:val="0"/>
          <w:sz w:val="36"/>
          <w:szCs w:val="36"/>
        </w:rPr>
      </w:pPr>
      <w:bookmarkStart w:id="154" w:name="UserGuide-zh-服务化最佳实践"/>
      <w:bookmarkEnd w:id="154"/>
      <w:r w:rsidRPr="00B03E20">
        <w:rPr>
          <w:rFonts w:ascii="宋体" w:eastAsia="宋体" w:hAnsi="宋体" w:cs="宋体"/>
          <w:b/>
          <w:bCs/>
          <w:kern w:val="0"/>
          <w:sz w:val="36"/>
          <w:szCs w:val="36"/>
        </w:rPr>
        <w:t>服务化最佳实践</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555" w:tooltip="Service Best Practices-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556" w:anchor="UserGuide-zh-%E6%9C%8D%E5%8A%A1%E5%8C%96%E6%9C%80%E4%BD%B3%E5%AE%9E%E8%B7%B5"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55" w:name="UserGuide-zh-分包"/>
      <w:bookmarkEnd w:id="155"/>
      <w:r w:rsidRPr="00B03E20">
        <w:rPr>
          <w:rFonts w:ascii="宋体" w:eastAsia="宋体" w:hAnsi="宋体" w:cs="宋体"/>
          <w:b/>
          <w:bCs/>
          <w:kern w:val="0"/>
          <w:sz w:val="27"/>
          <w:szCs w:val="27"/>
        </w:rPr>
        <w:t>分包</w:t>
      </w:r>
    </w:p>
    <w:p w:rsidR="00B03E20" w:rsidRPr="00B03E20" w:rsidRDefault="00B03E20" w:rsidP="00B03E20">
      <w:pPr>
        <w:widowControl/>
        <w:numPr>
          <w:ilvl w:val="0"/>
          <w:numId w:val="8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建议将服务接口，服务模型，服务异常等均放在API包中，因为服务模型及异常也是API的一部分，</w:t>
      </w:r>
      <w:r w:rsidRPr="00B03E20">
        <w:rPr>
          <w:rFonts w:ascii="宋体" w:eastAsia="宋体" w:hAnsi="宋体" w:cs="宋体"/>
          <w:kern w:val="0"/>
          <w:sz w:val="24"/>
          <w:szCs w:val="24"/>
        </w:rPr>
        <w:br/>
        <w:t>同时，这样做也符合分包原则：重用发布等价原则(REP)，共同重用原则(CRP)</w:t>
      </w:r>
    </w:p>
    <w:p w:rsidR="00B03E20" w:rsidRPr="00B03E20" w:rsidRDefault="00B03E20" w:rsidP="00B03E20">
      <w:pPr>
        <w:widowControl/>
        <w:numPr>
          <w:ilvl w:val="0"/>
          <w:numId w:val="8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如果需要，也可以考虑在API包中放置一份spring的引用配置，这样使用方，只需在Spring加载过程中引用此配置即可，</w:t>
      </w:r>
      <w:r w:rsidRPr="00B03E20">
        <w:rPr>
          <w:rFonts w:ascii="宋体" w:eastAsia="宋体" w:hAnsi="宋体" w:cs="宋体"/>
          <w:kern w:val="0"/>
          <w:sz w:val="24"/>
          <w:szCs w:val="24"/>
        </w:rPr>
        <w:br/>
        <w:t>配置建议放在模块的包目录下，以免冲突，如：com/alibaba/china/xxx/dubbo-reference.xml</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56" w:name="UserGuide-zh-粒度"/>
      <w:bookmarkEnd w:id="156"/>
      <w:r w:rsidRPr="00B03E20">
        <w:rPr>
          <w:rFonts w:ascii="宋体" w:eastAsia="宋体" w:hAnsi="宋体" w:cs="宋体"/>
          <w:b/>
          <w:bCs/>
          <w:kern w:val="0"/>
          <w:sz w:val="27"/>
          <w:szCs w:val="27"/>
        </w:rPr>
        <w:t>粒度</w:t>
      </w:r>
    </w:p>
    <w:p w:rsidR="00B03E20" w:rsidRPr="00B03E20" w:rsidRDefault="00B03E20" w:rsidP="00B03E20">
      <w:pPr>
        <w:widowControl/>
        <w:numPr>
          <w:ilvl w:val="0"/>
          <w:numId w:val="8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服务接口尽可能大粒度，每个服务方法应代表一个功能，而不是某功能的一个步骤，否则将面临分布式事务问题，Dubbo暂未提供分布式事务支持。</w:t>
      </w:r>
    </w:p>
    <w:p w:rsidR="00B03E20" w:rsidRPr="00B03E20" w:rsidRDefault="00B03E20" w:rsidP="00B03E20">
      <w:pPr>
        <w:widowControl/>
        <w:numPr>
          <w:ilvl w:val="0"/>
          <w:numId w:val="8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服务接口建议以业务场景为单位划分，并对相近业务做抽象，防止接口数量爆炸</w:t>
      </w:r>
    </w:p>
    <w:p w:rsidR="00B03E20" w:rsidRPr="00B03E20" w:rsidRDefault="00B03E20" w:rsidP="00B03E20">
      <w:pPr>
        <w:widowControl/>
        <w:numPr>
          <w:ilvl w:val="0"/>
          <w:numId w:val="8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不建议使用过于抽象的通用接口，如：Map query(Map)，这样的接口没有明确语义，会给后期维护带来不便。</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57" w:name="UserGuide-zh-版本"/>
      <w:bookmarkEnd w:id="157"/>
      <w:r w:rsidRPr="00B03E20">
        <w:rPr>
          <w:rFonts w:ascii="宋体" w:eastAsia="宋体" w:hAnsi="宋体" w:cs="宋体"/>
          <w:b/>
          <w:bCs/>
          <w:kern w:val="0"/>
          <w:sz w:val="27"/>
          <w:szCs w:val="27"/>
        </w:rPr>
        <w:lastRenderedPageBreak/>
        <w:t>版本</w:t>
      </w:r>
    </w:p>
    <w:p w:rsidR="00B03E20" w:rsidRPr="00B03E20" w:rsidRDefault="00B03E20" w:rsidP="00B03E20">
      <w:pPr>
        <w:widowControl/>
        <w:numPr>
          <w:ilvl w:val="0"/>
          <w:numId w:val="8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每个接口都应定义版本号，为后续不兼容升级提供可能，如：&lt;dubbo:service interface="com.xxx.XxxService" version="1.0" /&gt;</w:t>
      </w:r>
    </w:p>
    <w:p w:rsidR="00B03E20" w:rsidRPr="00B03E20" w:rsidRDefault="00B03E20" w:rsidP="00B03E20">
      <w:pPr>
        <w:widowControl/>
        <w:numPr>
          <w:ilvl w:val="0"/>
          <w:numId w:val="8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建议使用两位版本号，因为第三位版本号通常表示兼容升级，只有不兼容时才需要变更服务版本。</w:t>
      </w:r>
    </w:p>
    <w:p w:rsidR="00B03E20" w:rsidRPr="00B03E20" w:rsidRDefault="00B03E20" w:rsidP="00B03E20">
      <w:pPr>
        <w:widowControl/>
        <w:numPr>
          <w:ilvl w:val="0"/>
          <w:numId w:val="8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当不兼容时，先升级一半提供者为新版本，再将消费者全部升为新版本，然后将剩下的一半提供者升为新版本。</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58" w:name="UserGuide-zh-兼容性"/>
      <w:bookmarkEnd w:id="158"/>
      <w:r w:rsidRPr="00B03E20">
        <w:rPr>
          <w:rFonts w:ascii="宋体" w:eastAsia="宋体" w:hAnsi="宋体" w:cs="宋体"/>
          <w:b/>
          <w:bCs/>
          <w:kern w:val="0"/>
          <w:sz w:val="27"/>
          <w:szCs w:val="27"/>
        </w:rPr>
        <w:t>兼容性</w:t>
      </w:r>
    </w:p>
    <w:p w:rsidR="00B03E20" w:rsidRPr="00B03E20" w:rsidRDefault="00B03E20" w:rsidP="00B03E20">
      <w:pPr>
        <w:widowControl/>
        <w:numPr>
          <w:ilvl w:val="0"/>
          <w:numId w:val="8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服务接口增加方法，或服务模型增加字段，可向后兼容，删除方法或删除字段，将不兼容，枚举类型新增字段也不兼容，需通过变更版本号升级。</w:t>
      </w:r>
    </w:p>
    <w:p w:rsidR="00B03E20" w:rsidRPr="00B03E20" w:rsidRDefault="00B03E20" w:rsidP="00B03E20">
      <w:pPr>
        <w:widowControl/>
        <w:numPr>
          <w:ilvl w:val="0"/>
          <w:numId w:val="8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各协议的兼容性不同，参见： </w:t>
      </w:r>
      <w:hyperlink r:id="rId557" w:tooltip="Protocol Reference-zh" w:history="1">
        <w:r w:rsidRPr="00B03E20">
          <w:rPr>
            <w:rFonts w:ascii="宋体" w:eastAsia="宋体" w:hAnsi="宋体" w:cs="宋体"/>
            <w:color w:val="0000FF"/>
            <w:kern w:val="0"/>
            <w:sz w:val="24"/>
            <w:szCs w:val="24"/>
            <w:u w:val="single"/>
          </w:rPr>
          <w:t>服务协议</w:t>
        </w:r>
      </w:hyperlink>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59" w:name="UserGuide-zh-枚举值"/>
      <w:bookmarkEnd w:id="159"/>
      <w:r w:rsidRPr="00B03E20">
        <w:rPr>
          <w:rFonts w:ascii="宋体" w:eastAsia="宋体" w:hAnsi="宋体" w:cs="宋体"/>
          <w:b/>
          <w:bCs/>
          <w:kern w:val="0"/>
          <w:sz w:val="27"/>
          <w:szCs w:val="27"/>
        </w:rPr>
        <w:t>枚举值</w:t>
      </w:r>
    </w:p>
    <w:p w:rsidR="00B03E20" w:rsidRPr="00B03E20" w:rsidRDefault="00B03E20" w:rsidP="00B03E20">
      <w:pPr>
        <w:widowControl/>
        <w:numPr>
          <w:ilvl w:val="0"/>
          <w:numId w:val="8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如果是完备集，可以用Enum，比如：ENABLE, DISABLE。</w:t>
      </w:r>
    </w:p>
    <w:p w:rsidR="00B03E20" w:rsidRPr="00B03E20" w:rsidRDefault="00B03E20" w:rsidP="00B03E20">
      <w:pPr>
        <w:widowControl/>
        <w:numPr>
          <w:ilvl w:val="0"/>
          <w:numId w:val="8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如果是业务种类，以后明显会有类型增加，不建议用Enum，可以用String代替。</w:t>
      </w:r>
    </w:p>
    <w:p w:rsidR="00B03E20" w:rsidRPr="00B03E20" w:rsidRDefault="00B03E20" w:rsidP="00B03E20">
      <w:pPr>
        <w:widowControl/>
        <w:numPr>
          <w:ilvl w:val="0"/>
          <w:numId w:val="8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如果是在返回值中用了Enum，并新增了Enum值，建议先升级服务消费方，这样服务提供方不会返回新值。</w:t>
      </w:r>
    </w:p>
    <w:p w:rsidR="00B03E20" w:rsidRPr="00B03E20" w:rsidRDefault="00B03E20" w:rsidP="00B03E20">
      <w:pPr>
        <w:widowControl/>
        <w:numPr>
          <w:ilvl w:val="0"/>
          <w:numId w:val="8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如果是在传入参数中用了Enum，并新增了Enum值，建议先升级服务提供方，这样服务消费方不会传入新值。</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60" w:name="UserGuide-zh-序列化"/>
      <w:bookmarkEnd w:id="160"/>
      <w:r w:rsidRPr="00B03E20">
        <w:rPr>
          <w:rFonts w:ascii="宋体" w:eastAsia="宋体" w:hAnsi="宋体" w:cs="宋体"/>
          <w:b/>
          <w:bCs/>
          <w:kern w:val="0"/>
          <w:sz w:val="27"/>
          <w:szCs w:val="27"/>
        </w:rPr>
        <w:t>序列化</w:t>
      </w:r>
    </w:p>
    <w:p w:rsidR="00B03E20" w:rsidRPr="00B03E20" w:rsidRDefault="00B03E20" w:rsidP="00B03E20">
      <w:pPr>
        <w:widowControl/>
        <w:numPr>
          <w:ilvl w:val="0"/>
          <w:numId w:val="8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服务参数及返回值建议使用POJO对象，即通过set,get方法表示属性的对象。</w:t>
      </w:r>
    </w:p>
    <w:p w:rsidR="00B03E20" w:rsidRPr="00B03E20" w:rsidRDefault="00B03E20" w:rsidP="00B03E20">
      <w:pPr>
        <w:widowControl/>
        <w:numPr>
          <w:ilvl w:val="0"/>
          <w:numId w:val="8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服务参数及返回值不建议使用接口，因为数据模型抽象的意义不大，并且序列化需要接口实现类的元信息，并不能起到隐藏实现的意图。</w:t>
      </w:r>
    </w:p>
    <w:p w:rsidR="00B03E20" w:rsidRPr="00B03E20" w:rsidRDefault="00B03E20" w:rsidP="00B03E20">
      <w:pPr>
        <w:widowControl/>
        <w:numPr>
          <w:ilvl w:val="0"/>
          <w:numId w:val="87"/>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服务参数及返回值都必需是byValue的，而不能是byRef的，消费方和提供方的参数或返回值引用并不是同一个，只是值相同，Dubbo不支持引用远程对象。</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61" w:name="UserGuide-zh-异常"/>
      <w:bookmarkEnd w:id="161"/>
      <w:r w:rsidRPr="00B03E20">
        <w:rPr>
          <w:rFonts w:ascii="宋体" w:eastAsia="宋体" w:hAnsi="宋体" w:cs="宋体"/>
          <w:b/>
          <w:bCs/>
          <w:kern w:val="0"/>
          <w:sz w:val="27"/>
          <w:szCs w:val="27"/>
        </w:rPr>
        <w:t>异常</w:t>
      </w:r>
    </w:p>
    <w:p w:rsidR="00B03E20" w:rsidRPr="00B03E20" w:rsidRDefault="00B03E20" w:rsidP="00B03E20">
      <w:pPr>
        <w:widowControl/>
        <w:numPr>
          <w:ilvl w:val="0"/>
          <w:numId w:val="8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建议使用异常汇报错误，而不是返回错误码，异常信息能携带更多信息，以及语义更友好，</w:t>
      </w:r>
    </w:p>
    <w:p w:rsidR="00B03E20" w:rsidRPr="00B03E20" w:rsidRDefault="00B03E20" w:rsidP="00B03E20">
      <w:pPr>
        <w:widowControl/>
        <w:numPr>
          <w:ilvl w:val="0"/>
          <w:numId w:val="8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如果担心性能问题，在必要时，可以通过override掉异常类的fillInStackTrace()方法为空方法，使其不拷贝栈信息，</w:t>
      </w:r>
    </w:p>
    <w:p w:rsidR="00B03E20" w:rsidRPr="00B03E20" w:rsidRDefault="00B03E20" w:rsidP="00B03E20">
      <w:pPr>
        <w:widowControl/>
        <w:numPr>
          <w:ilvl w:val="0"/>
          <w:numId w:val="8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查询方法不建议抛出checked异常，否则调用方在查询时将过多的try...catch，并且不能进行有效处理，</w:t>
      </w:r>
    </w:p>
    <w:p w:rsidR="00B03E20" w:rsidRPr="00B03E20" w:rsidRDefault="00B03E20" w:rsidP="00B03E20">
      <w:pPr>
        <w:widowControl/>
        <w:numPr>
          <w:ilvl w:val="0"/>
          <w:numId w:val="88"/>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服务提供方不应将DAO或SQL等异常抛给消费方，应在服务实现中对消费方不关心的异常进行包装，否则可能出现消费方无法反序列化相应异常。</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62" w:name="UserGuide-zh-调用"/>
      <w:bookmarkEnd w:id="162"/>
      <w:r w:rsidRPr="00B03E20">
        <w:rPr>
          <w:rFonts w:ascii="宋体" w:eastAsia="宋体" w:hAnsi="宋体" w:cs="宋体"/>
          <w:b/>
          <w:bCs/>
          <w:kern w:val="0"/>
          <w:sz w:val="27"/>
          <w:szCs w:val="27"/>
        </w:rPr>
        <w:t>调用</w:t>
      </w:r>
    </w:p>
    <w:p w:rsidR="00B03E20" w:rsidRPr="00B03E20" w:rsidRDefault="00B03E20" w:rsidP="00B03E20">
      <w:pPr>
        <w:widowControl/>
        <w:numPr>
          <w:ilvl w:val="0"/>
          <w:numId w:val="8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不要只是因为是Dubbo调用，而把调用Try-Catch起来。Try-Catch应该加上合适的回滚边界上。</w:t>
      </w:r>
    </w:p>
    <w:p w:rsidR="00B03E20" w:rsidRPr="00B03E20" w:rsidRDefault="00B03E20" w:rsidP="00B03E20">
      <w:pPr>
        <w:widowControl/>
        <w:numPr>
          <w:ilvl w:val="0"/>
          <w:numId w:val="89"/>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对于输入参数的校验逻辑在Provider端要有。如有性能上的考虑，服务实现者可以考虑在API包上加上服务Stub类来完成检验。</w:t>
      </w:r>
    </w:p>
    <w:p w:rsidR="00B03E20" w:rsidRPr="00B03E20" w:rsidRDefault="00B03E20" w:rsidP="00B03E20">
      <w:pPr>
        <w:widowControl/>
        <w:spacing w:before="100" w:beforeAutospacing="1" w:after="100" w:afterAutospacing="1"/>
        <w:jc w:val="left"/>
        <w:outlineLvl w:val="1"/>
        <w:rPr>
          <w:rFonts w:ascii="宋体" w:eastAsia="宋体" w:hAnsi="宋体" w:cs="宋体"/>
          <w:b/>
          <w:bCs/>
          <w:kern w:val="0"/>
          <w:sz w:val="36"/>
          <w:szCs w:val="36"/>
        </w:rPr>
      </w:pPr>
      <w:bookmarkStart w:id="163" w:name="UserGuide-zh-推荐用法"/>
      <w:bookmarkEnd w:id="163"/>
      <w:r w:rsidRPr="00B03E20">
        <w:rPr>
          <w:rFonts w:ascii="宋体" w:eastAsia="宋体" w:hAnsi="宋体" w:cs="宋体"/>
          <w:b/>
          <w:bCs/>
          <w:kern w:val="0"/>
          <w:sz w:val="36"/>
          <w:szCs w:val="36"/>
        </w:rPr>
        <w:t>推荐用法</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558" w:tooltip="Recommended Usage-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559" w:anchor="UserGuide-zh-%E6%8E%A8%E8%8D%90%E7%94%A8%E6%B3%95"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164" w:name="UserGuide-zh-在Provider上尽量多配置Consumer端属性"/>
      <w:bookmarkEnd w:id="164"/>
      <w:r w:rsidRPr="00B03E20">
        <w:rPr>
          <w:rFonts w:ascii="宋体" w:eastAsia="宋体" w:hAnsi="宋体" w:cs="宋体"/>
          <w:b/>
          <w:bCs/>
          <w:kern w:val="0"/>
          <w:sz w:val="24"/>
          <w:szCs w:val="24"/>
        </w:rPr>
        <w:t>在Provider上尽量多配置Consumer端属性</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原因如下：</w:t>
      </w:r>
    </w:p>
    <w:p w:rsidR="00B03E20" w:rsidRPr="00B03E20" w:rsidRDefault="00B03E20" w:rsidP="00B03E20">
      <w:pPr>
        <w:widowControl/>
        <w:numPr>
          <w:ilvl w:val="0"/>
          <w:numId w:val="9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作服务的提供者，比服务使用方</w:t>
      </w:r>
      <w:r w:rsidRPr="00B03E20">
        <w:rPr>
          <w:rFonts w:ascii="宋体" w:eastAsia="宋体" w:hAnsi="宋体" w:cs="宋体"/>
          <w:color w:val="FF0000"/>
          <w:kern w:val="0"/>
          <w:sz w:val="24"/>
          <w:szCs w:val="24"/>
        </w:rPr>
        <w:t>更清楚</w:t>
      </w:r>
      <w:r w:rsidRPr="00B03E20">
        <w:rPr>
          <w:rFonts w:ascii="宋体" w:eastAsia="宋体" w:hAnsi="宋体" w:cs="宋体"/>
          <w:kern w:val="0"/>
          <w:sz w:val="24"/>
          <w:szCs w:val="24"/>
        </w:rPr>
        <w:t>服务性能参数，如调用的超时时间，合理的重试次数，等等</w:t>
      </w:r>
    </w:p>
    <w:p w:rsidR="00B03E20" w:rsidRPr="00B03E20" w:rsidRDefault="00B03E20" w:rsidP="00B03E20">
      <w:pPr>
        <w:widowControl/>
        <w:numPr>
          <w:ilvl w:val="0"/>
          <w:numId w:val="90"/>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在Provider配置后，Consumer不配置则会使用Provider的配置值，即Provider配置可以作为Consumer的缺省值。</w:t>
      </w:r>
      <w:r w:rsidRPr="00B03E20">
        <w:rPr>
          <w:rFonts w:ascii="宋体" w:eastAsia="宋体" w:hAnsi="宋体" w:cs="宋体"/>
          <w:kern w:val="0"/>
          <w:sz w:val="24"/>
          <w:szCs w:val="24"/>
        </w:rPr>
        <w:br/>
        <w:t>否则，Consumer会使用</w:t>
      </w:r>
      <w:r w:rsidRPr="00B03E20">
        <w:rPr>
          <w:rFonts w:ascii="宋体" w:eastAsia="宋体" w:hAnsi="宋体" w:cs="宋体"/>
          <w:color w:val="A52A2A"/>
          <w:kern w:val="0"/>
          <w:sz w:val="24"/>
          <w:szCs w:val="24"/>
        </w:rPr>
        <w:t>Consumer端的全局设置</w:t>
      </w:r>
      <w:r w:rsidRPr="00B03E20">
        <w:rPr>
          <w:rFonts w:ascii="宋体" w:eastAsia="宋体" w:hAnsi="宋体" w:cs="宋体"/>
          <w:kern w:val="0"/>
          <w:sz w:val="24"/>
          <w:szCs w:val="24"/>
        </w:rPr>
        <w:t>，这对于Provider</w:t>
      </w:r>
      <w:r w:rsidRPr="00B03E20">
        <w:rPr>
          <w:rFonts w:ascii="宋体" w:eastAsia="宋体" w:hAnsi="宋体" w:cs="宋体"/>
          <w:b/>
          <w:bCs/>
          <w:color w:val="FF0000"/>
          <w:kern w:val="0"/>
          <w:sz w:val="24"/>
          <w:szCs w:val="24"/>
        </w:rPr>
        <w:t>不可控的</w:t>
      </w:r>
      <w:r w:rsidRPr="00B03E20">
        <w:rPr>
          <w:rFonts w:ascii="宋体" w:eastAsia="宋体" w:hAnsi="宋体" w:cs="宋体"/>
          <w:kern w:val="0"/>
          <w:sz w:val="24"/>
          <w:szCs w:val="24"/>
        </w:rPr>
        <w:t>，并且往往是</w:t>
      </w:r>
      <w:r w:rsidRPr="00B03E20">
        <w:rPr>
          <w:rFonts w:ascii="宋体" w:eastAsia="宋体" w:hAnsi="宋体" w:cs="宋体"/>
          <w:b/>
          <w:bCs/>
          <w:color w:val="FF0000"/>
          <w:kern w:val="0"/>
          <w:sz w:val="24"/>
          <w:szCs w:val="24"/>
        </w:rPr>
        <w:t>不合理的</w:t>
      </w:r>
      <w:r w:rsidRPr="00B03E20">
        <w:rPr>
          <w:rFonts w:ascii="宋体" w:eastAsia="宋体" w:hAnsi="宋体" w:cs="宋体"/>
          <w:kern w:val="0"/>
          <w:sz w:val="24"/>
          <w:szCs w:val="24"/>
        </w:rPr>
        <w:t>。</w:t>
      </w:r>
      <w:r w:rsidRPr="00B03E20">
        <w:rPr>
          <w:rFonts w:ascii="宋体" w:eastAsia="宋体" w:hAnsi="宋体" w:cs="宋体"/>
          <w:kern w:val="0"/>
          <w:sz w:val="24"/>
          <w:szCs w:val="24"/>
        </w:rPr>
        <w:br/>
        <w:t>PS: 配置的覆盖规则：1) 方法级配置别优于接口级别，即小Scope优先 2) Consumer端配置 优于 Provider配置 优于 全局配置，最后是Dubbo Hard Code的配置值（见配置文档）</w:t>
      </w:r>
      <w:r w:rsidRPr="00B03E20">
        <w:rPr>
          <w:rFonts w:ascii="宋体" w:eastAsia="宋体" w:hAnsi="宋体" w:cs="宋体"/>
          <w:kern w:val="0"/>
          <w:sz w:val="24"/>
          <w:szCs w:val="24"/>
        </w:rPr>
        <w:br/>
        <w:t xml:space="preserve">配置的覆盖规则详见： </w:t>
      </w:r>
      <w:hyperlink r:id="rId560" w:anchor="UserGuide-zh-ConfigurationReference" w:history="1">
        <w:r w:rsidRPr="00B03E20">
          <w:rPr>
            <w:rFonts w:ascii="宋体" w:eastAsia="宋体" w:hAnsi="宋体" w:cs="宋体"/>
            <w:color w:val="0000FF"/>
            <w:kern w:val="0"/>
            <w:sz w:val="24"/>
            <w:szCs w:val="24"/>
            <w:u w:val="single"/>
          </w:rPr>
          <w:t>Dubbo配置参考手册</w:t>
        </w:r>
      </w:hyperlink>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Provider上尽量多配置Consumer端的属性，让Provider实现者一开始就思考Provider服务特点、服务质量的问题。</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示例：</w:t>
      </w:r>
    </w:p>
    <w:tbl>
      <w:tblPr>
        <w:tblW w:w="0" w:type="auto"/>
        <w:tblCellSpacing w:w="0" w:type="dxa"/>
        <w:tblCellMar>
          <w:left w:w="0" w:type="dxa"/>
          <w:right w:w="0" w:type="dxa"/>
        </w:tblCellMar>
        <w:tblLook w:val="04A0"/>
      </w:tblPr>
      <w:tblGrid>
        <w:gridCol w:w="133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interface="com.alibaba.hello.api.HelloService"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version="1.0.0"</w:t>
            </w:r>
            <w:r w:rsidRPr="00B03E20">
              <w:rPr>
                <w:rFonts w:ascii="宋体" w:eastAsia="宋体" w:hAnsi="宋体" w:cs="宋体"/>
                <w:kern w:val="0"/>
                <w:sz w:val="24"/>
                <w:szCs w:val="24"/>
              </w:rPr>
              <w:t xml:space="preserve"> </w:t>
            </w:r>
            <w:r w:rsidRPr="00B03E20">
              <w:rPr>
                <w:rFonts w:ascii="宋体" w:eastAsia="宋体" w:hAnsi="宋体" w:cs="宋体"/>
                <w:kern w:val="0"/>
                <w:sz w:val="24"/>
              </w:rPr>
              <w:t>ref="helloService"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timeout="300"</w:t>
            </w:r>
            <w:r w:rsidRPr="00B03E20">
              <w:rPr>
                <w:rFonts w:ascii="宋体" w:eastAsia="宋体" w:hAnsi="宋体" w:cs="宋体"/>
                <w:kern w:val="0"/>
                <w:sz w:val="24"/>
                <w:szCs w:val="24"/>
              </w:rPr>
              <w:t xml:space="preserve"> </w:t>
            </w:r>
            <w:r w:rsidRPr="00B03E20">
              <w:rPr>
                <w:rFonts w:ascii="宋体" w:eastAsia="宋体" w:hAnsi="宋体" w:cs="宋体"/>
                <w:kern w:val="0"/>
                <w:sz w:val="24"/>
              </w:rPr>
              <w:t>retry="2"</w:t>
            </w:r>
            <w:r w:rsidRPr="00B03E20">
              <w:rPr>
                <w:rFonts w:ascii="宋体" w:eastAsia="宋体" w:hAnsi="宋体" w:cs="宋体"/>
                <w:kern w:val="0"/>
                <w:sz w:val="24"/>
                <w:szCs w:val="24"/>
              </w:rPr>
              <w:t xml:space="preserve"> </w:t>
            </w:r>
            <w:r w:rsidRPr="00B03E20">
              <w:rPr>
                <w:rFonts w:ascii="宋体" w:eastAsia="宋体" w:hAnsi="宋体" w:cs="宋体"/>
                <w:kern w:val="0"/>
                <w:sz w:val="24"/>
              </w:rPr>
              <w:t>loadbalance="random"</w:t>
            </w:r>
            <w:r w:rsidRPr="00B03E20">
              <w:rPr>
                <w:rFonts w:ascii="宋体" w:eastAsia="宋体" w:hAnsi="宋体" w:cs="宋体"/>
                <w:kern w:val="0"/>
                <w:sz w:val="24"/>
                <w:szCs w:val="24"/>
              </w:rPr>
              <w:t xml:space="preserve"> </w:t>
            </w:r>
            <w:r w:rsidRPr="00B03E20">
              <w:rPr>
                <w:rFonts w:ascii="宋体" w:eastAsia="宋体" w:hAnsi="宋体" w:cs="宋体"/>
                <w:kern w:val="0"/>
                <w:sz w:val="24"/>
              </w:rPr>
              <w:t>actives="0"</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interface="com.alibaba.hello.api.WorldService"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version="1.0.0"</w:t>
            </w:r>
            <w:r w:rsidRPr="00B03E20">
              <w:rPr>
                <w:rFonts w:ascii="宋体" w:eastAsia="宋体" w:hAnsi="宋体" w:cs="宋体"/>
                <w:kern w:val="0"/>
                <w:sz w:val="24"/>
                <w:szCs w:val="24"/>
              </w:rPr>
              <w:t xml:space="preserve"> </w:t>
            </w:r>
            <w:r w:rsidRPr="00B03E20">
              <w:rPr>
                <w:rFonts w:ascii="宋体" w:eastAsia="宋体" w:hAnsi="宋体" w:cs="宋体"/>
                <w:kern w:val="0"/>
                <w:sz w:val="24"/>
              </w:rPr>
              <w:t>ref="helloService"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timeout="300"</w:t>
            </w:r>
            <w:r w:rsidRPr="00B03E20">
              <w:rPr>
                <w:rFonts w:ascii="宋体" w:eastAsia="宋体" w:hAnsi="宋体" w:cs="宋体"/>
                <w:kern w:val="0"/>
                <w:sz w:val="24"/>
                <w:szCs w:val="24"/>
              </w:rPr>
              <w:t xml:space="preserve"> </w:t>
            </w:r>
            <w:r w:rsidRPr="00B03E20">
              <w:rPr>
                <w:rFonts w:ascii="宋体" w:eastAsia="宋体" w:hAnsi="宋体" w:cs="宋体"/>
                <w:kern w:val="0"/>
                <w:sz w:val="24"/>
              </w:rPr>
              <w:t>retry="2"</w:t>
            </w:r>
            <w:r w:rsidRPr="00B03E20">
              <w:rPr>
                <w:rFonts w:ascii="宋体" w:eastAsia="宋体" w:hAnsi="宋体" w:cs="宋体"/>
                <w:kern w:val="0"/>
                <w:sz w:val="24"/>
                <w:szCs w:val="24"/>
              </w:rPr>
              <w:t xml:space="preserve"> </w:t>
            </w:r>
            <w:r w:rsidRPr="00B03E20">
              <w:rPr>
                <w:rFonts w:ascii="宋体" w:eastAsia="宋体" w:hAnsi="宋体" w:cs="宋体"/>
                <w:kern w:val="0"/>
                <w:sz w:val="24"/>
              </w:rPr>
              <w:t>loadbalance="random"</w:t>
            </w:r>
            <w:r w:rsidRPr="00B03E20">
              <w:rPr>
                <w:rFonts w:ascii="宋体" w:eastAsia="宋体" w:hAnsi="宋体" w:cs="宋体"/>
                <w:kern w:val="0"/>
                <w:sz w:val="24"/>
                <w:szCs w:val="24"/>
              </w:rPr>
              <w:t xml:space="preserve"> </w:t>
            </w:r>
            <w:r w:rsidRPr="00B03E20">
              <w:rPr>
                <w:rFonts w:ascii="宋体" w:eastAsia="宋体" w:hAnsi="宋体" w:cs="宋体"/>
                <w:kern w:val="0"/>
                <w:sz w:val="24"/>
              </w:rPr>
              <w:t>actives="0"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name="findAllPerson"</w:t>
            </w:r>
            <w:r w:rsidRPr="00B03E20">
              <w:rPr>
                <w:rFonts w:ascii="宋体" w:eastAsia="宋体" w:hAnsi="宋体" w:cs="宋体"/>
                <w:kern w:val="0"/>
                <w:sz w:val="24"/>
                <w:szCs w:val="24"/>
              </w:rPr>
              <w:t xml:space="preserve"> </w:t>
            </w:r>
            <w:r w:rsidRPr="00B03E20">
              <w:rPr>
                <w:rFonts w:ascii="宋体" w:eastAsia="宋体" w:hAnsi="宋体" w:cs="宋体"/>
                <w:kern w:val="0"/>
                <w:sz w:val="24"/>
              </w:rPr>
              <w:t>timeout="10000"</w:t>
            </w:r>
            <w:r w:rsidRPr="00B03E20">
              <w:rPr>
                <w:rFonts w:ascii="宋体" w:eastAsia="宋体" w:hAnsi="宋体" w:cs="宋体"/>
                <w:kern w:val="0"/>
                <w:sz w:val="24"/>
                <w:szCs w:val="24"/>
              </w:rPr>
              <w:t xml:space="preserve"> </w:t>
            </w:r>
            <w:r w:rsidRPr="00B03E20">
              <w:rPr>
                <w:rFonts w:ascii="宋体" w:eastAsia="宋体" w:hAnsi="宋体" w:cs="宋体"/>
                <w:kern w:val="0"/>
                <w:sz w:val="24"/>
              </w:rPr>
              <w:t>retries="9"</w:t>
            </w:r>
            <w:r w:rsidRPr="00B03E20">
              <w:rPr>
                <w:rFonts w:ascii="宋体" w:eastAsia="宋体" w:hAnsi="宋体" w:cs="宋体"/>
                <w:kern w:val="0"/>
                <w:sz w:val="24"/>
                <w:szCs w:val="24"/>
              </w:rPr>
              <w:t xml:space="preserve"> </w:t>
            </w:r>
            <w:r w:rsidRPr="00B03E20">
              <w:rPr>
                <w:rFonts w:ascii="宋体" w:eastAsia="宋体" w:hAnsi="宋体" w:cs="宋体"/>
                <w:kern w:val="0"/>
                <w:sz w:val="24"/>
              </w:rPr>
              <w:t>loadbalance="leastactive"</w:t>
            </w:r>
            <w:r w:rsidRPr="00B03E20">
              <w:rPr>
                <w:rFonts w:ascii="宋体" w:eastAsia="宋体" w:hAnsi="宋体" w:cs="宋体"/>
                <w:kern w:val="0"/>
                <w:sz w:val="24"/>
                <w:szCs w:val="24"/>
              </w:rPr>
              <w:t xml:space="preserve"> </w:t>
            </w:r>
            <w:r w:rsidRPr="00B03E20">
              <w:rPr>
                <w:rFonts w:ascii="宋体" w:eastAsia="宋体" w:hAnsi="宋体" w:cs="宋体"/>
                <w:kern w:val="0"/>
                <w:sz w:val="24"/>
              </w:rPr>
              <w:t>actives="5"</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在Provider可以配置的Consumer端属性有：</w:t>
      </w:r>
    </w:p>
    <w:p w:rsidR="00B03E20" w:rsidRPr="00B03E20" w:rsidRDefault="00B03E20" w:rsidP="00B03E20">
      <w:pPr>
        <w:widowControl/>
        <w:numPr>
          <w:ilvl w:val="0"/>
          <w:numId w:val="9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timeout</w:t>
      </w:r>
      <w:r w:rsidRPr="00B03E20">
        <w:rPr>
          <w:rFonts w:ascii="宋体" w:eastAsia="宋体" w:hAnsi="宋体" w:cs="宋体"/>
          <w:kern w:val="0"/>
          <w:sz w:val="24"/>
          <w:szCs w:val="24"/>
        </w:rPr>
        <w:t>，方法调用超时</w:t>
      </w:r>
    </w:p>
    <w:p w:rsidR="00B03E20" w:rsidRPr="00B03E20" w:rsidRDefault="00B03E20" w:rsidP="00B03E20">
      <w:pPr>
        <w:widowControl/>
        <w:numPr>
          <w:ilvl w:val="0"/>
          <w:numId w:val="9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retries</w:t>
      </w:r>
      <w:r w:rsidRPr="00B03E20">
        <w:rPr>
          <w:rFonts w:ascii="宋体" w:eastAsia="宋体" w:hAnsi="宋体" w:cs="宋体"/>
          <w:kern w:val="0"/>
          <w:sz w:val="24"/>
          <w:szCs w:val="24"/>
        </w:rPr>
        <w:t>，失败重试次数，缺省是2（表示加上第一次调用，会调用3次）</w:t>
      </w:r>
    </w:p>
    <w:p w:rsidR="00B03E20" w:rsidRPr="00B03E20" w:rsidRDefault="00B03E20" w:rsidP="00B03E20">
      <w:pPr>
        <w:widowControl/>
        <w:numPr>
          <w:ilvl w:val="0"/>
          <w:numId w:val="9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loadbalance</w:t>
      </w:r>
      <w:r w:rsidRPr="00B03E20">
        <w:rPr>
          <w:rFonts w:ascii="宋体" w:eastAsia="宋体" w:hAnsi="宋体" w:cs="宋体"/>
          <w:kern w:val="0"/>
          <w:sz w:val="24"/>
          <w:szCs w:val="24"/>
        </w:rPr>
        <w:t>，负载均衡算法（有多个Provider时，如何挑选Provider调用），缺省是随机（random）。</w:t>
      </w:r>
      <w:r w:rsidRPr="00B03E20">
        <w:rPr>
          <w:rFonts w:ascii="宋体" w:eastAsia="宋体" w:hAnsi="宋体" w:cs="宋体"/>
          <w:kern w:val="0"/>
          <w:sz w:val="24"/>
          <w:szCs w:val="24"/>
        </w:rPr>
        <w:br/>
        <w:t>还可以有轮训(roundrobin)、最不活跃优先（leastactive，指从Consumer端并发调用最好的Provider，可以减少的反应慢的Provider的调用，因为反应更容易累积并发的调用）</w:t>
      </w:r>
    </w:p>
    <w:p w:rsidR="00B03E20" w:rsidRPr="00B03E20" w:rsidRDefault="00B03E20" w:rsidP="00B03E20">
      <w:pPr>
        <w:widowControl/>
        <w:numPr>
          <w:ilvl w:val="0"/>
          <w:numId w:val="91"/>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actives</w:t>
      </w:r>
      <w:r w:rsidRPr="00B03E20">
        <w:rPr>
          <w:rFonts w:ascii="宋体" w:eastAsia="宋体" w:hAnsi="宋体" w:cs="宋体"/>
          <w:kern w:val="0"/>
          <w:sz w:val="24"/>
          <w:szCs w:val="24"/>
        </w:rPr>
        <w:t>，消费者端，最大并发调用限制，即当Consumer对一个服务的并发调用到上限后，新调用会Wait直到超时。</w:t>
      </w:r>
      <w:r w:rsidRPr="00B03E20">
        <w:rPr>
          <w:rFonts w:ascii="宋体" w:eastAsia="宋体" w:hAnsi="宋体" w:cs="宋体"/>
          <w:kern w:val="0"/>
          <w:sz w:val="24"/>
          <w:szCs w:val="24"/>
        </w:rPr>
        <w:br/>
        <w:t>在方法上配置（dubbo:method ）则并发限制针对方法，在接口上配置（dubbo:service），则并发限制针对服务。</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详细配置说明参见：</w:t>
      </w:r>
      <w:hyperlink r:id="rId561" w:anchor="UserGuide-zh-ConfigurationReference" w:history="1">
        <w:r w:rsidRPr="00B03E20">
          <w:rPr>
            <w:rFonts w:ascii="宋体" w:eastAsia="宋体" w:hAnsi="宋体" w:cs="宋体"/>
            <w:color w:val="0000FF"/>
            <w:kern w:val="0"/>
            <w:sz w:val="24"/>
            <w:szCs w:val="24"/>
            <w:u w:val="single"/>
          </w:rPr>
          <w:t>Dubbo配置参考手册</w:t>
        </w:r>
      </w:hyperlink>
      <w:r w:rsidRPr="00B03E20">
        <w:rPr>
          <w:rFonts w:ascii="宋体" w:eastAsia="宋体" w:hAnsi="宋体" w:cs="宋体"/>
          <w:kern w:val="0"/>
          <w:sz w:val="24"/>
          <w:szCs w:val="24"/>
        </w:rPr>
        <w:t> </w:t>
      </w: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165" w:name="UserGuide-zh-Provider上配置合理的Provider端属性"/>
      <w:bookmarkEnd w:id="165"/>
      <w:r w:rsidRPr="00B03E20">
        <w:rPr>
          <w:rFonts w:ascii="宋体" w:eastAsia="宋体" w:hAnsi="宋体" w:cs="宋体"/>
          <w:b/>
          <w:bCs/>
          <w:kern w:val="0"/>
          <w:sz w:val="24"/>
          <w:szCs w:val="24"/>
        </w:rPr>
        <w:t>Provider上配置合理的Provider端属性</w:t>
      </w:r>
    </w:p>
    <w:tbl>
      <w:tblPr>
        <w:tblW w:w="0" w:type="auto"/>
        <w:tblCellSpacing w:w="0" w:type="dxa"/>
        <w:tblCellMar>
          <w:left w:w="0" w:type="dxa"/>
          <w:right w:w="0" w:type="dxa"/>
        </w:tblCellMar>
        <w:tblLook w:val="04A0"/>
      </w:tblPr>
      <w:tblGrid>
        <w:gridCol w:w="1152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&lt;dubbo:protocol</w:t>
            </w:r>
            <w:r w:rsidRPr="00B03E20">
              <w:rPr>
                <w:rFonts w:ascii="宋体" w:eastAsia="宋体" w:hAnsi="宋体" w:cs="宋体"/>
                <w:kern w:val="0"/>
                <w:sz w:val="24"/>
                <w:szCs w:val="24"/>
              </w:rPr>
              <w:t xml:space="preserve"> </w:t>
            </w:r>
            <w:r w:rsidRPr="00B03E20">
              <w:rPr>
                <w:rFonts w:ascii="宋体" w:eastAsia="宋体" w:hAnsi="宋体" w:cs="宋体"/>
                <w:kern w:val="0"/>
                <w:sz w:val="24"/>
              </w:rPr>
              <w:t>threads="200"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interface="com.alibaba.hello.api.HelloService"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version="1.0.0"</w:t>
            </w:r>
            <w:r w:rsidRPr="00B03E20">
              <w:rPr>
                <w:rFonts w:ascii="宋体" w:eastAsia="宋体" w:hAnsi="宋体" w:cs="宋体"/>
                <w:kern w:val="0"/>
                <w:sz w:val="24"/>
                <w:szCs w:val="24"/>
              </w:rPr>
              <w:t xml:space="preserve"> </w:t>
            </w:r>
            <w:r w:rsidRPr="00B03E20">
              <w:rPr>
                <w:rFonts w:ascii="宋体" w:eastAsia="宋体" w:hAnsi="宋体" w:cs="宋体"/>
                <w:kern w:val="0"/>
                <w:sz w:val="24"/>
              </w:rPr>
              <w:t>ref="helloService"</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executes="200"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&lt;dubbo:method</w:t>
            </w:r>
            <w:r w:rsidRPr="00B03E20">
              <w:rPr>
                <w:rFonts w:ascii="宋体" w:eastAsia="宋体" w:hAnsi="宋体" w:cs="宋体"/>
                <w:kern w:val="0"/>
                <w:sz w:val="24"/>
                <w:szCs w:val="24"/>
              </w:rPr>
              <w:t xml:space="preserve"> </w:t>
            </w:r>
            <w:r w:rsidRPr="00B03E20">
              <w:rPr>
                <w:rFonts w:ascii="宋体" w:eastAsia="宋体" w:hAnsi="宋体" w:cs="宋体"/>
                <w:kern w:val="0"/>
                <w:sz w:val="24"/>
              </w:rPr>
              <w:t>name="findAllPerson"</w:t>
            </w:r>
            <w:r w:rsidRPr="00B03E20">
              <w:rPr>
                <w:rFonts w:ascii="宋体" w:eastAsia="宋体" w:hAnsi="宋体" w:cs="宋体"/>
                <w:kern w:val="0"/>
                <w:sz w:val="24"/>
                <w:szCs w:val="24"/>
              </w:rPr>
              <w:t xml:space="preserve"> </w:t>
            </w:r>
            <w:r w:rsidRPr="00B03E20">
              <w:rPr>
                <w:rFonts w:ascii="宋体" w:eastAsia="宋体" w:hAnsi="宋体" w:cs="宋体"/>
                <w:kern w:val="0"/>
                <w:sz w:val="24"/>
              </w:rPr>
              <w:t>executes="50"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Provider上可以配置的Provider端属性有：</w:t>
      </w:r>
    </w:p>
    <w:p w:rsidR="00B03E20" w:rsidRPr="00B03E20" w:rsidRDefault="00B03E20" w:rsidP="00B03E20">
      <w:pPr>
        <w:widowControl/>
        <w:numPr>
          <w:ilvl w:val="0"/>
          <w:numId w:val="9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threads</w:t>
      </w:r>
      <w:r w:rsidRPr="00B03E20">
        <w:rPr>
          <w:rFonts w:ascii="宋体" w:eastAsia="宋体" w:hAnsi="宋体" w:cs="宋体"/>
          <w:kern w:val="0"/>
          <w:sz w:val="24"/>
          <w:szCs w:val="24"/>
        </w:rPr>
        <w:t>，服务线程池大小</w:t>
      </w:r>
    </w:p>
    <w:p w:rsidR="00B03E20" w:rsidRPr="00B03E20" w:rsidRDefault="00B03E20" w:rsidP="00B03E20">
      <w:pPr>
        <w:widowControl/>
        <w:numPr>
          <w:ilvl w:val="0"/>
          <w:numId w:val="92"/>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b/>
          <w:bCs/>
          <w:kern w:val="0"/>
          <w:sz w:val="24"/>
          <w:szCs w:val="24"/>
        </w:rPr>
        <w:t>executes</w:t>
      </w:r>
      <w:r w:rsidRPr="00B03E20">
        <w:rPr>
          <w:rFonts w:ascii="宋体" w:eastAsia="宋体" w:hAnsi="宋体" w:cs="宋体"/>
          <w:kern w:val="0"/>
          <w:sz w:val="24"/>
          <w:szCs w:val="24"/>
        </w:rPr>
        <w:t>，一个服务提供者并行执行请求上限，即当Provider对一个服务的并发调用到上限后，新调用会 Wait（Consumer可能到超时）。在方法上配置（dubbo:method ）则并发限制针对方法，在接口上配置（dubbo:service），则并发限制针对服务。</w:t>
      </w: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166" w:name="UserGuide-zh-配置上管理信息"/>
      <w:bookmarkEnd w:id="166"/>
      <w:r w:rsidRPr="00B03E20">
        <w:rPr>
          <w:rFonts w:ascii="宋体" w:eastAsia="宋体" w:hAnsi="宋体" w:cs="宋体"/>
          <w:b/>
          <w:bCs/>
          <w:kern w:val="0"/>
          <w:sz w:val="24"/>
          <w:szCs w:val="24"/>
        </w:rPr>
        <w:t>配置上管理信息</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目前有</w:t>
      </w:r>
      <w:r w:rsidRPr="00B03E20">
        <w:rPr>
          <w:rFonts w:ascii="宋体" w:eastAsia="宋体" w:hAnsi="宋体" w:cs="宋体"/>
          <w:b/>
          <w:bCs/>
          <w:color w:val="FF0000"/>
          <w:kern w:val="0"/>
          <w:sz w:val="24"/>
          <w:szCs w:val="24"/>
        </w:rPr>
        <w:t>负责人</w:t>
      </w:r>
      <w:r w:rsidRPr="00B03E20">
        <w:rPr>
          <w:rFonts w:ascii="宋体" w:eastAsia="宋体" w:hAnsi="宋体" w:cs="宋体"/>
          <w:kern w:val="0"/>
          <w:sz w:val="24"/>
          <w:szCs w:val="24"/>
        </w:rPr>
        <w:t>信息和</w:t>
      </w:r>
      <w:r w:rsidRPr="00B03E20">
        <w:rPr>
          <w:rFonts w:ascii="宋体" w:eastAsia="宋体" w:hAnsi="宋体" w:cs="宋体"/>
          <w:b/>
          <w:bCs/>
          <w:color w:val="FF0000"/>
          <w:kern w:val="0"/>
          <w:sz w:val="24"/>
          <w:szCs w:val="24"/>
        </w:rPr>
        <w:t>组织</w:t>
      </w:r>
      <w:r w:rsidRPr="00B03E20">
        <w:rPr>
          <w:rFonts w:ascii="宋体" w:eastAsia="宋体" w:hAnsi="宋体" w:cs="宋体"/>
          <w:kern w:val="0"/>
          <w:sz w:val="24"/>
          <w:szCs w:val="24"/>
        </w:rPr>
        <w:t>信息（用于区分站点）。</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有问题时便于的找到服务的负责人，至少写</w:t>
      </w:r>
      <w:r w:rsidRPr="00B03E20">
        <w:rPr>
          <w:rFonts w:ascii="宋体" w:eastAsia="宋体" w:hAnsi="宋体" w:cs="宋体"/>
          <w:b/>
          <w:bCs/>
          <w:kern w:val="0"/>
          <w:sz w:val="24"/>
          <w:szCs w:val="24"/>
        </w:rPr>
        <w:t>两个人</w:t>
      </w:r>
      <w:r w:rsidRPr="00B03E20">
        <w:rPr>
          <w:rFonts w:ascii="宋体" w:eastAsia="宋体" w:hAnsi="宋体" w:cs="宋体"/>
          <w:kern w:val="0"/>
          <w:sz w:val="24"/>
          <w:szCs w:val="24"/>
        </w:rPr>
        <w:t>以便备份。</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负责人和组织的信息可以在注册中心的上看到。</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示例：</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应用配置负责人、组织</w:t>
      </w:r>
    </w:p>
    <w:tbl>
      <w:tblPr>
        <w:tblW w:w="0" w:type="auto"/>
        <w:tblCellSpacing w:w="0" w:type="dxa"/>
        <w:tblCellMar>
          <w:left w:w="0" w:type="dxa"/>
          <w:right w:w="0" w:type="dxa"/>
        </w:tblCellMar>
        <w:tblLook w:val="04A0"/>
      </w:tblPr>
      <w:tblGrid>
        <w:gridCol w:w="92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099830339"/>
              <w:rPr>
                <w:rFonts w:ascii="宋体" w:eastAsia="宋体" w:hAnsi="宋体" w:cs="宋体"/>
                <w:kern w:val="0"/>
                <w:sz w:val="24"/>
                <w:szCs w:val="24"/>
              </w:rPr>
            </w:pPr>
            <w:r w:rsidRPr="00B03E20">
              <w:rPr>
                <w:rFonts w:ascii="宋体" w:eastAsia="宋体" w:hAnsi="宋体" w:cs="宋体"/>
                <w:kern w:val="0"/>
                <w:sz w:val="24"/>
              </w:rPr>
              <w:t>&lt;dubbo:application</w:t>
            </w:r>
            <w:r w:rsidRPr="00B03E20">
              <w:rPr>
                <w:rFonts w:ascii="宋体" w:eastAsia="宋体" w:hAnsi="宋体" w:cs="宋体"/>
                <w:kern w:val="0"/>
                <w:sz w:val="24"/>
                <w:szCs w:val="24"/>
              </w:rPr>
              <w:t xml:space="preserve"> </w:t>
            </w:r>
            <w:r w:rsidRPr="00B03E20">
              <w:rPr>
                <w:rFonts w:ascii="宋体" w:eastAsia="宋体" w:hAnsi="宋体" w:cs="宋体"/>
                <w:kern w:val="0"/>
                <w:sz w:val="24"/>
              </w:rPr>
              <w:t>owner=”ding.lid,william.liangf” organization=”intl” /&gt;</w:t>
            </w:r>
          </w:p>
        </w:tc>
      </w:tr>
    </w:tbl>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service配置负责人</w:t>
      </w:r>
    </w:p>
    <w:tbl>
      <w:tblPr>
        <w:tblW w:w="0" w:type="auto"/>
        <w:tblCellSpacing w:w="0" w:type="dxa"/>
        <w:tblCellMar>
          <w:left w:w="0" w:type="dxa"/>
          <w:right w:w="0" w:type="dxa"/>
        </w:tblCellMar>
        <w:tblLook w:val="04A0"/>
      </w:tblPr>
      <w:tblGrid>
        <w:gridCol w:w="612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505782976"/>
              <w:rPr>
                <w:rFonts w:ascii="宋体" w:eastAsia="宋体" w:hAnsi="宋体" w:cs="宋体"/>
                <w:kern w:val="0"/>
                <w:sz w:val="24"/>
                <w:szCs w:val="24"/>
              </w:rPr>
            </w:pPr>
            <w:r w:rsidRPr="00B03E20">
              <w:rPr>
                <w:rFonts w:ascii="宋体" w:eastAsia="宋体" w:hAnsi="宋体" w:cs="宋体"/>
                <w:kern w:val="0"/>
                <w:sz w:val="24"/>
              </w:rPr>
              <w:t>&lt;dubbo:service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owner=”ding.lid,william.liangf” /&gt;</w:t>
            </w:r>
          </w:p>
        </w:tc>
      </w:tr>
    </w:tbl>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reference配置负责人</w:t>
      </w:r>
    </w:p>
    <w:tbl>
      <w:tblPr>
        <w:tblW w:w="0" w:type="auto"/>
        <w:tblCellSpacing w:w="0" w:type="dxa"/>
        <w:tblCellMar>
          <w:left w:w="0" w:type="dxa"/>
          <w:right w:w="0" w:type="dxa"/>
        </w:tblCellMar>
        <w:tblLook w:val="04A0"/>
      </w:tblPr>
      <w:tblGrid>
        <w:gridCol w:w="636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510677583"/>
              <w:rPr>
                <w:rFonts w:ascii="宋体" w:eastAsia="宋体" w:hAnsi="宋体" w:cs="宋体"/>
                <w:kern w:val="0"/>
                <w:sz w:val="24"/>
                <w:szCs w:val="24"/>
              </w:rPr>
            </w:pPr>
            <w:r w:rsidRPr="00B03E20">
              <w:rPr>
                <w:rFonts w:ascii="宋体" w:eastAsia="宋体" w:hAnsi="宋体" w:cs="宋体"/>
                <w:kern w:val="0"/>
                <w:sz w:val="24"/>
              </w:rPr>
              <w:t>&lt;dubbo:reference</w:t>
            </w:r>
            <w:r w:rsidRPr="00B03E20">
              <w:rPr>
                <w:rFonts w:ascii="宋体" w:eastAsia="宋体" w:hAnsi="宋体" w:cs="宋体"/>
                <w:kern w:val="0"/>
                <w:sz w:val="24"/>
                <w:szCs w:val="24"/>
              </w:rPr>
              <w:t xml:space="preserve"> </w:t>
            </w:r>
            <w:r w:rsidRPr="00B03E20">
              <w:rPr>
                <w:rFonts w:ascii="宋体" w:eastAsia="宋体" w:hAnsi="宋体" w:cs="宋体"/>
                <w:kern w:val="0"/>
                <w:sz w:val="24"/>
              </w:rPr>
              <w:t>owner=”ding.lid,william.liangf” /&gt;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dubbo:service、dubbo:reference没有配置负责人，则使用dubbo:application设置的负责人。</w:t>
      </w: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167" w:name="UserGuide-zh-配置上Dubbo缓存文件"/>
      <w:bookmarkEnd w:id="167"/>
      <w:r w:rsidRPr="00B03E20">
        <w:rPr>
          <w:rFonts w:ascii="宋体" w:eastAsia="宋体" w:hAnsi="宋体" w:cs="宋体"/>
          <w:b/>
          <w:bCs/>
          <w:kern w:val="0"/>
          <w:sz w:val="24"/>
          <w:szCs w:val="24"/>
        </w:rPr>
        <w:t>配置上Dubbo缓存文件</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配置方法如下：</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提供者列表缓存文件</w:t>
      </w:r>
    </w:p>
    <w:tbl>
      <w:tblPr>
        <w:tblW w:w="0" w:type="auto"/>
        <w:tblCellSpacing w:w="0" w:type="dxa"/>
        <w:tblCellMar>
          <w:left w:w="0" w:type="dxa"/>
          <w:right w:w="0" w:type="dxa"/>
        </w:tblCellMar>
        <w:tblLook w:val="04A0"/>
      </w:tblPr>
      <w:tblGrid>
        <w:gridCol w:w="70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427240075"/>
              <w:rPr>
                <w:rFonts w:ascii="宋体" w:eastAsia="宋体" w:hAnsi="宋体" w:cs="宋体"/>
                <w:kern w:val="0"/>
                <w:sz w:val="24"/>
                <w:szCs w:val="24"/>
              </w:rPr>
            </w:pPr>
            <w:r w:rsidRPr="00B03E20">
              <w:rPr>
                <w:rFonts w:ascii="宋体" w:eastAsia="宋体" w:hAnsi="宋体" w:cs="宋体"/>
                <w:kern w:val="0"/>
                <w:sz w:val="24"/>
              </w:rPr>
              <w:t>&lt;dubbo:registry</w:t>
            </w:r>
            <w:r w:rsidRPr="00B03E20">
              <w:rPr>
                <w:rFonts w:ascii="宋体" w:eastAsia="宋体" w:hAnsi="宋体" w:cs="宋体"/>
                <w:kern w:val="0"/>
                <w:sz w:val="24"/>
                <w:szCs w:val="24"/>
              </w:rPr>
              <w:t xml:space="preserve"> </w:t>
            </w:r>
            <w:r w:rsidRPr="00B03E20">
              <w:rPr>
                <w:rFonts w:ascii="宋体" w:eastAsia="宋体" w:hAnsi="宋体" w:cs="宋体"/>
                <w:kern w:val="0"/>
                <w:sz w:val="24"/>
              </w:rPr>
              <w:t>file=”${user.home}/output/dubbo.cache” /&gt;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注意：</w:t>
      </w:r>
    </w:p>
    <w:p w:rsidR="00B03E20" w:rsidRPr="00B03E20" w:rsidRDefault="00B03E20" w:rsidP="00B03E20">
      <w:pPr>
        <w:widowControl/>
        <w:numPr>
          <w:ilvl w:val="0"/>
          <w:numId w:val="9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文件的路径，应用可以根据需要调整，保证这个文件</w:t>
      </w:r>
      <w:r w:rsidRPr="00B03E20">
        <w:rPr>
          <w:rFonts w:ascii="宋体" w:eastAsia="宋体" w:hAnsi="宋体" w:cs="宋体"/>
          <w:color w:val="FF0000"/>
          <w:kern w:val="0"/>
          <w:sz w:val="24"/>
          <w:szCs w:val="24"/>
        </w:rPr>
        <w:t>不会</w:t>
      </w:r>
      <w:r w:rsidRPr="00B03E20">
        <w:rPr>
          <w:rFonts w:ascii="宋体" w:eastAsia="宋体" w:hAnsi="宋体" w:cs="宋体"/>
          <w:kern w:val="0"/>
          <w:sz w:val="24"/>
          <w:szCs w:val="24"/>
        </w:rPr>
        <w:t>在发布过程中被清除。</w:t>
      </w:r>
    </w:p>
    <w:p w:rsidR="00B03E20" w:rsidRPr="00B03E20" w:rsidRDefault="00B03E20" w:rsidP="00B03E20">
      <w:pPr>
        <w:widowControl/>
        <w:numPr>
          <w:ilvl w:val="0"/>
          <w:numId w:val="93"/>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如果有多个应用进程注意不要使用同一个文件，避免内容被</w:t>
      </w:r>
      <w:r w:rsidRPr="00B03E20">
        <w:rPr>
          <w:rFonts w:ascii="宋体" w:eastAsia="宋体" w:hAnsi="宋体" w:cs="宋体"/>
          <w:color w:val="FF0000"/>
          <w:kern w:val="0"/>
          <w:sz w:val="24"/>
          <w:szCs w:val="24"/>
        </w:rPr>
        <w:t>覆盖</w:t>
      </w:r>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这个文件会缓存：</w:t>
      </w:r>
    </w:p>
    <w:p w:rsidR="00B03E20" w:rsidRPr="00B03E20" w:rsidRDefault="00B03E20" w:rsidP="00B03E20">
      <w:pPr>
        <w:widowControl/>
        <w:numPr>
          <w:ilvl w:val="0"/>
          <w:numId w:val="9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注册中心的列表</w:t>
      </w:r>
    </w:p>
    <w:p w:rsidR="00B03E20" w:rsidRPr="00B03E20" w:rsidRDefault="00B03E20" w:rsidP="00B03E20">
      <w:pPr>
        <w:widowControl/>
        <w:numPr>
          <w:ilvl w:val="0"/>
          <w:numId w:val="94"/>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服务提供者列表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有了这项配置后，当应用重启过程中，Dubbo注册中心不可用时则应用会从这个缓存文件读取服务提供者列表的信息，进一步保证应用可靠性。</w:t>
      </w: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168" w:name="UserGuide-zh-监控配置"/>
      <w:bookmarkEnd w:id="168"/>
      <w:r w:rsidRPr="00B03E20">
        <w:rPr>
          <w:rFonts w:ascii="宋体" w:eastAsia="宋体" w:hAnsi="宋体" w:cs="宋体"/>
          <w:b/>
          <w:bCs/>
          <w:kern w:val="0"/>
          <w:sz w:val="24"/>
          <w:szCs w:val="24"/>
        </w:rPr>
        <w:t>监控配置</w:t>
      </w:r>
    </w:p>
    <w:p w:rsidR="00B03E20" w:rsidRPr="00B03E20" w:rsidRDefault="00B03E20" w:rsidP="00B03E20">
      <w:pPr>
        <w:widowControl/>
        <w:spacing w:before="100" w:beforeAutospacing="1" w:after="100" w:afterAutospacing="1"/>
        <w:jc w:val="left"/>
        <w:outlineLvl w:val="4"/>
        <w:rPr>
          <w:rFonts w:ascii="宋体" w:eastAsia="宋体" w:hAnsi="宋体" w:cs="宋体"/>
          <w:b/>
          <w:bCs/>
          <w:kern w:val="0"/>
          <w:sz w:val="20"/>
          <w:szCs w:val="20"/>
        </w:rPr>
      </w:pPr>
      <w:bookmarkStart w:id="169" w:name="UserGuide-zh-1.使用固定端口暴露服务，而不要使用随机端口"/>
      <w:bookmarkEnd w:id="169"/>
      <w:r w:rsidRPr="00B03E20">
        <w:rPr>
          <w:rFonts w:ascii="宋体" w:eastAsia="宋体" w:hAnsi="宋体" w:cs="宋体"/>
          <w:b/>
          <w:bCs/>
          <w:kern w:val="0"/>
          <w:sz w:val="20"/>
          <w:szCs w:val="20"/>
        </w:rPr>
        <w:t>1. 使用固定端口暴露服务，而不要使用随机端口</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这样在注册中心推送有延迟的情况下，消费者通过缓存列表也能调用到原地址，保证调用成功。</w:t>
      </w:r>
    </w:p>
    <w:p w:rsidR="00B03E20" w:rsidRPr="00B03E20" w:rsidRDefault="00B03E20" w:rsidP="00B03E20">
      <w:pPr>
        <w:widowControl/>
        <w:spacing w:before="100" w:beforeAutospacing="1" w:after="100" w:afterAutospacing="1"/>
        <w:jc w:val="left"/>
        <w:outlineLvl w:val="4"/>
        <w:rPr>
          <w:rFonts w:ascii="宋体" w:eastAsia="宋体" w:hAnsi="宋体" w:cs="宋体"/>
          <w:b/>
          <w:bCs/>
          <w:kern w:val="0"/>
          <w:sz w:val="20"/>
          <w:szCs w:val="20"/>
        </w:rPr>
      </w:pPr>
      <w:bookmarkStart w:id="170" w:name="UserGuide-zh-3.使用Dragoon的http监控项监控注册中心上服"/>
      <w:bookmarkEnd w:id="170"/>
      <w:r w:rsidRPr="00B03E20">
        <w:rPr>
          <w:rFonts w:ascii="宋体" w:eastAsia="宋体" w:hAnsi="宋体" w:cs="宋体"/>
          <w:b/>
          <w:bCs/>
          <w:kern w:val="0"/>
          <w:sz w:val="20"/>
          <w:szCs w:val="20"/>
        </w:rPr>
        <w:t>3. 使用Dragoon的http监控项监控注册中心上服务提供方</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Dragoon监控服务在注册中心上的状态：</w:t>
      </w:r>
      <w:hyperlink r:id="rId562" w:history="1">
        <w:r w:rsidRPr="00B03E20">
          <w:rPr>
            <w:rFonts w:ascii="宋体" w:eastAsia="宋体" w:hAnsi="宋体" w:cs="宋体"/>
            <w:color w:val="0000FF"/>
            <w:kern w:val="0"/>
            <w:sz w:val="24"/>
            <w:szCs w:val="24"/>
            <w:u w:val="single"/>
          </w:rPr>
          <w:t>http://dubbo-reg1.hst.xyi.cn.alidc.net:8080/status/com.alibaba.morgan.member.MemberService:1.0.5</w:t>
        </w:r>
      </w:hyperlink>
      <w:r w:rsidRPr="00B03E20">
        <w:rPr>
          <w:rFonts w:ascii="宋体" w:eastAsia="宋体" w:hAnsi="宋体" w:cs="宋体"/>
          <w:kern w:val="0"/>
          <w:sz w:val="24"/>
          <w:szCs w:val="24"/>
        </w:rPr>
        <w:t>，确保注册中心上有该服务的存在。</w:t>
      </w:r>
    </w:p>
    <w:p w:rsidR="00B03E20" w:rsidRPr="00B03E20" w:rsidRDefault="00B03E20" w:rsidP="00B03E20">
      <w:pPr>
        <w:widowControl/>
        <w:spacing w:before="100" w:beforeAutospacing="1" w:after="100" w:afterAutospacing="1"/>
        <w:jc w:val="left"/>
        <w:outlineLvl w:val="4"/>
        <w:rPr>
          <w:rFonts w:ascii="宋体" w:eastAsia="宋体" w:hAnsi="宋体" w:cs="宋体"/>
          <w:b/>
          <w:bCs/>
          <w:kern w:val="0"/>
          <w:sz w:val="20"/>
          <w:szCs w:val="20"/>
        </w:rPr>
      </w:pPr>
      <w:bookmarkStart w:id="171" w:name="UserGuide-zh-4.服务提供方，使用Dragoon的telnet或sh"/>
      <w:bookmarkEnd w:id="171"/>
      <w:r w:rsidRPr="00B03E20">
        <w:rPr>
          <w:rFonts w:ascii="宋体" w:eastAsia="宋体" w:hAnsi="宋体" w:cs="宋体"/>
          <w:b/>
          <w:bCs/>
          <w:kern w:val="0"/>
          <w:sz w:val="20"/>
          <w:szCs w:val="20"/>
        </w:rPr>
        <w:t>4. 服务提供方，使用Dragoon的telnet或shell监控项</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监控服务提供者端口状态：echo status | nc --i 1 20880 | grep OK | wc --l，其中的20880为服务端口</w:t>
      </w:r>
    </w:p>
    <w:p w:rsidR="00B03E20" w:rsidRPr="00B03E20" w:rsidRDefault="00B03E20" w:rsidP="00B03E20">
      <w:pPr>
        <w:widowControl/>
        <w:spacing w:before="100" w:beforeAutospacing="1" w:after="100" w:afterAutospacing="1"/>
        <w:jc w:val="left"/>
        <w:outlineLvl w:val="4"/>
        <w:rPr>
          <w:rFonts w:ascii="宋体" w:eastAsia="宋体" w:hAnsi="宋体" w:cs="宋体"/>
          <w:b/>
          <w:bCs/>
          <w:kern w:val="0"/>
          <w:sz w:val="20"/>
          <w:szCs w:val="20"/>
        </w:rPr>
      </w:pPr>
      <w:bookmarkStart w:id="172" w:name="UserGuide-zh-5.服务消费方，通过将服务强制转型为EchoServi"/>
      <w:bookmarkEnd w:id="172"/>
      <w:r w:rsidRPr="00B03E20">
        <w:rPr>
          <w:rFonts w:ascii="宋体" w:eastAsia="宋体" w:hAnsi="宋体" w:cs="宋体"/>
          <w:b/>
          <w:bCs/>
          <w:kern w:val="0"/>
          <w:sz w:val="20"/>
          <w:szCs w:val="20"/>
        </w:rPr>
        <w:t>5. 服务消费方，通过将服务强制转型为EchoService，并调用$echo()测试该服务的提供者是可用</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 assertEqauls(“OK”, ((EchoService)memberService).$echo(“OK”));</w:t>
      </w: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173" w:name="UserGuide-zh-不要使用dubbo.properties文件配置，推荐"/>
      <w:bookmarkEnd w:id="173"/>
      <w:r w:rsidRPr="00B03E20">
        <w:rPr>
          <w:rFonts w:ascii="宋体" w:eastAsia="宋体" w:hAnsi="宋体" w:cs="宋体"/>
          <w:b/>
          <w:bCs/>
          <w:kern w:val="0"/>
          <w:sz w:val="24"/>
          <w:szCs w:val="24"/>
        </w:rPr>
        <w:t>不要使用dubbo.properties文件配置，推荐使用对应XML配置</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Dubbo2中所有的配置项都可以Spring配置中，并且可以针对单个服务配置。</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如完全不配置使用Dubbo缺省值，参见</w:t>
      </w:r>
      <w:hyperlink r:id="rId563" w:anchor="UserGuide-zh-ConfigurationReference" w:history="1">
        <w:r w:rsidRPr="00B03E20">
          <w:rPr>
            <w:rFonts w:ascii="宋体" w:eastAsia="宋体" w:hAnsi="宋体" w:cs="宋体"/>
            <w:color w:val="0000FF"/>
            <w:kern w:val="0"/>
            <w:sz w:val="24"/>
            <w:szCs w:val="24"/>
            <w:u w:val="single"/>
          </w:rPr>
          <w:t>Dubbo配置参考手册</w:t>
        </w:r>
      </w:hyperlink>
      <w:r w:rsidRPr="00B03E20">
        <w:rPr>
          <w:rFonts w:ascii="宋体" w:eastAsia="宋体" w:hAnsi="宋体" w:cs="宋体"/>
          <w:kern w:val="0"/>
          <w:sz w:val="24"/>
          <w:szCs w:val="24"/>
        </w:rPr>
        <w:t>中的说明。</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在Dubbo1中需要在dubbo.properties文件中的配置项，Dubbo2中配置示例如下：</w:t>
      </w:r>
    </w:p>
    <w:p w:rsidR="00B03E20" w:rsidRPr="00B03E20" w:rsidRDefault="00B03E20" w:rsidP="00B03E20">
      <w:pPr>
        <w:widowControl/>
        <w:spacing w:before="100" w:beforeAutospacing="1" w:after="100" w:afterAutospacing="1"/>
        <w:jc w:val="left"/>
        <w:outlineLvl w:val="4"/>
        <w:rPr>
          <w:rFonts w:ascii="宋体" w:eastAsia="宋体" w:hAnsi="宋体" w:cs="宋体"/>
          <w:b/>
          <w:bCs/>
          <w:kern w:val="0"/>
          <w:sz w:val="20"/>
          <w:szCs w:val="20"/>
        </w:rPr>
      </w:pPr>
      <w:bookmarkStart w:id="174" w:name="UserGuide-zh-1.应用名&amp;nbsp;"/>
      <w:bookmarkEnd w:id="174"/>
      <w:r w:rsidRPr="00B03E20">
        <w:rPr>
          <w:rFonts w:ascii="宋体" w:eastAsia="宋体" w:hAnsi="宋体" w:cs="宋体"/>
          <w:b/>
          <w:bCs/>
          <w:kern w:val="0"/>
          <w:sz w:val="20"/>
          <w:szCs w:val="20"/>
        </w:rPr>
        <w:t>1. 应用名 </w:t>
      </w:r>
    </w:p>
    <w:tbl>
      <w:tblPr>
        <w:tblW w:w="0" w:type="auto"/>
        <w:tblCellSpacing w:w="0" w:type="dxa"/>
        <w:tblCellMar>
          <w:left w:w="0" w:type="dxa"/>
          <w:right w:w="0" w:type="dxa"/>
        </w:tblCellMar>
        <w:tblLook w:val="04A0"/>
      </w:tblPr>
      <w:tblGrid>
        <w:gridCol w:w="44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014379391"/>
              <w:rPr>
                <w:rFonts w:ascii="宋体" w:eastAsia="宋体" w:hAnsi="宋体" w:cs="宋体"/>
                <w:kern w:val="0"/>
                <w:sz w:val="24"/>
                <w:szCs w:val="24"/>
              </w:rPr>
            </w:pPr>
            <w:r w:rsidRPr="00B03E20">
              <w:rPr>
                <w:rFonts w:ascii="宋体" w:eastAsia="宋体" w:hAnsi="宋体" w:cs="宋体"/>
                <w:kern w:val="0"/>
                <w:sz w:val="24"/>
              </w:rPr>
              <w:t>&lt;dubbo:application name="myalibaba"</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对应dubbo.properties中的Key名dubbo.application.name</w:t>
      </w:r>
    </w:p>
    <w:p w:rsidR="00B03E20" w:rsidRPr="00B03E20" w:rsidRDefault="00B03E20" w:rsidP="00B03E20">
      <w:pPr>
        <w:widowControl/>
        <w:spacing w:before="100" w:beforeAutospacing="1" w:after="100" w:afterAutospacing="1"/>
        <w:jc w:val="left"/>
        <w:outlineLvl w:val="4"/>
        <w:rPr>
          <w:rFonts w:ascii="宋体" w:eastAsia="宋体" w:hAnsi="宋体" w:cs="宋体"/>
          <w:b/>
          <w:bCs/>
          <w:kern w:val="0"/>
          <w:sz w:val="20"/>
          <w:szCs w:val="20"/>
        </w:rPr>
      </w:pPr>
      <w:bookmarkStart w:id="175" w:name="UserGuide-zh-2.&amp;nbsp;注册中心地址"/>
      <w:bookmarkEnd w:id="175"/>
      <w:r w:rsidRPr="00B03E20">
        <w:rPr>
          <w:rFonts w:ascii="宋体" w:eastAsia="宋体" w:hAnsi="宋体" w:cs="宋体"/>
          <w:b/>
          <w:bCs/>
          <w:kern w:val="0"/>
          <w:sz w:val="20"/>
          <w:szCs w:val="20"/>
        </w:rPr>
        <w:lastRenderedPageBreak/>
        <w:t>2. 注册中心地址</w:t>
      </w:r>
    </w:p>
    <w:tbl>
      <w:tblPr>
        <w:tblW w:w="0" w:type="auto"/>
        <w:tblCellSpacing w:w="0" w:type="dxa"/>
        <w:tblCellMar>
          <w:left w:w="0" w:type="dxa"/>
          <w:right w:w="0" w:type="dxa"/>
        </w:tblCellMar>
        <w:tblLook w:val="04A0"/>
      </w:tblPr>
      <w:tblGrid>
        <w:gridCol w:w="52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23482481"/>
              <w:rPr>
                <w:rFonts w:ascii="宋体" w:eastAsia="宋体" w:hAnsi="宋体" w:cs="宋体"/>
                <w:kern w:val="0"/>
                <w:sz w:val="24"/>
                <w:szCs w:val="24"/>
              </w:rPr>
            </w:pPr>
            <w:r w:rsidRPr="00B03E20">
              <w:rPr>
                <w:rFonts w:ascii="宋体" w:eastAsia="宋体" w:hAnsi="宋体" w:cs="宋体"/>
                <w:kern w:val="0"/>
                <w:sz w:val="24"/>
              </w:rPr>
              <w:t>&lt;dubbo:registry address="11.22.33.44:9090"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对应dubbo.properties中的Key名dubbo.registry.address</w:t>
      </w:r>
    </w:p>
    <w:p w:rsidR="00B03E20" w:rsidRPr="00B03E20" w:rsidRDefault="00B03E20" w:rsidP="00B03E20">
      <w:pPr>
        <w:widowControl/>
        <w:spacing w:before="100" w:beforeAutospacing="1" w:after="100" w:afterAutospacing="1"/>
        <w:jc w:val="left"/>
        <w:outlineLvl w:val="4"/>
        <w:rPr>
          <w:rFonts w:ascii="宋体" w:eastAsia="宋体" w:hAnsi="宋体" w:cs="宋体"/>
          <w:b/>
          <w:bCs/>
          <w:kern w:val="0"/>
          <w:sz w:val="20"/>
          <w:szCs w:val="20"/>
        </w:rPr>
      </w:pPr>
      <w:bookmarkStart w:id="176" w:name="UserGuide-zh-3.调用超时"/>
      <w:bookmarkEnd w:id="176"/>
      <w:r w:rsidRPr="00B03E20">
        <w:rPr>
          <w:rFonts w:ascii="宋体" w:eastAsia="宋体" w:hAnsi="宋体" w:cs="宋体"/>
          <w:b/>
          <w:bCs/>
          <w:kern w:val="0"/>
          <w:sz w:val="20"/>
          <w:szCs w:val="20"/>
        </w:rPr>
        <w:t>3. 调用超时</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可以在多个配置项设置超时，由上至下</w:t>
      </w:r>
      <w:r w:rsidRPr="00B03E20">
        <w:rPr>
          <w:rFonts w:ascii="宋体" w:eastAsia="宋体" w:hAnsi="宋体" w:cs="宋体"/>
          <w:b/>
          <w:bCs/>
          <w:color w:val="FF0000"/>
          <w:kern w:val="0"/>
          <w:sz w:val="24"/>
          <w:szCs w:val="24"/>
        </w:rPr>
        <w:t>覆盖</w:t>
      </w:r>
      <w:r w:rsidRPr="00B03E20">
        <w:rPr>
          <w:rFonts w:ascii="宋体" w:eastAsia="宋体" w:hAnsi="宋体" w:cs="宋体"/>
          <w:kern w:val="0"/>
          <w:sz w:val="24"/>
          <w:szCs w:val="24"/>
        </w:rPr>
        <w:t>（即上面的优先），示例如下：</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其它的参数（retries、loadbalance、actives等）的覆盖策略也一样。</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提供者端特定方法的配置</w:t>
      </w:r>
    </w:p>
    <w:tbl>
      <w:tblPr>
        <w:tblW w:w="0" w:type="auto"/>
        <w:tblCellSpacing w:w="0" w:type="dxa"/>
        <w:tblCellMar>
          <w:left w:w="0" w:type="dxa"/>
          <w:right w:w="0" w:type="dxa"/>
        </w:tblCellMar>
        <w:tblLook w:val="04A0"/>
      </w:tblPr>
      <w:tblGrid>
        <w:gridCol w:w="684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 interface="com.alibaba.xxx.XxxService"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&lt;dubbo:method name="findPerson"</w:t>
            </w:r>
            <w:r w:rsidRPr="00B03E20">
              <w:rPr>
                <w:rFonts w:ascii="宋体" w:eastAsia="宋体" w:hAnsi="宋体" w:cs="宋体"/>
                <w:kern w:val="0"/>
                <w:sz w:val="24"/>
                <w:szCs w:val="24"/>
              </w:rPr>
              <w:t xml:space="preserve"> </w:t>
            </w:r>
            <w:r w:rsidRPr="00B03E20">
              <w:rPr>
                <w:rFonts w:ascii="宋体" w:eastAsia="宋体" w:hAnsi="宋体" w:cs="宋体"/>
                <w:kern w:val="0"/>
                <w:sz w:val="24"/>
              </w:rPr>
              <w:t>timeout="1000"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&lt;/dubbo:service&gt;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提供者端特定接口的配置</w:t>
      </w:r>
    </w:p>
    <w:tbl>
      <w:tblPr>
        <w:tblW w:w="0" w:type="auto"/>
        <w:tblCellSpacing w:w="0" w:type="dxa"/>
        <w:tblCellMar>
          <w:left w:w="0" w:type="dxa"/>
          <w:right w:w="0" w:type="dxa"/>
        </w:tblCellMar>
        <w:tblLook w:val="04A0"/>
      </w:tblPr>
      <w:tblGrid>
        <w:gridCol w:w="840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835153443"/>
              <w:rPr>
                <w:rFonts w:ascii="宋体" w:eastAsia="宋体" w:hAnsi="宋体" w:cs="宋体"/>
                <w:kern w:val="0"/>
                <w:sz w:val="24"/>
                <w:szCs w:val="24"/>
              </w:rPr>
            </w:pPr>
            <w:r w:rsidRPr="00B03E20">
              <w:rPr>
                <w:rFonts w:ascii="宋体" w:eastAsia="宋体" w:hAnsi="宋体" w:cs="宋体"/>
                <w:kern w:val="0"/>
                <w:sz w:val="24"/>
              </w:rPr>
              <w:t>&lt;dubbo:service interface="com.alibaba.xxx.XxxService"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timeout="200"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timeout可以在多处设置，配置项及覆盖规则详见： </w:t>
      </w:r>
      <w:hyperlink r:id="rId564" w:anchor="UserGuide-zh-ConfigurationReference" w:history="1">
        <w:r w:rsidRPr="00B03E20">
          <w:rPr>
            <w:rFonts w:ascii="宋体" w:eastAsia="宋体" w:hAnsi="宋体" w:cs="宋体"/>
            <w:color w:val="0000FF"/>
            <w:kern w:val="0"/>
            <w:sz w:val="24"/>
            <w:szCs w:val="24"/>
            <w:u w:val="single"/>
          </w:rPr>
          <w:t>Dubbo配置参考手册</w:t>
        </w:r>
      </w:hyperlink>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全局配置项值，对应dubbo.properties中的Key名dubbo.service.invoke.timeout</w:t>
      </w:r>
    </w:p>
    <w:p w:rsidR="00B03E20" w:rsidRPr="00B03E20" w:rsidRDefault="00B03E20" w:rsidP="00B03E20">
      <w:pPr>
        <w:widowControl/>
        <w:spacing w:before="100" w:beforeAutospacing="1" w:after="100" w:afterAutospacing="1"/>
        <w:jc w:val="left"/>
        <w:outlineLvl w:val="4"/>
        <w:rPr>
          <w:rFonts w:ascii="宋体" w:eastAsia="宋体" w:hAnsi="宋体" w:cs="宋体"/>
          <w:b/>
          <w:bCs/>
          <w:kern w:val="0"/>
          <w:sz w:val="20"/>
          <w:szCs w:val="20"/>
        </w:rPr>
      </w:pPr>
      <w:bookmarkStart w:id="177" w:name="UserGuide-zh-5.服务提供者协议、服务的监听端口"/>
      <w:bookmarkEnd w:id="177"/>
      <w:r w:rsidRPr="00B03E20">
        <w:rPr>
          <w:rFonts w:ascii="宋体" w:eastAsia="宋体" w:hAnsi="宋体" w:cs="宋体"/>
          <w:b/>
          <w:bCs/>
          <w:kern w:val="0"/>
          <w:sz w:val="20"/>
          <w:szCs w:val="20"/>
        </w:rPr>
        <w:t>5. 服务提供者协议、服务的监听端口</w:t>
      </w:r>
    </w:p>
    <w:tbl>
      <w:tblPr>
        <w:tblW w:w="0" w:type="auto"/>
        <w:tblCellSpacing w:w="0" w:type="dxa"/>
        <w:tblCellMar>
          <w:left w:w="0" w:type="dxa"/>
          <w:right w:w="0" w:type="dxa"/>
        </w:tblCellMar>
        <w:tblLook w:val="04A0"/>
      </w:tblPr>
      <w:tblGrid>
        <w:gridCol w:w="528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090202145"/>
              <w:rPr>
                <w:rFonts w:ascii="宋体" w:eastAsia="宋体" w:hAnsi="宋体" w:cs="宋体"/>
                <w:kern w:val="0"/>
                <w:sz w:val="24"/>
                <w:szCs w:val="24"/>
              </w:rPr>
            </w:pPr>
            <w:r w:rsidRPr="00B03E20">
              <w:rPr>
                <w:rFonts w:ascii="宋体" w:eastAsia="宋体" w:hAnsi="宋体" w:cs="宋体"/>
                <w:kern w:val="0"/>
                <w:sz w:val="24"/>
              </w:rPr>
              <w:t>&lt;dubbo:protocol name="dubbo"</w:t>
            </w:r>
            <w:r w:rsidRPr="00B03E20">
              <w:rPr>
                <w:rFonts w:ascii="宋体" w:eastAsia="宋体" w:hAnsi="宋体" w:cs="宋体"/>
                <w:kern w:val="0"/>
                <w:sz w:val="24"/>
                <w:szCs w:val="24"/>
              </w:rPr>
              <w:t xml:space="preserve"> </w:t>
            </w:r>
            <w:r w:rsidRPr="00B03E20">
              <w:rPr>
                <w:rFonts w:ascii="宋体" w:eastAsia="宋体" w:hAnsi="宋体" w:cs="宋体"/>
                <w:kern w:val="0"/>
                <w:sz w:val="24"/>
              </w:rPr>
              <w:t>port="20880"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对应dubbo.properties中的Key名dubbo.service.protocol、dubbo.service.server.port</w:t>
      </w:r>
    </w:p>
    <w:p w:rsidR="00B03E20" w:rsidRPr="00B03E20" w:rsidRDefault="00B03E20" w:rsidP="00B03E20">
      <w:pPr>
        <w:widowControl/>
        <w:spacing w:before="100" w:beforeAutospacing="1" w:after="100" w:afterAutospacing="1"/>
        <w:jc w:val="left"/>
        <w:outlineLvl w:val="4"/>
        <w:rPr>
          <w:rFonts w:ascii="宋体" w:eastAsia="宋体" w:hAnsi="宋体" w:cs="宋体"/>
          <w:b/>
          <w:bCs/>
          <w:kern w:val="0"/>
          <w:sz w:val="20"/>
          <w:szCs w:val="20"/>
        </w:rPr>
      </w:pPr>
      <w:bookmarkStart w:id="178" w:name="UserGuide-zh-4.&amp;nbsp;服务线程池大小"/>
      <w:bookmarkEnd w:id="178"/>
      <w:r w:rsidRPr="00B03E20">
        <w:rPr>
          <w:rFonts w:ascii="宋体" w:eastAsia="宋体" w:hAnsi="宋体" w:cs="宋体"/>
          <w:b/>
          <w:bCs/>
          <w:kern w:val="0"/>
          <w:sz w:val="20"/>
          <w:szCs w:val="20"/>
        </w:rPr>
        <w:t>4. 服务线程池大小</w:t>
      </w:r>
    </w:p>
    <w:tbl>
      <w:tblPr>
        <w:tblW w:w="0" w:type="auto"/>
        <w:tblCellSpacing w:w="0" w:type="dxa"/>
        <w:tblCellMar>
          <w:left w:w="0" w:type="dxa"/>
          <w:right w:w="0" w:type="dxa"/>
        </w:tblCellMar>
        <w:tblLook w:val="04A0"/>
      </w:tblPr>
      <w:tblGrid>
        <w:gridCol w:w="38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1427193646"/>
              <w:rPr>
                <w:rFonts w:ascii="宋体" w:eastAsia="宋体" w:hAnsi="宋体" w:cs="宋体"/>
                <w:kern w:val="0"/>
                <w:sz w:val="24"/>
                <w:szCs w:val="24"/>
              </w:rPr>
            </w:pPr>
            <w:r w:rsidRPr="00B03E20">
              <w:rPr>
                <w:rFonts w:ascii="宋体" w:eastAsia="宋体" w:hAnsi="宋体" w:cs="宋体"/>
                <w:kern w:val="0"/>
                <w:sz w:val="24"/>
              </w:rPr>
              <w:t>&lt;dubbo:protocol threads="100"</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对应dubbo.properties中的Key名dubbo.service.max.thread.threads.size</w:t>
      </w:r>
    </w:p>
    <w:p w:rsidR="00B03E20" w:rsidRPr="00B03E20" w:rsidRDefault="00B03E20" w:rsidP="00B03E20">
      <w:pPr>
        <w:widowControl/>
        <w:spacing w:before="100" w:beforeAutospacing="1" w:after="100" w:afterAutospacing="1"/>
        <w:jc w:val="left"/>
        <w:outlineLvl w:val="4"/>
        <w:rPr>
          <w:rFonts w:ascii="宋体" w:eastAsia="宋体" w:hAnsi="宋体" w:cs="宋体"/>
          <w:b/>
          <w:bCs/>
          <w:kern w:val="0"/>
          <w:sz w:val="20"/>
          <w:szCs w:val="20"/>
        </w:rPr>
      </w:pPr>
      <w:bookmarkStart w:id="179" w:name="UserGuide-zh-6.消费者启动时，没有提供者是否抛异常FastFail"/>
      <w:bookmarkEnd w:id="179"/>
      <w:r w:rsidRPr="00B03E20">
        <w:rPr>
          <w:rFonts w:ascii="宋体" w:eastAsia="宋体" w:hAnsi="宋体" w:cs="宋体"/>
          <w:b/>
          <w:bCs/>
          <w:kern w:val="0"/>
          <w:sz w:val="20"/>
          <w:szCs w:val="20"/>
        </w:rPr>
        <w:t>6. 消费者启动时，没有提供者是否抛异常Fast-Fail</w:t>
      </w:r>
    </w:p>
    <w:tbl>
      <w:tblPr>
        <w:tblW w:w="0" w:type="auto"/>
        <w:tblCellSpacing w:w="0" w:type="dxa"/>
        <w:tblCellMar>
          <w:left w:w="0" w:type="dxa"/>
          <w:right w:w="0" w:type="dxa"/>
        </w:tblCellMar>
        <w:tblLook w:val="04A0"/>
      </w:tblPr>
      <w:tblGrid>
        <w:gridCol w:w="8640"/>
      </w:tblGrid>
      <w:tr w:rsidR="00B03E20" w:rsidRPr="00B03E20" w:rsidTr="00B03E20">
        <w:trPr>
          <w:tblCellSpacing w:w="0" w:type="dxa"/>
        </w:trPr>
        <w:tc>
          <w:tcPr>
            <w:tcW w:w="0" w:type="auto"/>
            <w:vAlign w:val="center"/>
            <w:hideMark/>
          </w:tcPr>
          <w:p w:rsidR="00B03E20" w:rsidRPr="00B03E20" w:rsidRDefault="00B03E20" w:rsidP="00B03E20">
            <w:pPr>
              <w:widowControl/>
              <w:jc w:val="left"/>
              <w:divId w:val="782774303"/>
              <w:rPr>
                <w:rFonts w:ascii="宋体" w:eastAsia="宋体" w:hAnsi="宋体" w:cs="宋体"/>
                <w:kern w:val="0"/>
                <w:sz w:val="24"/>
                <w:szCs w:val="24"/>
              </w:rPr>
            </w:pPr>
            <w:r w:rsidRPr="00B03E20">
              <w:rPr>
                <w:rFonts w:ascii="宋体" w:eastAsia="宋体" w:hAnsi="宋体" w:cs="宋体"/>
                <w:kern w:val="0"/>
                <w:sz w:val="24"/>
              </w:rPr>
              <w:t>&lt;dubbo:reference interface="com.alibaba.xxx.XxxService"</w:t>
            </w:r>
            <w:r w:rsidRPr="00B03E20">
              <w:rPr>
                <w:rFonts w:ascii="宋体" w:eastAsia="宋体" w:hAnsi="宋体" w:cs="宋体"/>
                <w:kern w:val="0"/>
                <w:sz w:val="24"/>
                <w:szCs w:val="24"/>
              </w:rPr>
              <w:t xml:space="preserve"> </w:t>
            </w:r>
            <w:r w:rsidRPr="00B03E20">
              <w:rPr>
                <w:rFonts w:ascii="宋体" w:eastAsia="宋体" w:hAnsi="宋体" w:cs="宋体"/>
                <w:kern w:val="0"/>
                <w:sz w:val="24"/>
              </w:rPr>
              <w:t>check="false"</w:t>
            </w:r>
            <w:r w:rsidRPr="00B03E20">
              <w:rPr>
                <w:rFonts w:ascii="宋体" w:eastAsia="宋体" w:hAnsi="宋体" w:cs="宋体"/>
                <w:kern w:val="0"/>
                <w:sz w:val="24"/>
                <w:szCs w:val="24"/>
              </w:rPr>
              <w:t xml:space="preserve"> </w:t>
            </w:r>
            <w:r w:rsidRPr="00B03E20">
              <w:rPr>
                <w:rFonts w:ascii="宋体" w:eastAsia="宋体" w:hAnsi="宋体" w:cs="宋体"/>
                <w:kern w:val="0"/>
                <w:sz w:val="24"/>
              </w:rPr>
              <w:t>/&gt;</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对应dubbo.properties中的Key名alibaba.intl.commons.dubbo.service.allow.no.provider</w:t>
      </w:r>
    </w:p>
    <w:p w:rsidR="00B03E20" w:rsidRPr="00B03E20" w:rsidRDefault="00B03E20" w:rsidP="00B03E20">
      <w:pPr>
        <w:widowControl/>
        <w:spacing w:before="100" w:beforeAutospacing="1" w:after="100" w:afterAutospacing="1"/>
        <w:jc w:val="left"/>
        <w:outlineLvl w:val="1"/>
        <w:rPr>
          <w:rFonts w:ascii="宋体" w:eastAsia="宋体" w:hAnsi="宋体" w:cs="宋体"/>
          <w:b/>
          <w:bCs/>
          <w:kern w:val="0"/>
          <w:sz w:val="36"/>
          <w:szCs w:val="36"/>
        </w:rPr>
      </w:pPr>
      <w:bookmarkStart w:id="180" w:name="UserGuide-zh-容量规划"/>
      <w:bookmarkEnd w:id="180"/>
      <w:r w:rsidRPr="00B03E20">
        <w:rPr>
          <w:rFonts w:ascii="宋体" w:eastAsia="宋体" w:hAnsi="宋体" w:cs="宋体"/>
          <w:b/>
          <w:bCs/>
          <w:kern w:val="0"/>
          <w:sz w:val="36"/>
          <w:szCs w:val="36"/>
        </w:rPr>
        <w:t>容量规划</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565" w:tooltip="Capacity Estimated-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566" w:anchor="UserGuide-zh-%E5%AE%B9%E9%87%8F%E8%A7%84%E5%88%92"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以下数据供参考：</w:t>
      </w: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181" w:name="UserGuide-zh-使用Dubbo的会员服务项目"/>
      <w:bookmarkEnd w:id="181"/>
      <w:r w:rsidRPr="00B03E20">
        <w:rPr>
          <w:rFonts w:ascii="宋体" w:eastAsia="宋体" w:hAnsi="宋体" w:cs="宋体"/>
          <w:b/>
          <w:bCs/>
          <w:kern w:val="0"/>
          <w:sz w:val="24"/>
          <w:szCs w:val="24"/>
        </w:rPr>
        <w:t>使用Dubbo的会员服务项目</w:t>
      </w:r>
    </w:p>
    <w:p w:rsidR="00B03E20" w:rsidRPr="00B03E20" w:rsidRDefault="00B03E20" w:rsidP="00B03E20">
      <w:pPr>
        <w:widowControl/>
        <w:numPr>
          <w:ilvl w:val="0"/>
          <w:numId w:val="9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每天接收4亿次远程调用</w:t>
      </w:r>
    </w:p>
    <w:p w:rsidR="00B03E20" w:rsidRPr="00B03E20" w:rsidRDefault="00B03E20" w:rsidP="00B03E20">
      <w:pPr>
        <w:widowControl/>
        <w:numPr>
          <w:ilvl w:val="0"/>
          <w:numId w:val="9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使用12台网站标配机器提供服务(8核CPU,8G内存)</w:t>
      </w:r>
    </w:p>
    <w:p w:rsidR="00B03E20" w:rsidRPr="00B03E20" w:rsidRDefault="00B03E20" w:rsidP="00B03E20">
      <w:pPr>
        <w:widowControl/>
        <w:numPr>
          <w:ilvl w:val="0"/>
          <w:numId w:val="9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平均负载在1以下(对于8核CPU负载很低)</w:t>
      </w:r>
    </w:p>
    <w:p w:rsidR="00B03E20" w:rsidRPr="00B03E20" w:rsidRDefault="00B03E20" w:rsidP="00B03E20">
      <w:pPr>
        <w:widowControl/>
        <w:numPr>
          <w:ilvl w:val="0"/>
          <w:numId w:val="95"/>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平均响应时间2.3到2.5毫秒，网络开销约占1.5到1.6毫秒(和数据包大小有关)</w:t>
      </w: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182" w:name="UserGuide-zh-使用Dubbo的产品授权服务项目"/>
      <w:bookmarkEnd w:id="182"/>
      <w:r w:rsidRPr="00B03E20">
        <w:rPr>
          <w:rFonts w:ascii="宋体" w:eastAsia="宋体" w:hAnsi="宋体" w:cs="宋体"/>
          <w:b/>
          <w:bCs/>
          <w:kern w:val="0"/>
          <w:sz w:val="24"/>
          <w:szCs w:val="24"/>
        </w:rPr>
        <w:t>使用Dubbo的产品授权服务项目</w:t>
      </w:r>
    </w:p>
    <w:p w:rsidR="00B03E20" w:rsidRPr="00B03E20" w:rsidRDefault="00B03E20" w:rsidP="00B03E20">
      <w:pPr>
        <w:widowControl/>
        <w:numPr>
          <w:ilvl w:val="0"/>
          <w:numId w:val="9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每天接收3亿次远程调用</w:t>
      </w:r>
    </w:p>
    <w:p w:rsidR="00B03E20" w:rsidRPr="00B03E20" w:rsidRDefault="00B03E20" w:rsidP="00B03E20">
      <w:pPr>
        <w:widowControl/>
        <w:numPr>
          <w:ilvl w:val="0"/>
          <w:numId w:val="9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使用8台网站标配机器提供服务(8核CPU,8G内存)</w:t>
      </w:r>
    </w:p>
    <w:p w:rsidR="00B03E20" w:rsidRPr="00B03E20" w:rsidRDefault="00B03E20" w:rsidP="00B03E20">
      <w:pPr>
        <w:widowControl/>
        <w:numPr>
          <w:ilvl w:val="0"/>
          <w:numId w:val="9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平均负载在1以下(对于8核CPU负载很低)</w:t>
      </w:r>
    </w:p>
    <w:p w:rsidR="00B03E20" w:rsidRPr="00B03E20" w:rsidRDefault="00B03E20" w:rsidP="00B03E20">
      <w:pPr>
        <w:widowControl/>
        <w:numPr>
          <w:ilvl w:val="0"/>
          <w:numId w:val="96"/>
        </w:numPr>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平均响应时间1.4到2.8毫秒，网络开销约占1.0到1.1毫秒(和数据包大小有关)</w:t>
      </w:r>
    </w:p>
    <w:p w:rsidR="00B03E20" w:rsidRPr="00B03E20" w:rsidRDefault="00B03E20" w:rsidP="00B03E20">
      <w:pPr>
        <w:widowControl/>
        <w:spacing w:before="100" w:beforeAutospacing="1" w:after="100" w:afterAutospacing="1"/>
        <w:jc w:val="left"/>
        <w:outlineLvl w:val="1"/>
        <w:rPr>
          <w:rFonts w:ascii="宋体" w:eastAsia="宋体" w:hAnsi="宋体" w:cs="宋体"/>
          <w:b/>
          <w:bCs/>
          <w:kern w:val="0"/>
          <w:sz w:val="36"/>
          <w:szCs w:val="36"/>
        </w:rPr>
      </w:pPr>
      <w:bookmarkStart w:id="183" w:name="UserGuide-zh-基准测试工具包"/>
      <w:bookmarkEnd w:id="183"/>
      <w:r w:rsidRPr="00B03E20">
        <w:rPr>
          <w:rFonts w:ascii="宋体" w:eastAsia="宋体" w:hAnsi="宋体" w:cs="宋体"/>
          <w:b/>
          <w:bCs/>
          <w:kern w:val="0"/>
          <w:sz w:val="36"/>
          <w:szCs w:val="36"/>
        </w:rPr>
        <w:t>基准测试工具包</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567" w:tooltip="Benchmark Test Toolkit-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568" w:anchor="UserGuide-zh-%E5%9F%BA%E5%87%86%E6%B5%8B%E8%AF%95%E5%B7%A5%E5%85%B7%E5%8C%85"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184" w:name="UserGuide-zh-下载benchmark压缩包，并解压"/>
      <w:bookmarkEnd w:id="184"/>
      <w:r w:rsidRPr="00B03E20">
        <w:rPr>
          <w:rFonts w:ascii="宋体" w:eastAsia="宋体" w:hAnsi="宋体" w:cs="宋体"/>
          <w:b/>
          <w:bCs/>
          <w:kern w:val="0"/>
          <w:sz w:val="24"/>
          <w:szCs w:val="24"/>
        </w:rPr>
        <w:lastRenderedPageBreak/>
        <w:t>下载benchmark压缩包，并解压</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hyperlink r:id="rId569" w:history="1">
        <w:r w:rsidRPr="00B03E20">
          <w:rPr>
            <w:rFonts w:ascii="宋体" w:eastAsia="宋体" w:hAnsi="宋体" w:cs="宋体"/>
            <w:color w:val="0000FF"/>
            <w:kern w:val="0"/>
            <w:sz w:val="24"/>
            <w:szCs w:val="24"/>
            <w:u w:val="single"/>
          </w:rPr>
          <w:t>dubbo.benchmark-2.0.14.tar.gz</w:t>
        </w:r>
      </w:hyperlink>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185" w:name="UserGuide-zh-阅读ReadMe.txt（内容如下，请以压缩包内的为准"/>
      <w:bookmarkEnd w:id="185"/>
      <w:r w:rsidRPr="00B03E20">
        <w:rPr>
          <w:rFonts w:ascii="宋体" w:eastAsia="宋体" w:hAnsi="宋体" w:cs="宋体"/>
          <w:b/>
          <w:bCs/>
          <w:kern w:val="0"/>
          <w:sz w:val="24"/>
          <w:szCs w:val="24"/>
        </w:rPr>
        <w:t>阅读ReadMe.txt（内容如下，请以压缩包内的为准）</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一、新建一个benchmark工程，如demo.benchmark</w:t>
      </w:r>
      <w:r w:rsidRPr="00B03E20">
        <w:rPr>
          <w:rFonts w:ascii="宋体" w:eastAsia="宋体" w:hAnsi="宋体" w:cs="宋体"/>
          <w:kern w:val="0"/>
          <w:sz w:val="24"/>
          <w:szCs w:val="24"/>
        </w:rPr>
        <w:br/>
        <w:t>二、导入自己服务的接口api包和dubbo.benchmark.jar(解压dubbo.benchmark.tar.gz，在lib目录下)</w:t>
      </w:r>
      <w:r w:rsidRPr="00B03E20">
        <w:rPr>
          <w:rFonts w:ascii="宋体" w:eastAsia="宋体" w:hAnsi="宋体" w:cs="宋体"/>
          <w:kern w:val="0"/>
          <w:sz w:val="24"/>
          <w:szCs w:val="24"/>
        </w:rPr>
        <w:br/>
        <w:t>三、新建一个类，实现AbstractClientRunnable</w:t>
      </w:r>
      <w:r w:rsidRPr="00B03E20">
        <w:rPr>
          <w:rFonts w:ascii="宋体" w:eastAsia="宋体" w:hAnsi="宋体" w:cs="宋体"/>
          <w:kern w:val="0"/>
          <w:sz w:val="24"/>
          <w:szCs w:val="24"/>
        </w:rPr>
        <w:br/>
        <w:t>a、实现父类的构造函数</w:t>
      </w:r>
      <w:r w:rsidRPr="00B03E20">
        <w:rPr>
          <w:rFonts w:ascii="宋体" w:eastAsia="宋体" w:hAnsi="宋体" w:cs="宋体"/>
          <w:kern w:val="0"/>
          <w:sz w:val="24"/>
          <w:szCs w:val="24"/>
        </w:rPr>
        <w:br/>
        <w:t>b、实现invoke方法，通过serviceFactory创建本地接口代理，并实现自己的业务逻辑，如下</w:t>
      </w:r>
    </w:p>
    <w:tbl>
      <w:tblPr>
        <w:tblW w:w="0" w:type="auto"/>
        <w:tblCellSpacing w:w="0" w:type="dxa"/>
        <w:tblCellMar>
          <w:left w:w="0" w:type="dxa"/>
          <w:right w:w="0" w:type="dxa"/>
        </w:tblCellMar>
        <w:tblLook w:val="04A0"/>
      </w:tblPr>
      <w:tblGrid>
        <w:gridCol w:w="11280"/>
      </w:tblGrid>
      <w:tr w:rsidR="00B03E20" w:rsidRPr="00B03E20" w:rsidTr="00B03E20">
        <w:trPr>
          <w:tblCellSpacing w:w="0"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public</w:t>
            </w:r>
            <w:r w:rsidRPr="00B03E20">
              <w:rPr>
                <w:rFonts w:ascii="宋体" w:eastAsia="宋体" w:hAnsi="宋体" w:cs="宋体"/>
                <w:kern w:val="0"/>
                <w:sz w:val="24"/>
                <w:szCs w:val="24"/>
              </w:rPr>
              <w:t xml:space="preserve"> </w:t>
            </w:r>
            <w:r w:rsidRPr="00B03E20">
              <w:rPr>
                <w:rFonts w:ascii="宋体" w:eastAsia="宋体" w:hAnsi="宋体" w:cs="宋体"/>
                <w:kern w:val="0"/>
                <w:sz w:val="24"/>
              </w:rPr>
              <w:t>Object invoke(ServiceFactory serviceFactory)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DemoService demoService = (DemoService) serviceFactory.get(DemoService.class);</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return</w:t>
            </w:r>
            <w:r w:rsidRPr="00B03E20">
              <w:rPr>
                <w:rFonts w:ascii="宋体" w:eastAsia="宋体" w:hAnsi="宋体" w:cs="宋体"/>
                <w:kern w:val="0"/>
                <w:sz w:val="24"/>
                <w:szCs w:val="24"/>
              </w:rPr>
              <w:t xml:space="preserve"> </w:t>
            </w:r>
            <w:r w:rsidRPr="00B03E20">
              <w:rPr>
                <w:rFonts w:ascii="宋体" w:eastAsia="宋体" w:hAnsi="宋体" w:cs="宋体"/>
                <w:kern w:val="0"/>
                <w:sz w:val="24"/>
              </w:rPr>
              <w:t>demoService.sendRequest("hello");</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rPr>
              <w:t>    }</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四、将自己的benchmark工程打成jar包,如demo.benchmark.jar</w:t>
      </w:r>
      <w:r w:rsidRPr="00B03E20">
        <w:rPr>
          <w:rFonts w:ascii="宋体" w:eastAsia="宋体" w:hAnsi="宋体" w:cs="宋体"/>
          <w:kern w:val="0"/>
          <w:sz w:val="24"/>
          <w:szCs w:val="24"/>
        </w:rPr>
        <w:br/>
        <w:t>五、将demo.benchmark.jar 和服务的api包放到dubbo.benchmark/lib目录下</w:t>
      </w:r>
      <w:r w:rsidRPr="00B03E20">
        <w:rPr>
          <w:rFonts w:ascii="宋体" w:eastAsia="宋体" w:hAnsi="宋体" w:cs="宋体"/>
          <w:kern w:val="0"/>
          <w:sz w:val="24"/>
          <w:szCs w:val="24"/>
        </w:rPr>
        <w:br/>
        <w:t>六、配置duubo.properties</w:t>
      </w:r>
      <w:r w:rsidRPr="00B03E20">
        <w:rPr>
          <w:rFonts w:ascii="宋体" w:eastAsia="宋体" w:hAnsi="宋体" w:cs="宋体"/>
          <w:kern w:val="0"/>
          <w:sz w:val="24"/>
          <w:szCs w:val="24"/>
        </w:rPr>
        <w:br/>
        <w:t>七、运行run.bat(windows)或run.sh(linux)</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如想测试dubbo的不同版本，直接替换lib下的dubbo的jar包即可。</w:t>
      </w:r>
    </w:p>
    <w:p w:rsidR="00B03E20" w:rsidRPr="00B03E20" w:rsidRDefault="00B03E20" w:rsidP="00B03E20">
      <w:pPr>
        <w:widowControl/>
        <w:spacing w:before="100" w:beforeAutospacing="1" w:after="100" w:afterAutospacing="1"/>
        <w:jc w:val="left"/>
        <w:outlineLvl w:val="1"/>
        <w:rPr>
          <w:rFonts w:ascii="宋体" w:eastAsia="宋体" w:hAnsi="宋体" w:cs="宋体"/>
          <w:b/>
          <w:bCs/>
          <w:kern w:val="0"/>
          <w:sz w:val="36"/>
          <w:szCs w:val="36"/>
        </w:rPr>
      </w:pPr>
      <w:bookmarkStart w:id="186" w:name="UserGuide-zh-性能测试报告"/>
      <w:bookmarkEnd w:id="186"/>
      <w:r w:rsidRPr="00B03E20">
        <w:rPr>
          <w:rFonts w:ascii="宋体" w:eastAsia="宋体" w:hAnsi="宋体" w:cs="宋体"/>
          <w:b/>
          <w:bCs/>
          <w:kern w:val="0"/>
          <w:sz w:val="36"/>
          <w:szCs w:val="36"/>
        </w:rPr>
        <w:t>性能测试报告</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570" w:tooltip="Performance Test Report-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571" w:anchor="UserGuide-zh-%E6%80%A7%E8%83%BD%E6%B5%8B%E8%AF%95%E6%8A%A5%E5%91%8A"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87" w:name="UserGuide-zh-测试说明"/>
      <w:bookmarkEnd w:id="187"/>
      <w:r w:rsidRPr="00B03E20">
        <w:rPr>
          <w:rFonts w:ascii="宋体" w:eastAsia="宋体" w:hAnsi="宋体" w:cs="宋体"/>
          <w:b/>
          <w:bCs/>
          <w:kern w:val="0"/>
          <w:sz w:val="27"/>
          <w:szCs w:val="27"/>
        </w:rPr>
        <w:t>测试说明</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a、本次性能测试，测试了dubbo2.0所有支持的协议在不同大小和数据类型下的表现，并与dubbo1.0进行了对比。</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lastRenderedPageBreak/>
        <w:t>b、整体性能相比1.0有了提升，平均提升10%，使用dubbo2.0新增的dubbo序列化还能获得10%~50%的性能提升，详见下面的性能数据。</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c、稳定性测试中由于将底层通信框架从mina换成netty，old区对象的增长大大减少，50小时运行，增长不到200m，无fullgc。（可以确认为mina在高并发下的设计缺陷）</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d、存在的问题：在50k数据的时候2.0性能不如1.0，怀疑可能是缓冲区设置的问题，下版本会进一步确认。 </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88" w:name="UserGuide-zh-测试环境"/>
      <w:bookmarkEnd w:id="188"/>
      <w:r w:rsidRPr="00B03E20">
        <w:rPr>
          <w:rFonts w:ascii="宋体" w:eastAsia="宋体" w:hAnsi="宋体" w:cs="宋体"/>
          <w:b/>
          <w:bCs/>
          <w:kern w:val="0"/>
          <w:sz w:val="27"/>
          <w:szCs w:val="27"/>
        </w:rPr>
        <w:t>测试环境</w:t>
      </w: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r w:rsidRPr="00B03E20">
        <w:rPr>
          <w:rFonts w:ascii="宋体" w:eastAsia="宋体" w:hAnsi="宋体" w:cs="宋体"/>
          <w:b/>
          <w:bCs/>
          <w:color w:val="000000"/>
          <w:kern w:val="0"/>
          <w:sz w:val="24"/>
          <w:szCs w:val="24"/>
        </w:rPr>
        <w:t>2.1</w:t>
      </w:r>
      <w:r w:rsidRPr="00B03E20">
        <w:rPr>
          <w:rFonts w:ascii="宋体" w:eastAsia="宋体" w:hAnsi="宋体" w:cs="宋体"/>
          <w:b/>
          <w:bCs/>
          <w:kern w:val="0"/>
          <w:sz w:val="24"/>
          <w:szCs w:val="24"/>
        </w:rPr>
        <w:t xml:space="preserve"> </w:t>
      </w:r>
      <w:r w:rsidRPr="00B03E20">
        <w:rPr>
          <w:rFonts w:ascii="宋体" w:eastAsia="宋体" w:hAnsi="宋体" w:cs="宋体"/>
          <w:b/>
          <w:bCs/>
          <w:color w:val="000000"/>
          <w:kern w:val="0"/>
          <w:sz w:val="24"/>
          <w:szCs w:val="24"/>
        </w:rPr>
        <w:t>硬件部署与参数调整</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主机/ip</w:t>
      </w:r>
      <w:r w:rsidRPr="00B03E20">
        <w:rPr>
          <w:rFonts w:ascii="宋体" w:eastAsia="宋体" w:hAnsi="宋体" w:cs="宋体"/>
          <w:kern w:val="0"/>
          <w:sz w:val="24"/>
          <w:szCs w:val="24"/>
        </w:rPr>
        <w:br/>
        <w:t>硬件配置</w:t>
      </w:r>
      <w:r w:rsidRPr="00B03E20">
        <w:rPr>
          <w:rFonts w:ascii="宋体" w:eastAsia="宋体" w:hAnsi="宋体" w:cs="宋体"/>
          <w:kern w:val="0"/>
          <w:sz w:val="24"/>
          <w:szCs w:val="24"/>
        </w:rPr>
        <w:br/>
        <w:t>操作系统及参数调整</w:t>
      </w:r>
    </w:p>
    <w:tbl>
      <w:tblPr>
        <w:tblW w:w="0" w:type="auto"/>
        <w:tblCellSpacing w:w="15" w:type="dxa"/>
        <w:tblCellMar>
          <w:top w:w="15" w:type="dxa"/>
          <w:left w:w="15" w:type="dxa"/>
          <w:bottom w:w="15" w:type="dxa"/>
          <w:right w:w="15" w:type="dxa"/>
        </w:tblCellMar>
        <w:tblLook w:val="04A0"/>
      </w:tblPr>
      <w:tblGrid>
        <w:gridCol w:w="1344"/>
        <w:gridCol w:w="11156"/>
        <w:gridCol w:w="271"/>
        <w:gridCol w:w="2717"/>
      </w:tblGrid>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10.20.153.11</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机型</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Tecal BH620</w:t>
            </w:r>
            <w:r w:rsidRPr="00B03E20">
              <w:rPr>
                <w:rFonts w:ascii="宋体" w:eastAsia="宋体" w:hAnsi="宋体" w:cs="宋体"/>
                <w:kern w:val="0"/>
                <w:sz w:val="24"/>
                <w:szCs w:val="24"/>
              </w:rPr>
              <w:t xml:space="preserve">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CPU</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model name : Intel(R) Xeon(R) CPU           E5520  @ 2.27GHz cache size : 8192 KB processor_count : 16</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Times New Roman" w:eastAsia="Times New Roman" w:hAnsi="Times New Roman" w:cs="Times New Roman"/>
                <w:kern w:val="0"/>
                <w:sz w:val="20"/>
                <w:szCs w:val="20"/>
              </w:rPr>
            </w:pPr>
          </w:p>
        </w:tc>
        <w:tc>
          <w:tcPr>
            <w:tcW w:w="0" w:type="auto"/>
            <w:vAlign w:val="center"/>
            <w:hideMark/>
          </w:tcPr>
          <w:p w:rsidR="00B03E20" w:rsidRPr="00B03E20" w:rsidRDefault="00B03E20" w:rsidP="00B03E20">
            <w:pPr>
              <w:widowControl/>
              <w:jc w:val="left"/>
              <w:rPr>
                <w:rFonts w:ascii="Times New Roman" w:eastAsia="Times New Roman" w:hAnsi="Times New Roman" w:cs="Times New Roman"/>
                <w:kern w:val="0"/>
                <w:sz w:val="20"/>
                <w:szCs w:val="20"/>
              </w:rPr>
            </w:pP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内存</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Total System Memory: 6G Hardware Memory Info:  Size: 4096MB, 1066MHz(0.9ns) Size: NoModule, Unknown Size: 4096MB, 1066MHz(0.9ns) Size: NoModule, Unknown Size: 4096MB, 1066MHz(0.9ns) Size: NoModule, Unknown Size: 4096MB, 1066MHz(0.9ns) Size: NoModule, Unknown Size: 4096MB, 1066MHz(0.9ns) Size: NoModule, Unknown Size: 4096MB, 1066MHz(0.9ns) Size: NoModule, Unknown</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Times New Roman" w:eastAsia="Times New Roman" w:hAnsi="Times New Roman" w:cs="Times New Roman"/>
                <w:kern w:val="0"/>
                <w:sz w:val="20"/>
                <w:szCs w:val="20"/>
              </w:rPr>
            </w:pPr>
          </w:p>
        </w:tc>
        <w:tc>
          <w:tcPr>
            <w:tcW w:w="0" w:type="auto"/>
            <w:vAlign w:val="center"/>
            <w:hideMark/>
          </w:tcPr>
          <w:p w:rsidR="00B03E20" w:rsidRPr="00B03E20" w:rsidRDefault="00B03E20" w:rsidP="00B03E20">
            <w:pPr>
              <w:widowControl/>
              <w:jc w:val="left"/>
              <w:rPr>
                <w:rFonts w:ascii="Times New Roman" w:eastAsia="Times New Roman" w:hAnsi="Times New Roman" w:cs="Times New Roman"/>
                <w:kern w:val="0"/>
                <w:sz w:val="20"/>
                <w:szCs w:val="20"/>
              </w:rPr>
            </w:pP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网络</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Total System Memory: 6G Hardware Memory Info:  Size: 4096MB, 1066MHz(0.9ns) Size: NoModule, Unknown Size: 4096MB, 1066MHz(0.9ns) Size: NoModule, Unknown Size: 4096MB, 1066MHz(0.9ns) Size: NoModule, Unknown Size: 4096MB, 1066MHz(0.9ns) Size: NoModule, Unknown Size: 4096MB, 1066MHz(0.9ns) Size: NoModule, Unknown Size: 4096MB, 1066MHz(0.9ns) Size: NoModule, Unknown</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Times New Roman" w:eastAsia="Times New Roman" w:hAnsi="Times New Roman" w:cs="Times New Roman"/>
                <w:kern w:val="0"/>
                <w:sz w:val="20"/>
                <w:szCs w:val="20"/>
              </w:rPr>
            </w:pPr>
          </w:p>
        </w:tc>
        <w:tc>
          <w:tcPr>
            <w:tcW w:w="0" w:type="auto"/>
            <w:vAlign w:val="center"/>
            <w:hideMark/>
          </w:tcPr>
          <w:p w:rsidR="00B03E20" w:rsidRPr="00B03E20" w:rsidRDefault="00B03E20" w:rsidP="00B03E20">
            <w:pPr>
              <w:widowControl/>
              <w:jc w:val="left"/>
              <w:rPr>
                <w:rFonts w:ascii="Times New Roman" w:eastAsia="Times New Roman" w:hAnsi="Times New Roman" w:cs="Times New Roman"/>
                <w:kern w:val="0"/>
                <w:sz w:val="20"/>
                <w:szCs w:val="20"/>
              </w:rPr>
            </w:pP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磁盘</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/dev/sda: 597.9 GB,</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2.6.18-128.el5xen x86_64</w:t>
            </w:r>
            <w:r w:rsidRPr="00B03E20">
              <w:rPr>
                <w:rFonts w:ascii="宋体" w:eastAsia="宋体" w:hAnsi="宋体" w:cs="宋体"/>
                <w:kern w:val="0"/>
                <w:sz w:val="24"/>
                <w:szCs w:val="24"/>
              </w:rPr>
              <w:t xml:space="preserve">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lastRenderedPageBreak/>
              <w:t>10.20.153.10</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机型</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Tecal BH620</w:t>
            </w:r>
            <w:r w:rsidRPr="00B03E20">
              <w:rPr>
                <w:rFonts w:ascii="宋体" w:eastAsia="宋体" w:hAnsi="宋体" w:cs="宋体"/>
                <w:kern w:val="0"/>
                <w:sz w:val="24"/>
                <w:szCs w:val="24"/>
              </w:rPr>
              <w:t xml:space="preserve">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CPU</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model name : Intel(R) Xeon(R) CPU           E5520  @ 2.27GHz cache size : 8192 KB processor_count : 16</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Times New Roman" w:eastAsia="Times New Roman" w:hAnsi="Times New Roman" w:cs="Times New Roman"/>
                <w:kern w:val="0"/>
                <w:sz w:val="20"/>
                <w:szCs w:val="20"/>
              </w:rPr>
            </w:pPr>
          </w:p>
        </w:tc>
        <w:tc>
          <w:tcPr>
            <w:tcW w:w="0" w:type="auto"/>
            <w:vAlign w:val="center"/>
            <w:hideMark/>
          </w:tcPr>
          <w:p w:rsidR="00B03E20" w:rsidRPr="00B03E20" w:rsidRDefault="00B03E20" w:rsidP="00B03E20">
            <w:pPr>
              <w:widowControl/>
              <w:jc w:val="left"/>
              <w:rPr>
                <w:rFonts w:ascii="Times New Roman" w:eastAsia="Times New Roman" w:hAnsi="Times New Roman" w:cs="Times New Roman"/>
                <w:kern w:val="0"/>
                <w:sz w:val="20"/>
                <w:szCs w:val="20"/>
              </w:rPr>
            </w:pP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内存</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Total System Memory: 6G Hardware Memory Info:  Size: 4096MB, 1066MHz(0.9ns) Size: NoModule, Unknown Size: 4096MB, 1066MHz(0.9ns) Size: NoModule, Unknown Size: 4096MB, 1066MHz(0.9ns) Size: NoModule, Unknown Size: 4096MB, 1066MHz(0.9ns) Size: NoModule, Unknown Size: 4096MB, 1066MHz(0.9ns) Size: NoModule, Unknown Size: 4096MB, 1066MHz(0.9ns) Size: NoModule, Unknown</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Times New Roman" w:eastAsia="Times New Roman" w:hAnsi="Times New Roman" w:cs="Times New Roman"/>
                <w:kern w:val="0"/>
                <w:sz w:val="20"/>
                <w:szCs w:val="20"/>
              </w:rPr>
            </w:pPr>
          </w:p>
        </w:tc>
        <w:tc>
          <w:tcPr>
            <w:tcW w:w="0" w:type="auto"/>
            <w:vAlign w:val="center"/>
            <w:hideMark/>
          </w:tcPr>
          <w:p w:rsidR="00B03E20" w:rsidRPr="00B03E20" w:rsidRDefault="00B03E20" w:rsidP="00B03E20">
            <w:pPr>
              <w:widowControl/>
              <w:jc w:val="left"/>
              <w:rPr>
                <w:rFonts w:ascii="Times New Roman" w:eastAsia="Times New Roman" w:hAnsi="Times New Roman" w:cs="Times New Roman"/>
                <w:kern w:val="0"/>
                <w:sz w:val="20"/>
                <w:szCs w:val="20"/>
              </w:rPr>
            </w:pP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网络</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eth0: Link is up at 1000 Mbps, full duplex. peth0: Link is up at 1000 Mbps, full duplex.</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Times New Roman" w:eastAsia="Times New Roman" w:hAnsi="Times New Roman" w:cs="Times New Roman"/>
                <w:kern w:val="0"/>
                <w:sz w:val="20"/>
                <w:szCs w:val="20"/>
              </w:rPr>
            </w:pPr>
          </w:p>
        </w:tc>
        <w:tc>
          <w:tcPr>
            <w:tcW w:w="0" w:type="auto"/>
            <w:vAlign w:val="center"/>
            <w:hideMark/>
          </w:tcPr>
          <w:p w:rsidR="00B03E20" w:rsidRPr="00B03E20" w:rsidRDefault="00B03E20" w:rsidP="00B03E20">
            <w:pPr>
              <w:widowControl/>
              <w:jc w:val="left"/>
              <w:rPr>
                <w:rFonts w:ascii="Times New Roman" w:eastAsia="Times New Roman" w:hAnsi="Times New Roman" w:cs="Times New Roman"/>
                <w:kern w:val="0"/>
                <w:sz w:val="20"/>
                <w:szCs w:val="20"/>
              </w:rPr>
            </w:pP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磁盘</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/dev/sda: 597.9 GB,</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2.6.18-128.el5xen x86_64</w:t>
            </w:r>
            <w:r w:rsidRPr="00B03E20">
              <w:rPr>
                <w:rFonts w:ascii="宋体" w:eastAsia="宋体" w:hAnsi="宋体" w:cs="宋体"/>
                <w:kern w:val="0"/>
                <w:sz w:val="24"/>
                <w:szCs w:val="24"/>
              </w:rPr>
              <w:t xml:space="preserve"> </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r w:rsidRPr="00B03E20">
        <w:rPr>
          <w:rFonts w:ascii="宋体" w:eastAsia="宋体" w:hAnsi="宋体" w:cs="宋体"/>
          <w:b/>
          <w:bCs/>
          <w:color w:val="000000"/>
          <w:kern w:val="0"/>
          <w:sz w:val="24"/>
          <w:szCs w:val="24"/>
        </w:rPr>
        <w:t>2.2</w:t>
      </w:r>
      <w:r w:rsidRPr="00B03E20">
        <w:rPr>
          <w:rFonts w:ascii="宋体" w:eastAsia="宋体" w:hAnsi="宋体" w:cs="宋体"/>
          <w:b/>
          <w:bCs/>
          <w:kern w:val="0"/>
          <w:sz w:val="24"/>
          <w:szCs w:val="24"/>
        </w:rPr>
        <w:t xml:space="preserve"> </w:t>
      </w:r>
      <w:r w:rsidRPr="00B03E20">
        <w:rPr>
          <w:rFonts w:ascii="宋体" w:eastAsia="宋体" w:hAnsi="宋体" w:cs="宋体"/>
          <w:b/>
          <w:bCs/>
          <w:color w:val="000000"/>
          <w:kern w:val="0"/>
          <w:sz w:val="24"/>
          <w:szCs w:val="24"/>
        </w:rPr>
        <w:t>软件架构</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主机/ip</w:t>
      </w:r>
      <w:r w:rsidRPr="00B03E20">
        <w:rPr>
          <w:rFonts w:ascii="宋体" w:eastAsia="宋体" w:hAnsi="宋体" w:cs="宋体"/>
          <w:kern w:val="0"/>
          <w:sz w:val="24"/>
          <w:szCs w:val="24"/>
        </w:rPr>
        <w:br/>
        <w:t>软件名称及版本</w:t>
      </w:r>
      <w:r w:rsidRPr="00B03E20">
        <w:rPr>
          <w:rFonts w:ascii="宋体" w:eastAsia="宋体" w:hAnsi="宋体" w:cs="宋体"/>
          <w:kern w:val="0"/>
          <w:sz w:val="24"/>
          <w:szCs w:val="24"/>
        </w:rPr>
        <w:br/>
        <w:t>关键参数</w:t>
      </w:r>
    </w:p>
    <w:tbl>
      <w:tblPr>
        <w:tblW w:w="0" w:type="auto"/>
        <w:tblCellSpacing w:w="15" w:type="dxa"/>
        <w:tblCellMar>
          <w:top w:w="15" w:type="dxa"/>
          <w:left w:w="15" w:type="dxa"/>
          <w:bottom w:w="15" w:type="dxa"/>
          <w:right w:w="15" w:type="dxa"/>
        </w:tblCellMar>
        <w:tblLook w:val="04A0"/>
      </w:tblPr>
      <w:tblGrid>
        <w:gridCol w:w="166"/>
        <w:gridCol w:w="3245"/>
        <w:gridCol w:w="12077"/>
      </w:tblGrid>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java version "1.6.0_18" Java(TM) SE Runtime Environment (build 1.6.0_18-b07) Java HotSpot(TM) 64-Bit Server VM (build 16.0-b13, mixed mode)</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-server -Xmx2g -Xms2g -Xmn256m -XX:PermSize=128m -Xss256k -XX:+DisableExplicitGC -XX:+UseConcMarkSweepGC -XX:+CMSParallelRemarkEnabled -XX:+UseCMSCompactAtFullCollection -XX:LargePageSizeInBytes=128m -XX:+UseFastAccessorMethods -XX:+UseCMSInitiatingOccupancyOnly -XX:CMSInitiatingOccupancyFraction=70</w:t>
            </w:r>
            <w:r w:rsidRPr="00B03E20">
              <w:rPr>
                <w:rFonts w:ascii="宋体" w:eastAsia="宋体" w:hAnsi="宋体" w:cs="宋体"/>
                <w:kern w:val="0"/>
                <w:sz w:val="24"/>
                <w:szCs w:val="24"/>
              </w:rPr>
              <w:t xml:space="preserve">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jboss-4.0.5.GA</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httpd-2.0.61</w:t>
            </w: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color w:val="000000"/>
                <w:kern w:val="0"/>
                <w:sz w:val="24"/>
                <w:szCs w:val="24"/>
              </w:rPr>
              <w:t xml:space="preserve">KeepAlive On MaxKeepAliveRequests 100000 KeepAliveTimeout 180 MaxRequestsPerChild 1000000 </w:t>
            </w:r>
            <w:r w:rsidRPr="00B03E20">
              <w:rPr>
                <w:rFonts w:ascii="宋体" w:eastAsia="宋体" w:hAnsi="宋体" w:cs="宋体"/>
                <w:color w:val="000000"/>
                <w:kern w:val="0"/>
                <w:sz w:val="24"/>
                <w:szCs w:val="24"/>
              </w:rPr>
              <w:lastRenderedPageBreak/>
              <w:t>&lt;IfModule worker.c&gt;         StartServers 5         MaxClients 1024         MinSpareThreads 25         MaxSpareThreads 75         ThreadsPerChild 64         ThreadLimit 128         ServerLimit 16 &lt;/IfModule&gt;</w:t>
            </w:r>
            <w:r w:rsidRPr="00B03E20">
              <w:rPr>
                <w:rFonts w:ascii="宋体" w:eastAsia="宋体" w:hAnsi="宋体" w:cs="宋体"/>
                <w:kern w:val="0"/>
                <w:sz w:val="24"/>
                <w:szCs w:val="24"/>
              </w:rPr>
              <w:t xml:space="preserve"> </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89" w:name="UserGuide-zh-测试目的"/>
      <w:bookmarkEnd w:id="189"/>
      <w:r w:rsidRPr="00B03E20">
        <w:rPr>
          <w:rFonts w:ascii="宋体" w:eastAsia="宋体" w:hAnsi="宋体" w:cs="宋体"/>
          <w:b/>
          <w:bCs/>
          <w:kern w:val="0"/>
          <w:sz w:val="27"/>
          <w:szCs w:val="27"/>
        </w:rPr>
        <w:t>测试目的</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r w:rsidRPr="00B03E20">
        <w:rPr>
          <w:rFonts w:ascii="宋体" w:eastAsia="宋体" w:hAnsi="宋体" w:cs="宋体"/>
          <w:b/>
          <w:bCs/>
          <w:color w:val="000000"/>
          <w:kern w:val="0"/>
          <w:sz w:val="24"/>
          <w:szCs w:val="24"/>
        </w:rPr>
        <w:t>3.1</w:t>
      </w:r>
      <w:r w:rsidRPr="00B03E20">
        <w:rPr>
          <w:rFonts w:ascii="宋体" w:eastAsia="宋体" w:hAnsi="宋体" w:cs="宋体"/>
          <w:b/>
          <w:bCs/>
          <w:kern w:val="0"/>
          <w:sz w:val="24"/>
          <w:szCs w:val="24"/>
        </w:rPr>
        <w:t xml:space="preserve"> </w:t>
      </w:r>
      <w:r w:rsidRPr="00B03E20">
        <w:rPr>
          <w:rFonts w:ascii="宋体" w:eastAsia="宋体" w:hAnsi="宋体" w:cs="宋体"/>
          <w:b/>
          <w:bCs/>
          <w:color w:val="000000"/>
          <w:kern w:val="0"/>
          <w:sz w:val="24"/>
          <w:szCs w:val="24"/>
        </w:rPr>
        <w:t>期望性能指标(量化)</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场景名称</w:t>
      </w:r>
      <w:r w:rsidRPr="00B03E20">
        <w:rPr>
          <w:rFonts w:ascii="宋体" w:eastAsia="宋体" w:hAnsi="宋体" w:cs="宋体"/>
          <w:kern w:val="0"/>
          <w:sz w:val="24"/>
          <w:szCs w:val="24"/>
        </w:rPr>
        <w:br/>
        <w:t>对应指标名称</w:t>
      </w:r>
      <w:r w:rsidRPr="00B03E20">
        <w:rPr>
          <w:rFonts w:ascii="宋体" w:eastAsia="宋体" w:hAnsi="宋体" w:cs="宋体"/>
          <w:kern w:val="0"/>
          <w:sz w:val="24"/>
          <w:szCs w:val="24"/>
        </w:rPr>
        <w:br/>
        <w:t>期望值范围</w:t>
      </w:r>
      <w:r w:rsidRPr="00B03E20">
        <w:rPr>
          <w:rFonts w:ascii="宋体" w:eastAsia="宋体" w:hAnsi="宋体" w:cs="宋体"/>
          <w:kern w:val="0"/>
          <w:sz w:val="24"/>
          <w:szCs w:val="24"/>
        </w:rPr>
        <w:br/>
        <w:t>实际值</w:t>
      </w:r>
      <w:r w:rsidRPr="00B03E20">
        <w:rPr>
          <w:rFonts w:ascii="宋体" w:eastAsia="宋体" w:hAnsi="宋体" w:cs="宋体"/>
          <w:kern w:val="0"/>
          <w:sz w:val="24"/>
          <w:szCs w:val="24"/>
        </w:rPr>
        <w:br/>
        <w:t>是否满足期望(是/否)</w:t>
      </w:r>
    </w:p>
    <w:tbl>
      <w:tblPr>
        <w:tblW w:w="0" w:type="auto"/>
        <w:tblCellSpacing w:w="15" w:type="dxa"/>
        <w:tblCellMar>
          <w:top w:w="15" w:type="dxa"/>
          <w:left w:w="15" w:type="dxa"/>
          <w:bottom w:w="15" w:type="dxa"/>
          <w:right w:w="15" w:type="dxa"/>
        </w:tblCellMar>
        <w:tblLook w:val="04A0"/>
      </w:tblPr>
      <w:tblGrid>
        <w:gridCol w:w="855"/>
        <w:gridCol w:w="1020"/>
        <w:gridCol w:w="660"/>
        <w:gridCol w:w="780"/>
        <w:gridCol w:w="315"/>
      </w:tblGrid>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1k数据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响应时间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0.9ms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0.79ms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是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1k数据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TPS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10000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11994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是 </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r w:rsidRPr="00B03E20">
        <w:rPr>
          <w:rFonts w:ascii="宋体" w:eastAsia="宋体" w:hAnsi="宋体" w:cs="宋体"/>
          <w:b/>
          <w:bCs/>
          <w:color w:val="000000"/>
          <w:kern w:val="0"/>
          <w:sz w:val="24"/>
          <w:szCs w:val="24"/>
        </w:rPr>
        <w:t>3.2</w:t>
      </w:r>
      <w:r w:rsidRPr="00B03E20">
        <w:rPr>
          <w:rFonts w:ascii="宋体" w:eastAsia="宋体" w:hAnsi="宋体" w:cs="宋体"/>
          <w:b/>
          <w:bCs/>
          <w:kern w:val="0"/>
          <w:sz w:val="24"/>
          <w:szCs w:val="24"/>
        </w:rPr>
        <w:t xml:space="preserve"> </w:t>
      </w:r>
      <w:r w:rsidRPr="00B03E20">
        <w:rPr>
          <w:rFonts w:ascii="宋体" w:eastAsia="宋体" w:hAnsi="宋体" w:cs="宋体"/>
          <w:b/>
          <w:bCs/>
          <w:color w:val="000000"/>
          <w:kern w:val="0"/>
          <w:sz w:val="24"/>
          <w:szCs w:val="24"/>
        </w:rPr>
        <w:t>期望运行状况(非量化，可选)</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2.0性能不低于1.0,2.0和1.0互调用的性能无明显下降。 除了50k string其余皆通过</w:t>
      </w:r>
      <w:r w:rsidRPr="00B03E20">
        <w:rPr>
          <w:rFonts w:ascii="宋体" w:eastAsia="宋体" w:hAnsi="宋体" w:cs="宋体"/>
          <w:kern w:val="0"/>
          <w:sz w:val="24"/>
          <w:szCs w:val="24"/>
        </w:rPr>
        <w:br/>
        <w:t>JVM内存运行稳定，无OOM，堆内存中无不合理的大对象的占用。通过</w:t>
      </w:r>
      <w:r w:rsidRPr="00B03E20">
        <w:rPr>
          <w:rFonts w:ascii="宋体" w:eastAsia="宋体" w:hAnsi="宋体" w:cs="宋体"/>
          <w:kern w:val="0"/>
          <w:sz w:val="24"/>
          <w:szCs w:val="24"/>
        </w:rPr>
        <w:br/>
        <w:t>CPU、内存、网络、磁盘、文件句柄占用平稳。通过</w:t>
      </w:r>
      <w:r w:rsidRPr="00B03E20">
        <w:rPr>
          <w:rFonts w:ascii="宋体" w:eastAsia="宋体" w:hAnsi="宋体" w:cs="宋体"/>
          <w:kern w:val="0"/>
          <w:sz w:val="24"/>
          <w:szCs w:val="24"/>
        </w:rPr>
        <w:br/>
        <w:t>无频繁线程锁，线程数平稳。通过</w:t>
      </w:r>
      <w:r w:rsidRPr="00B03E20">
        <w:rPr>
          <w:rFonts w:ascii="宋体" w:eastAsia="宋体" w:hAnsi="宋体" w:cs="宋体"/>
          <w:kern w:val="0"/>
          <w:sz w:val="24"/>
          <w:szCs w:val="24"/>
        </w:rPr>
        <w:br/>
        <w:t>业务线程负载均衡。通过</w:t>
      </w:r>
      <w:r w:rsidRPr="00B03E20">
        <w:rPr>
          <w:rFonts w:ascii="宋体" w:eastAsia="宋体" w:hAnsi="宋体" w:cs="宋体"/>
          <w:kern w:val="0"/>
          <w:sz w:val="24"/>
          <w:szCs w:val="24"/>
        </w:rPr>
        <w:br/>
        <w:t> </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90" w:name="UserGuide-zh-测试脚本"/>
      <w:bookmarkEnd w:id="190"/>
      <w:r w:rsidRPr="00B03E20">
        <w:rPr>
          <w:rFonts w:ascii="宋体" w:eastAsia="宋体" w:hAnsi="宋体" w:cs="宋体"/>
          <w:b/>
          <w:bCs/>
          <w:kern w:val="0"/>
          <w:sz w:val="27"/>
          <w:szCs w:val="27"/>
        </w:rPr>
        <w:lastRenderedPageBreak/>
        <w:t>测试脚本</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1、性能测试场景（10并发）</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a、传入1kString，不做任何处理，原样返回</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b、传入50kString，不做任何处理，原样返回</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c、传入200kString，不做任何处理，原样返回</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d、传入1k pojo（嵌套的复杂person对象），不做任何处理，原样返回</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上述场景在dubbo1.0\dubbo2.0(hessian2序列化)\dubbo2.0(dubbo序列化)\rmi \hessian3.2.0\http(json序列化)进行10分钟的性能测试。 主要考察序列化和网络IO的性能，因此服务端无任何业务逻辑。取10并发是考虑到http协议在高并发下对CPU的使用率较高可能会先打到瓶颈。 </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2、并发场景（20并发）</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传入1kString，在服务器段循环1w次，每次重新生成一个随机数然后进行拼装。</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考察业务线程是否能够分配到每个CPU上。 </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3、稳定性场景（20并发）</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同时调用1个参数为String（5k）方法，1个参数为person对象的方法，1个参数为map（值为3个person）的方法，持续运行50小时。 </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4、高压力场景（20并发）</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xml:space="preserve">在稳定性场景的基础上，将提供者和消费者布置成均为2台（一台机器2个实例），且String的参数从20byte到200k，每隔10分钟随机变换。 </w:t>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91" w:name="UserGuide-zh-测试结果"/>
      <w:bookmarkEnd w:id="191"/>
      <w:r w:rsidRPr="00B03E20">
        <w:rPr>
          <w:rFonts w:ascii="宋体" w:eastAsia="宋体" w:hAnsi="宋体" w:cs="宋体"/>
          <w:b/>
          <w:bCs/>
          <w:kern w:val="0"/>
          <w:sz w:val="27"/>
          <w:szCs w:val="27"/>
        </w:rPr>
        <w:t>测试结果</w:t>
      </w: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r w:rsidRPr="00B03E20">
        <w:rPr>
          <w:rFonts w:ascii="宋体" w:eastAsia="宋体" w:hAnsi="宋体" w:cs="宋体"/>
          <w:b/>
          <w:bCs/>
          <w:color w:val="000000"/>
          <w:kern w:val="0"/>
          <w:sz w:val="24"/>
          <w:szCs w:val="24"/>
        </w:rPr>
        <w:t>5.1</w:t>
      </w:r>
      <w:r w:rsidRPr="00B03E20">
        <w:rPr>
          <w:rFonts w:ascii="宋体" w:eastAsia="宋体" w:hAnsi="宋体" w:cs="宋体"/>
          <w:b/>
          <w:bCs/>
          <w:kern w:val="0"/>
          <w:sz w:val="24"/>
          <w:szCs w:val="24"/>
        </w:rPr>
        <w:t xml:space="preserve"> </w:t>
      </w:r>
      <w:r w:rsidRPr="00B03E20">
        <w:rPr>
          <w:rFonts w:ascii="宋体" w:eastAsia="宋体" w:hAnsi="宋体" w:cs="宋体"/>
          <w:b/>
          <w:bCs/>
          <w:color w:val="000000"/>
          <w:kern w:val="0"/>
          <w:sz w:val="24"/>
          <w:szCs w:val="24"/>
        </w:rPr>
        <w:t>场景名称：pojo</w:t>
      </w:r>
      <w:r w:rsidRPr="00B03E20">
        <w:rPr>
          <w:rFonts w:ascii="宋体" w:eastAsia="宋体" w:hAnsi="宋体" w:cs="宋体"/>
          <w:b/>
          <w:bCs/>
          <w:kern w:val="0"/>
          <w:sz w:val="24"/>
          <w:szCs w:val="24"/>
        </w:rPr>
        <w:t xml:space="preserve"> </w:t>
      </w:r>
      <w:r w:rsidRPr="00B03E20">
        <w:rPr>
          <w:rFonts w:ascii="宋体" w:eastAsia="宋体" w:hAnsi="宋体" w:cs="宋体"/>
          <w:b/>
          <w:bCs/>
          <w:color w:val="000000"/>
          <w:kern w:val="0"/>
          <w:sz w:val="24"/>
          <w:szCs w:val="24"/>
        </w:rPr>
        <w:t>场景</w:t>
      </w:r>
    </w:p>
    <w:tbl>
      <w:tblPr>
        <w:tblW w:w="0" w:type="auto"/>
        <w:tblCellSpacing w:w="15" w:type="dxa"/>
        <w:tblCellMar>
          <w:top w:w="15" w:type="dxa"/>
          <w:left w:w="15" w:type="dxa"/>
          <w:bottom w:w="15" w:type="dxa"/>
          <w:right w:w="15" w:type="dxa"/>
        </w:tblCellMar>
        <w:tblLook w:val="04A0"/>
      </w:tblPr>
      <w:tblGrid>
        <w:gridCol w:w="4455"/>
        <w:gridCol w:w="1680"/>
        <w:gridCol w:w="2715"/>
      </w:tblGrid>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TPS成功平均值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响应时间成功平均值(ms)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dubbo1 </w:t>
            </w:r>
            <w:r w:rsidRPr="00B03E20">
              <w:rPr>
                <w:rFonts w:ascii="宋体" w:eastAsia="宋体" w:hAnsi="宋体" w:cs="宋体"/>
                <w:kern w:val="0"/>
                <w:sz w:val="24"/>
                <w:szCs w:val="24"/>
              </w:rPr>
              <w:br/>
              <w:t xml:space="preserve">（hessian2序列化+mina）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10813.5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0.9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dubbo2 </w:t>
            </w:r>
            <w:r w:rsidRPr="00B03E20">
              <w:rPr>
                <w:rFonts w:ascii="宋体" w:eastAsia="宋体" w:hAnsi="宋体" w:cs="宋体"/>
                <w:kern w:val="0"/>
                <w:sz w:val="24"/>
                <w:szCs w:val="24"/>
              </w:rPr>
              <w:br/>
              <w:t xml:space="preserve">(hessian2序列化+netty)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11994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0.79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dubbo2 </w:t>
            </w:r>
            <w:r w:rsidRPr="00B03E20">
              <w:rPr>
                <w:rFonts w:ascii="宋体" w:eastAsia="宋体" w:hAnsi="宋体" w:cs="宋体"/>
                <w:kern w:val="0"/>
                <w:sz w:val="24"/>
                <w:szCs w:val="24"/>
              </w:rPr>
              <w:br/>
              <w:t xml:space="preserve">(dubbo序列化+netty)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13620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0.67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rmi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2461.79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4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hessian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2417.7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4.1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http（json序列化）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8179.08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1.15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2.0和1.0默认 </w:t>
            </w:r>
            <w:r w:rsidRPr="00B03E20">
              <w:rPr>
                <w:rFonts w:ascii="宋体" w:eastAsia="宋体" w:hAnsi="宋体" w:cs="宋体"/>
                <w:kern w:val="0"/>
                <w:sz w:val="24"/>
                <w:szCs w:val="24"/>
              </w:rPr>
              <w:br/>
              <w:t xml:space="preserve">对比百分比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10.92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-12.22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dubbo序列化相比hessian2序列化百分比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13.56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-15.19 </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8564245" cy="5581650"/>
            <wp:effectExtent l="19050" t="0" r="8255" b="0"/>
            <wp:docPr id="153" name="图片 153" descr="http://alibaba.github.io/dubbo-doc-static/pojotps.png-version=1&amp;modificationDate=131738835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alibaba.github.io/dubbo-doc-static/pojotps.png-version=1&amp;modificationDate=1317388356000.png"/>
                    <pic:cNvPicPr>
                      <a:picLocks noChangeAspect="1" noChangeArrowheads="1"/>
                    </pic:cNvPicPr>
                  </pic:nvPicPr>
                  <pic:blipFill>
                    <a:blip r:embed="rId572"/>
                    <a:srcRect/>
                    <a:stretch>
                      <a:fillRect/>
                    </a:stretch>
                  </pic:blipFill>
                  <pic:spPr bwMode="auto">
                    <a:xfrm>
                      <a:off x="0" y="0"/>
                      <a:ext cx="8564245" cy="5581650"/>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lastRenderedPageBreak/>
        <w:drawing>
          <wp:inline distT="0" distB="0" distL="0" distR="0">
            <wp:extent cx="7553960" cy="5581650"/>
            <wp:effectExtent l="19050" t="0" r="8890" b="0"/>
            <wp:docPr id="154" name="图片 154" descr="http://alibaba.github.io/dubbo-doc-static/pojores.png-version=1&amp;modificationDate=1317388349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alibaba.github.io/dubbo-doc-static/pojores.png-version=1&amp;modificationDate=1317388349000.png"/>
                    <pic:cNvPicPr>
                      <a:picLocks noChangeAspect="1" noChangeArrowheads="1"/>
                    </pic:cNvPicPr>
                  </pic:nvPicPr>
                  <pic:blipFill>
                    <a:blip r:embed="rId573"/>
                    <a:srcRect/>
                    <a:stretch>
                      <a:fillRect/>
                    </a:stretch>
                  </pic:blipFill>
                  <pic:spPr bwMode="auto">
                    <a:xfrm>
                      <a:off x="0" y="0"/>
                      <a:ext cx="7553960" cy="5581650"/>
                    </a:xfrm>
                    <a:prstGeom prst="rect">
                      <a:avLst/>
                    </a:prstGeom>
                    <a:noFill/>
                    <a:ln w="9525">
                      <a:noFill/>
                      <a:miter lim="800000"/>
                      <a:headEnd/>
                      <a:tailEnd/>
                    </a:ln>
                  </pic:spPr>
                </pic:pic>
              </a:graphicData>
            </a:graphic>
          </wp:inline>
        </w:drawing>
      </w: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r w:rsidRPr="00B03E20">
        <w:rPr>
          <w:rFonts w:ascii="宋体" w:eastAsia="宋体" w:hAnsi="宋体" w:cs="宋体"/>
          <w:b/>
          <w:bCs/>
          <w:color w:val="000000"/>
          <w:kern w:val="0"/>
          <w:sz w:val="24"/>
          <w:szCs w:val="24"/>
        </w:rPr>
        <w:t>5.2</w:t>
      </w:r>
      <w:r w:rsidRPr="00B03E20">
        <w:rPr>
          <w:rFonts w:ascii="宋体" w:eastAsia="宋体" w:hAnsi="宋体" w:cs="宋体"/>
          <w:b/>
          <w:bCs/>
          <w:kern w:val="0"/>
          <w:sz w:val="24"/>
          <w:szCs w:val="24"/>
        </w:rPr>
        <w:t xml:space="preserve"> </w:t>
      </w:r>
      <w:r w:rsidRPr="00B03E20">
        <w:rPr>
          <w:rFonts w:ascii="宋体" w:eastAsia="宋体" w:hAnsi="宋体" w:cs="宋体"/>
          <w:b/>
          <w:bCs/>
          <w:color w:val="000000"/>
          <w:kern w:val="0"/>
          <w:sz w:val="24"/>
          <w:szCs w:val="24"/>
        </w:rPr>
        <w:t>场景名称：1k string</w:t>
      </w:r>
      <w:r w:rsidRPr="00B03E20">
        <w:rPr>
          <w:rFonts w:ascii="宋体" w:eastAsia="宋体" w:hAnsi="宋体" w:cs="宋体"/>
          <w:b/>
          <w:bCs/>
          <w:kern w:val="0"/>
          <w:sz w:val="24"/>
          <w:szCs w:val="24"/>
        </w:rPr>
        <w:t xml:space="preserve"> </w:t>
      </w:r>
      <w:r w:rsidRPr="00B03E20">
        <w:rPr>
          <w:rFonts w:ascii="宋体" w:eastAsia="宋体" w:hAnsi="宋体" w:cs="宋体"/>
          <w:b/>
          <w:bCs/>
          <w:color w:val="000000"/>
          <w:kern w:val="0"/>
          <w:sz w:val="24"/>
          <w:szCs w:val="24"/>
        </w:rPr>
        <w:t>场景 </w:t>
      </w:r>
      <w:r w:rsidRPr="00B03E20">
        <w:rPr>
          <w:rFonts w:ascii="宋体" w:eastAsia="宋体" w:hAnsi="宋体" w:cs="宋体"/>
          <w:b/>
          <w:bCs/>
          <w:kern w:val="0"/>
          <w:sz w:val="24"/>
          <w:szCs w:val="24"/>
        </w:rPr>
        <w:t xml:space="preserve"> |</w:t>
      </w:r>
    </w:p>
    <w:tbl>
      <w:tblPr>
        <w:tblW w:w="0" w:type="auto"/>
        <w:tblCellSpacing w:w="15" w:type="dxa"/>
        <w:tblCellMar>
          <w:top w:w="15" w:type="dxa"/>
          <w:left w:w="15" w:type="dxa"/>
          <w:bottom w:w="15" w:type="dxa"/>
          <w:right w:w="15" w:type="dxa"/>
        </w:tblCellMar>
        <w:tblLook w:val="04A0"/>
      </w:tblPr>
      <w:tblGrid>
        <w:gridCol w:w="4455"/>
        <w:gridCol w:w="1680"/>
        <w:gridCol w:w="2715"/>
      </w:tblGrid>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TPS成功平均值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响应时间成功平均值(ms)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dubbo1 </w:t>
            </w:r>
            <w:r w:rsidRPr="00B03E20">
              <w:rPr>
                <w:rFonts w:ascii="宋体" w:eastAsia="宋体" w:hAnsi="宋体" w:cs="宋体"/>
                <w:kern w:val="0"/>
                <w:sz w:val="24"/>
                <w:szCs w:val="24"/>
              </w:rPr>
              <w:br/>
              <w:t xml:space="preserve">（hessian2序列化+mina）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11940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0.8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dubbo2 </w:t>
            </w:r>
            <w:r w:rsidRPr="00B03E20">
              <w:rPr>
                <w:rFonts w:ascii="宋体" w:eastAsia="宋体" w:hAnsi="宋体" w:cs="宋体"/>
                <w:kern w:val="0"/>
                <w:sz w:val="24"/>
                <w:szCs w:val="24"/>
              </w:rPr>
              <w:br/>
              <w:t xml:space="preserve">(hessian2序列化+netty)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14402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0.64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dubbo2 </w:t>
            </w:r>
            <w:r w:rsidRPr="00B03E20">
              <w:rPr>
                <w:rFonts w:ascii="宋体" w:eastAsia="宋体" w:hAnsi="宋体" w:cs="宋体"/>
                <w:kern w:val="0"/>
                <w:sz w:val="24"/>
                <w:szCs w:val="24"/>
              </w:rPr>
              <w:br/>
              <w:t xml:space="preserve">(dubbo序列化+netty)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15096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0.6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rmi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11136.02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0.81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hessian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11426.83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0.79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http（json序列化）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8919.27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1.04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2.0和1.0默认 </w:t>
            </w:r>
            <w:r w:rsidRPr="00B03E20">
              <w:rPr>
                <w:rFonts w:ascii="宋体" w:eastAsia="宋体" w:hAnsi="宋体" w:cs="宋体"/>
                <w:kern w:val="0"/>
                <w:sz w:val="24"/>
                <w:szCs w:val="24"/>
              </w:rPr>
              <w:br/>
              <w:t xml:space="preserve">对比百分比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20.62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-20.00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dubbo序列化相比hessian2序列化百分比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4.82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-6.25 </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8373110" cy="5936615"/>
            <wp:effectExtent l="19050" t="0" r="8890" b="0"/>
            <wp:docPr id="155" name="图片 155" descr="http://alibaba.github.io/dubbo-doc-static/1ktps.png-version=1&amp;modificationDate=131738834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alibaba.github.io/dubbo-doc-static/1ktps.png-version=1&amp;modificationDate=1317388345000.png"/>
                    <pic:cNvPicPr>
                      <a:picLocks noChangeAspect="1" noChangeArrowheads="1"/>
                    </pic:cNvPicPr>
                  </pic:nvPicPr>
                  <pic:blipFill>
                    <a:blip r:embed="rId574"/>
                    <a:srcRect/>
                    <a:stretch>
                      <a:fillRect/>
                    </a:stretch>
                  </pic:blipFill>
                  <pic:spPr bwMode="auto">
                    <a:xfrm>
                      <a:off x="0" y="0"/>
                      <a:ext cx="8373110" cy="5936615"/>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lastRenderedPageBreak/>
        <w:drawing>
          <wp:inline distT="0" distB="0" distL="0" distR="0">
            <wp:extent cx="7983855" cy="5807075"/>
            <wp:effectExtent l="19050" t="0" r="0" b="0"/>
            <wp:docPr id="156" name="图片 156" descr="http://alibaba.github.io/dubbo-doc-static/1kres.png-version=1&amp;modificationDate=1317388329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alibaba.github.io/dubbo-doc-static/1kres.png-version=1&amp;modificationDate=1317388329000.png"/>
                    <pic:cNvPicPr>
                      <a:picLocks noChangeAspect="1" noChangeArrowheads="1"/>
                    </pic:cNvPicPr>
                  </pic:nvPicPr>
                  <pic:blipFill>
                    <a:blip r:embed="rId575"/>
                    <a:srcRect/>
                    <a:stretch>
                      <a:fillRect/>
                    </a:stretch>
                  </pic:blipFill>
                  <pic:spPr bwMode="auto">
                    <a:xfrm>
                      <a:off x="0" y="0"/>
                      <a:ext cx="7983855" cy="5807075"/>
                    </a:xfrm>
                    <a:prstGeom prst="rect">
                      <a:avLst/>
                    </a:prstGeom>
                    <a:noFill/>
                    <a:ln w="9525">
                      <a:noFill/>
                      <a:miter lim="800000"/>
                      <a:headEnd/>
                      <a:tailEnd/>
                    </a:ln>
                  </pic:spPr>
                </pic:pic>
              </a:graphicData>
            </a:graphic>
          </wp:inline>
        </w:drawing>
      </w: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r w:rsidRPr="00B03E20">
        <w:rPr>
          <w:rFonts w:ascii="宋体" w:eastAsia="宋体" w:hAnsi="宋体" w:cs="宋体"/>
          <w:b/>
          <w:bCs/>
          <w:color w:val="000000"/>
          <w:kern w:val="0"/>
          <w:sz w:val="24"/>
          <w:szCs w:val="24"/>
        </w:rPr>
        <w:t>5.3</w:t>
      </w:r>
      <w:r w:rsidRPr="00B03E20">
        <w:rPr>
          <w:rFonts w:ascii="宋体" w:eastAsia="宋体" w:hAnsi="宋体" w:cs="宋体"/>
          <w:b/>
          <w:bCs/>
          <w:kern w:val="0"/>
          <w:sz w:val="24"/>
          <w:szCs w:val="24"/>
        </w:rPr>
        <w:t xml:space="preserve"> </w:t>
      </w:r>
      <w:r w:rsidRPr="00B03E20">
        <w:rPr>
          <w:rFonts w:ascii="宋体" w:eastAsia="宋体" w:hAnsi="宋体" w:cs="宋体"/>
          <w:b/>
          <w:bCs/>
          <w:color w:val="000000"/>
          <w:kern w:val="0"/>
          <w:sz w:val="24"/>
          <w:szCs w:val="24"/>
        </w:rPr>
        <w:t>场景名称：50k string场景 </w:t>
      </w:r>
      <w:r w:rsidRPr="00B03E20">
        <w:rPr>
          <w:rFonts w:ascii="宋体" w:eastAsia="宋体" w:hAnsi="宋体" w:cs="宋体"/>
          <w:b/>
          <w:bCs/>
          <w:kern w:val="0"/>
          <w:sz w:val="24"/>
          <w:szCs w:val="24"/>
        </w:rPr>
        <w:t xml:space="preserve"> |</w:t>
      </w:r>
    </w:p>
    <w:tbl>
      <w:tblPr>
        <w:tblW w:w="0" w:type="auto"/>
        <w:tblCellSpacing w:w="15" w:type="dxa"/>
        <w:tblCellMar>
          <w:top w:w="15" w:type="dxa"/>
          <w:left w:w="15" w:type="dxa"/>
          <w:bottom w:w="15" w:type="dxa"/>
          <w:right w:w="15" w:type="dxa"/>
        </w:tblCellMar>
        <w:tblLook w:val="04A0"/>
      </w:tblPr>
      <w:tblGrid>
        <w:gridCol w:w="4455"/>
        <w:gridCol w:w="1680"/>
        <w:gridCol w:w="2715"/>
      </w:tblGrid>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xml:space="preserve">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TPS成功平均值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响应时间成功平均值(ms)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dubbo1 </w:t>
            </w:r>
            <w:r w:rsidRPr="00B03E20">
              <w:rPr>
                <w:rFonts w:ascii="宋体" w:eastAsia="宋体" w:hAnsi="宋体" w:cs="宋体"/>
                <w:kern w:val="0"/>
                <w:sz w:val="24"/>
                <w:szCs w:val="24"/>
              </w:rPr>
              <w:br/>
              <w:t xml:space="preserve">（hessian2序列化+mina）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1962.7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5.1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dubbo2 </w:t>
            </w:r>
            <w:r w:rsidRPr="00B03E20">
              <w:rPr>
                <w:rFonts w:ascii="宋体" w:eastAsia="宋体" w:hAnsi="宋体" w:cs="宋体"/>
                <w:kern w:val="0"/>
                <w:sz w:val="24"/>
                <w:szCs w:val="24"/>
              </w:rPr>
              <w:br/>
              <w:t xml:space="preserve">(hessian2序列化+netty)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1293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5.03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dubbo2 </w:t>
            </w:r>
            <w:r w:rsidRPr="00B03E20">
              <w:rPr>
                <w:rFonts w:ascii="宋体" w:eastAsia="宋体" w:hAnsi="宋体" w:cs="宋体"/>
                <w:kern w:val="0"/>
                <w:sz w:val="24"/>
                <w:szCs w:val="24"/>
              </w:rPr>
              <w:br/>
              <w:t xml:space="preserve">(dubbo序列化+netty)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1966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7.68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rmi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3349.88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2.9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hessian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1925.33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5.13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http（json序列化）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3247.1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3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2.0和1.0默认 </w:t>
            </w:r>
            <w:r w:rsidRPr="00B03E20">
              <w:rPr>
                <w:rFonts w:ascii="宋体" w:eastAsia="宋体" w:hAnsi="宋体" w:cs="宋体"/>
                <w:kern w:val="0"/>
                <w:sz w:val="24"/>
                <w:szCs w:val="24"/>
              </w:rPr>
              <w:br/>
              <w:t xml:space="preserve">对比百分比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-34.12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-1.37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dubbo序列化相比hessian2序列化百分比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52.05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52.68 </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8488680" cy="5963920"/>
            <wp:effectExtent l="19050" t="0" r="7620" b="0"/>
            <wp:docPr id="157" name="图片 157" descr="http://alibaba.github.io/dubbo-doc-static/50ktps.png-version=1&amp;modificationDate=131738834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alibaba.github.io/dubbo-doc-static/50ktps.png-version=1&amp;modificationDate=1317388345000.png"/>
                    <pic:cNvPicPr>
                      <a:picLocks noChangeAspect="1" noChangeArrowheads="1"/>
                    </pic:cNvPicPr>
                  </pic:nvPicPr>
                  <pic:blipFill>
                    <a:blip r:embed="rId576"/>
                    <a:srcRect/>
                    <a:stretch>
                      <a:fillRect/>
                    </a:stretch>
                  </pic:blipFill>
                  <pic:spPr bwMode="auto">
                    <a:xfrm>
                      <a:off x="0" y="0"/>
                      <a:ext cx="8488680" cy="5963920"/>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lastRenderedPageBreak/>
        <w:drawing>
          <wp:inline distT="0" distB="0" distL="0" distR="0">
            <wp:extent cx="7840345" cy="5848350"/>
            <wp:effectExtent l="19050" t="0" r="8255" b="0"/>
            <wp:docPr id="158" name="图片 158" descr="http://alibaba.github.io/dubbo-doc-static/50kres.png-version=1&amp;modificationDate=131738834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alibaba.github.io/dubbo-doc-static/50kres.png-version=1&amp;modificationDate=1317388345000.png"/>
                    <pic:cNvPicPr>
                      <a:picLocks noChangeAspect="1" noChangeArrowheads="1"/>
                    </pic:cNvPicPr>
                  </pic:nvPicPr>
                  <pic:blipFill>
                    <a:blip r:embed="rId577"/>
                    <a:srcRect/>
                    <a:stretch>
                      <a:fillRect/>
                    </a:stretch>
                  </pic:blipFill>
                  <pic:spPr bwMode="auto">
                    <a:xfrm>
                      <a:off x="0" y="0"/>
                      <a:ext cx="7840345" cy="5848350"/>
                    </a:xfrm>
                    <a:prstGeom prst="rect">
                      <a:avLst/>
                    </a:prstGeom>
                    <a:noFill/>
                    <a:ln w="9525">
                      <a:noFill/>
                      <a:miter lim="800000"/>
                      <a:headEnd/>
                      <a:tailEnd/>
                    </a:ln>
                  </pic:spPr>
                </pic:pic>
              </a:graphicData>
            </a:graphic>
          </wp:inline>
        </w:drawing>
      </w: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192" w:name="UserGuide-zh-\"/>
      <w:bookmarkEnd w:id="192"/>
      <w:r w:rsidRPr="00B03E20">
        <w:rPr>
          <w:rFonts w:ascii="宋体" w:eastAsia="宋体" w:hAnsi="宋体" w:cs="宋体"/>
          <w:b/>
          <w:bCs/>
          <w:color w:val="000000"/>
          <w:kern w:val="0"/>
          <w:sz w:val="24"/>
          <w:szCs w:val="24"/>
        </w:rPr>
        <w:t>5.4</w:t>
      </w:r>
      <w:r w:rsidRPr="00B03E20">
        <w:rPr>
          <w:rFonts w:ascii="宋体" w:eastAsia="宋体" w:hAnsi="宋体" w:cs="宋体"/>
          <w:b/>
          <w:bCs/>
          <w:kern w:val="0"/>
          <w:sz w:val="24"/>
          <w:szCs w:val="24"/>
        </w:rPr>
        <w:t xml:space="preserve"> </w:t>
      </w:r>
      <w:r w:rsidRPr="00B03E20">
        <w:rPr>
          <w:rFonts w:ascii="宋体" w:eastAsia="宋体" w:hAnsi="宋体" w:cs="宋体"/>
          <w:b/>
          <w:bCs/>
          <w:color w:val="000000"/>
          <w:kern w:val="0"/>
          <w:sz w:val="24"/>
          <w:szCs w:val="24"/>
        </w:rPr>
        <w:t>场景名称：200k string</w:t>
      </w:r>
      <w:r w:rsidRPr="00B03E20">
        <w:rPr>
          <w:rFonts w:ascii="宋体" w:eastAsia="宋体" w:hAnsi="宋体" w:cs="宋体"/>
          <w:b/>
          <w:bCs/>
          <w:kern w:val="0"/>
          <w:sz w:val="24"/>
          <w:szCs w:val="24"/>
        </w:rPr>
        <w:t xml:space="preserve"> </w:t>
      </w:r>
      <w:r w:rsidRPr="00B03E20">
        <w:rPr>
          <w:rFonts w:ascii="宋体" w:eastAsia="宋体" w:hAnsi="宋体" w:cs="宋体"/>
          <w:b/>
          <w:bCs/>
          <w:color w:val="000000"/>
          <w:kern w:val="0"/>
          <w:sz w:val="24"/>
          <w:szCs w:val="24"/>
        </w:rPr>
        <w:t>场景 </w:t>
      </w:r>
      <w:r w:rsidRPr="00B03E20">
        <w:rPr>
          <w:rFonts w:ascii="宋体" w:eastAsia="宋体" w:hAnsi="宋体" w:cs="宋体"/>
          <w:b/>
          <w:bCs/>
          <w:kern w:val="0"/>
          <w:sz w:val="24"/>
          <w:szCs w:val="24"/>
        </w:rPr>
        <w:t xml:space="preserve"> |</w:t>
      </w:r>
    </w:p>
    <w:tbl>
      <w:tblPr>
        <w:tblW w:w="0" w:type="auto"/>
        <w:tblCellSpacing w:w="15" w:type="dxa"/>
        <w:tblCellMar>
          <w:top w:w="15" w:type="dxa"/>
          <w:left w:w="15" w:type="dxa"/>
          <w:bottom w:w="15" w:type="dxa"/>
          <w:right w:w="15" w:type="dxa"/>
        </w:tblCellMar>
        <w:tblLook w:val="04A0"/>
      </w:tblPr>
      <w:tblGrid>
        <w:gridCol w:w="4455"/>
        <w:gridCol w:w="1680"/>
        <w:gridCol w:w="2715"/>
      </w:tblGrid>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lastRenderedPageBreak/>
              <w:t>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TPS成功平均值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响应时间成功平均值(ms)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dubbo1 </w:t>
            </w:r>
            <w:r w:rsidRPr="00B03E20">
              <w:rPr>
                <w:rFonts w:ascii="宋体" w:eastAsia="宋体" w:hAnsi="宋体" w:cs="宋体"/>
                <w:kern w:val="0"/>
                <w:sz w:val="24"/>
                <w:szCs w:val="24"/>
              </w:rPr>
              <w:br/>
              <w:t xml:space="preserve">（hessian2序列化+mina）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324.2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30.8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dubbo2 </w:t>
            </w:r>
            <w:r w:rsidRPr="00B03E20">
              <w:rPr>
                <w:rFonts w:ascii="宋体" w:eastAsia="宋体" w:hAnsi="宋体" w:cs="宋体"/>
                <w:kern w:val="0"/>
                <w:sz w:val="24"/>
                <w:szCs w:val="24"/>
              </w:rPr>
              <w:br/>
              <w:t xml:space="preserve">(hessian2序列化+netty)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362.92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27.49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dubbo2 </w:t>
            </w:r>
            <w:r w:rsidRPr="00B03E20">
              <w:rPr>
                <w:rFonts w:ascii="宋体" w:eastAsia="宋体" w:hAnsi="宋体" w:cs="宋体"/>
                <w:kern w:val="0"/>
                <w:sz w:val="24"/>
                <w:szCs w:val="24"/>
              </w:rPr>
              <w:br/>
              <w:t xml:space="preserve">(dubbo序列化+netty)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569.5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17.51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rmi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1031.28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9.61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hessian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628.06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15.83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http（json序列化）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1011.97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9.79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2.0和1.0默认 </w:t>
            </w:r>
            <w:r w:rsidRPr="00B03E20">
              <w:rPr>
                <w:rFonts w:ascii="宋体" w:eastAsia="宋体" w:hAnsi="宋体" w:cs="宋体"/>
                <w:kern w:val="0"/>
                <w:sz w:val="24"/>
                <w:szCs w:val="24"/>
              </w:rPr>
              <w:br/>
              <w:t xml:space="preserve">对比百分比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11.94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-10.75 </w:t>
            </w:r>
          </w:p>
        </w:tc>
      </w:tr>
      <w:tr w:rsidR="00B03E20" w:rsidRPr="00B03E20" w:rsidTr="00B03E20">
        <w:trPr>
          <w:tblCellSpacing w:w="15" w:type="dxa"/>
        </w:trPr>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dubbo序列化相比hessian2序列化百分比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56.92 </w:t>
            </w:r>
          </w:p>
        </w:tc>
        <w:tc>
          <w:tcPr>
            <w:tcW w:w="0" w:type="auto"/>
            <w:vAlign w:val="center"/>
            <w:hideMark/>
          </w:tcPr>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 xml:space="preserve">-36.30 </w:t>
            </w:r>
          </w:p>
        </w:tc>
      </w:tr>
    </w:tbl>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8093075" cy="5827395"/>
            <wp:effectExtent l="19050" t="0" r="3175" b="0"/>
            <wp:docPr id="159" name="图片 159" descr="http://alibaba.github.io/dubbo-doc-static/200ktps.png-version=1&amp;modificationDate=131738834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alibaba.github.io/dubbo-doc-static/200ktps.png-version=1&amp;modificationDate=1317388345000.png"/>
                    <pic:cNvPicPr>
                      <a:picLocks noChangeAspect="1" noChangeArrowheads="1"/>
                    </pic:cNvPicPr>
                  </pic:nvPicPr>
                  <pic:blipFill>
                    <a:blip r:embed="rId578"/>
                    <a:srcRect/>
                    <a:stretch>
                      <a:fillRect/>
                    </a:stretch>
                  </pic:blipFill>
                  <pic:spPr bwMode="auto">
                    <a:xfrm>
                      <a:off x="0" y="0"/>
                      <a:ext cx="8093075" cy="5827395"/>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lastRenderedPageBreak/>
        <w:drawing>
          <wp:inline distT="0" distB="0" distL="0" distR="0">
            <wp:extent cx="7799705" cy="5732145"/>
            <wp:effectExtent l="19050" t="0" r="0" b="0"/>
            <wp:docPr id="160" name="图片 160" descr="http://alibaba.github.io/dubbo-doc-static/200kres.png-version=1&amp;modificationDate=131738834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alibaba.github.io/dubbo-doc-static/200kres.png-version=1&amp;modificationDate=1317388345000.png"/>
                    <pic:cNvPicPr>
                      <a:picLocks noChangeAspect="1" noChangeArrowheads="1"/>
                    </pic:cNvPicPr>
                  </pic:nvPicPr>
                  <pic:blipFill>
                    <a:blip r:embed="rId579"/>
                    <a:srcRect/>
                    <a:stretch>
                      <a:fillRect/>
                    </a:stretch>
                  </pic:blipFill>
                  <pic:spPr bwMode="auto">
                    <a:xfrm>
                      <a:off x="0" y="0"/>
                      <a:ext cx="7799705" cy="5732145"/>
                    </a:xfrm>
                    <a:prstGeom prst="rect">
                      <a:avLst/>
                    </a:prstGeom>
                    <a:noFill/>
                    <a:ln w="9525">
                      <a:noFill/>
                      <a:miter lim="800000"/>
                      <a:headEnd/>
                      <a:tailEnd/>
                    </a:ln>
                  </pic:spPr>
                </pic:pic>
              </a:graphicData>
            </a:graphic>
          </wp:inline>
        </w:drawing>
      </w:r>
    </w:p>
    <w:p w:rsidR="00B03E20" w:rsidRPr="00B03E20" w:rsidRDefault="00B03E20" w:rsidP="00B03E20">
      <w:pPr>
        <w:widowControl/>
        <w:spacing w:before="100" w:beforeAutospacing="1" w:after="100" w:afterAutospacing="1"/>
        <w:jc w:val="left"/>
        <w:outlineLvl w:val="2"/>
        <w:rPr>
          <w:rFonts w:ascii="宋体" w:eastAsia="宋体" w:hAnsi="宋体" w:cs="宋体"/>
          <w:b/>
          <w:bCs/>
          <w:kern w:val="0"/>
          <w:sz w:val="27"/>
          <w:szCs w:val="27"/>
        </w:rPr>
      </w:pPr>
      <w:bookmarkStart w:id="193" w:name="UserGuide-zh-测试分析"/>
      <w:bookmarkEnd w:id="193"/>
      <w:r w:rsidRPr="00B03E20">
        <w:rPr>
          <w:rFonts w:ascii="宋体" w:eastAsia="宋体" w:hAnsi="宋体" w:cs="宋体"/>
          <w:b/>
          <w:bCs/>
          <w:kern w:val="0"/>
          <w:sz w:val="27"/>
          <w:szCs w:val="27"/>
        </w:rPr>
        <w:t>测试分析</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r w:rsidRPr="00B03E20">
        <w:rPr>
          <w:rFonts w:ascii="宋体" w:eastAsia="宋体" w:hAnsi="宋体" w:cs="宋体"/>
          <w:b/>
          <w:bCs/>
          <w:color w:val="000000"/>
          <w:kern w:val="0"/>
          <w:sz w:val="24"/>
          <w:szCs w:val="24"/>
        </w:rPr>
        <w:t>6.1</w:t>
      </w:r>
      <w:r w:rsidRPr="00B03E20">
        <w:rPr>
          <w:rFonts w:ascii="宋体" w:eastAsia="宋体" w:hAnsi="宋体" w:cs="宋体"/>
          <w:b/>
          <w:bCs/>
          <w:kern w:val="0"/>
          <w:sz w:val="24"/>
          <w:szCs w:val="24"/>
        </w:rPr>
        <w:t xml:space="preserve"> </w:t>
      </w:r>
      <w:r w:rsidRPr="00B03E20">
        <w:rPr>
          <w:rFonts w:ascii="宋体" w:eastAsia="宋体" w:hAnsi="宋体" w:cs="宋体"/>
          <w:b/>
          <w:bCs/>
          <w:color w:val="000000"/>
          <w:kern w:val="0"/>
          <w:sz w:val="24"/>
          <w:szCs w:val="24"/>
        </w:rPr>
        <w:t>性能分析评估</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  Dubbo2.0的性能测试结论为通过，从性能、内存占用和稳定性上都有了提高和改进。由其是内存管理由于将mina换成netty，大大减少了1.0版本在高并发大数据下的内存大锯齿。如下图：</w:t>
      </w: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r w:rsidRPr="00B03E20">
        <w:rPr>
          <w:rFonts w:ascii="宋体" w:eastAsia="宋体" w:hAnsi="宋体" w:cs="宋体"/>
          <w:b/>
          <w:bCs/>
          <w:color w:val="000000"/>
          <w:kern w:val="0"/>
          <w:sz w:val="24"/>
          <w:szCs w:val="24"/>
        </w:rPr>
        <w:t>6.2</w:t>
      </w:r>
      <w:r w:rsidRPr="00B03E20">
        <w:rPr>
          <w:rFonts w:ascii="宋体" w:eastAsia="宋体" w:hAnsi="宋体" w:cs="宋体"/>
          <w:b/>
          <w:bCs/>
          <w:kern w:val="0"/>
          <w:sz w:val="24"/>
          <w:szCs w:val="24"/>
        </w:rPr>
        <w:t xml:space="preserve"> </w:t>
      </w:r>
      <w:r w:rsidRPr="00B03E20">
        <w:rPr>
          <w:rFonts w:ascii="宋体" w:eastAsia="宋体" w:hAnsi="宋体" w:cs="宋体"/>
          <w:b/>
          <w:bCs/>
          <w:color w:val="000000"/>
          <w:kern w:val="0"/>
          <w:sz w:val="24"/>
          <w:szCs w:val="24"/>
        </w:rPr>
        <w:t>性能对比分析(新旧环境、不同数据量级等)</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Dubbo2.0相比较Dubbo1.0（默认使用的都是hessian2序列化）性能均有提升（除了50k String），详见第五章的性能数据。</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出于兼容性考虑默认的序列化方式和1.0保持一致使用hessian2，如对性能有更高要求可以使用dubbo序列化，由其是在处理复杂对象时，在大数据量下能获得50%的提升（但此时已不建议使用Dubbo协议）。</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Dubbo的设计目的是为了满足高并发小数据量的rpc调用，在大数据量下的性能表现并不好，建议使用rmi或http协议。</w:t>
      </w:r>
    </w:p>
    <w:p w:rsidR="00B03E20" w:rsidRPr="00B03E20" w:rsidRDefault="00B03E20" w:rsidP="00B03E20">
      <w:pPr>
        <w:widowControl/>
        <w:spacing w:before="100" w:beforeAutospacing="1" w:after="100" w:afterAutospacing="1"/>
        <w:jc w:val="left"/>
        <w:outlineLvl w:val="3"/>
        <w:rPr>
          <w:rFonts w:ascii="宋体" w:eastAsia="宋体" w:hAnsi="宋体" w:cs="宋体"/>
          <w:b/>
          <w:bCs/>
          <w:kern w:val="0"/>
          <w:sz w:val="24"/>
          <w:szCs w:val="24"/>
        </w:rPr>
      </w:pPr>
      <w:bookmarkStart w:id="194" w:name="UserGuide-zh-"/>
      <w:bookmarkEnd w:id="194"/>
      <w:r w:rsidRPr="00B03E20">
        <w:rPr>
          <w:rFonts w:ascii="宋体" w:eastAsia="宋体" w:hAnsi="宋体" w:cs="宋体"/>
          <w:b/>
          <w:bCs/>
          <w:color w:val="000000"/>
          <w:kern w:val="0"/>
          <w:sz w:val="24"/>
          <w:szCs w:val="24"/>
        </w:rPr>
        <w:t>6.3</w:t>
      </w:r>
      <w:r w:rsidRPr="00B03E20">
        <w:rPr>
          <w:rFonts w:ascii="宋体" w:eastAsia="宋体" w:hAnsi="宋体" w:cs="宋体"/>
          <w:b/>
          <w:bCs/>
          <w:kern w:val="0"/>
          <w:sz w:val="24"/>
          <w:szCs w:val="24"/>
        </w:rPr>
        <w:t xml:space="preserve"> </w:t>
      </w:r>
      <w:r w:rsidRPr="00B03E20">
        <w:rPr>
          <w:rFonts w:ascii="宋体" w:eastAsia="宋体" w:hAnsi="宋体" w:cs="宋体"/>
          <w:b/>
          <w:bCs/>
          <w:color w:val="000000"/>
          <w:kern w:val="0"/>
          <w:sz w:val="24"/>
          <w:szCs w:val="24"/>
        </w:rPr>
        <w:t>测试局限性分析（可选）</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color w:val="000000"/>
          <w:kern w:val="0"/>
          <w:sz w:val="24"/>
          <w:szCs w:val="24"/>
        </w:rPr>
        <w:t>本次性能测试考察的是dubbo本身的性能，实际使用过程中的性能有待应用来验证。</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color w:val="000000"/>
          <w:kern w:val="0"/>
          <w:sz w:val="24"/>
          <w:szCs w:val="24"/>
        </w:rPr>
        <w:t>由于dubbo本身的性能占用都在毫秒级，占的基数很小，</w:t>
      </w:r>
      <w:r w:rsidRPr="00B03E20">
        <w:rPr>
          <w:rFonts w:ascii="宋体" w:eastAsia="宋体" w:hAnsi="宋体" w:cs="宋体"/>
          <w:kern w:val="0"/>
          <w:sz w:val="24"/>
          <w:szCs w:val="24"/>
        </w:rPr>
        <w:t>性能提升可能对应用整体的性能变化不大</w:t>
      </w:r>
      <w:r w:rsidRPr="00B03E20">
        <w:rPr>
          <w:rFonts w:ascii="宋体" w:eastAsia="宋体" w:hAnsi="宋体" w:cs="宋体"/>
          <w:color w:val="000000"/>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color w:val="000000"/>
          <w:kern w:val="0"/>
          <w:sz w:val="24"/>
          <w:szCs w:val="24"/>
        </w:rPr>
        <w:t>由于邮件篇幅所限没有列出所有的监控图，如需获得可在大力神平台上查询。</w:t>
      </w:r>
    </w:p>
    <w:p w:rsidR="00B03E20" w:rsidRPr="00B03E20" w:rsidRDefault="00B03E20" w:rsidP="00B03E20">
      <w:pPr>
        <w:widowControl/>
        <w:spacing w:before="100" w:beforeAutospacing="1" w:after="100" w:afterAutospacing="1"/>
        <w:jc w:val="left"/>
        <w:outlineLvl w:val="1"/>
        <w:rPr>
          <w:rFonts w:ascii="宋体" w:eastAsia="宋体" w:hAnsi="宋体" w:cs="宋体"/>
          <w:b/>
          <w:bCs/>
          <w:kern w:val="0"/>
          <w:sz w:val="36"/>
          <w:szCs w:val="36"/>
        </w:rPr>
      </w:pPr>
      <w:bookmarkStart w:id="195" w:name="UserGuide-zh-测试覆盖率报告"/>
      <w:bookmarkEnd w:id="195"/>
      <w:r w:rsidRPr="00B03E20">
        <w:rPr>
          <w:rFonts w:ascii="宋体" w:eastAsia="宋体" w:hAnsi="宋体" w:cs="宋体"/>
          <w:b/>
          <w:bCs/>
          <w:kern w:val="0"/>
          <w:sz w:val="36"/>
          <w:szCs w:val="36"/>
        </w:rPr>
        <w:t>测试覆盖率报告</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w:t>
      </w:r>
      <w:hyperlink r:id="rId580" w:tooltip="Code Coverage Report-zh"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 (</w:t>
      </w:r>
      <w:hyperlink r:id="rId581" w:anchor="UserGuide-zh-%E6%B5%8B%E8%AF%95%E8%A6%86%E7%9B%96%E7%8E%87%E6%8A%A5%E5%91%8A" w:history="1">
        <w:r w:rsidRPr="00B03E20">
          <w:rPr>
            <w:rFonts w:ascii="宋体" w:eastAsia="宋体" w:hAnsi="宋体" w:cs="宋体"/>
            <w:color w:val="0000FF"/>
            <w:kern w:val="0"/>
            <w:sz w:val="24"/>
            <w:szCs w:val="24"/>
            <w:u w:val="single"/>
          </w:rPr>
          <w:t>#</w:t>
        </w:r>
      </w:hyperlink>
      <w:r w:rsidRPr="00B03E20">
        <w:rPr>
          <w:rFonts w:ascii="宋体" w:eastAsia="宋体" w:hAnsi="宋体" w:cs="宋体"/>
          <w:kern w:val="0"/>
          <w:sz w:val="24"/>
          <w:szCs w:val="24"/>
        </w:rPr>
        <w:t>)</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sidRPr="00B03E20">
        <w:rPr>
          <w:rFonts w:ascii="宋体" w:eastAsia="宋体" w:hAnsi="宋体" w:cs="宋体"/>
          <w:kern w:val="0"/>
          <w:sz w:val="24"/>
          <w:szCs w:val="24"/>
        </w:rPr>
        <w:t>统计于 2012-02-03 (2.0.12)</w:t>
      </w:r>
    </w:p>
    <w:p w:rsidR="00B03E20" w:rsidRPr="00B03E20" w:rsidRDefault="00B03E20" w:rsidP="00B03E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60975" cy="5752465"/>
            <wp:effectExtent l="19050" t="0" r="0" b="0"/>
            <wp:docPr id="161" name="图片 161" descr="http://alibaba.github.io/dubbo-doc-static/code-quality1.jpg-version=1&amp;modificationDate=132823975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alibaba.github.io/dubbo-doc-static/code-quality1.jpg-version=1&amp;modificationDate=1328239751000.jpg"/>
                    <pic:cNvPicPr>
                      <a:picLocks noChangeAspect="1" noChangeArrowheads="1"/>
                    </pic:cNvPicPr>
                  </pic:nvPicPr>
                  <pic:blipFill>
                    <a:blip r:embed="rId582"/>
                    <a:srcRect/>
                    <a:stretch>
                      <a:fillRect/>
                    </a:stretch>
                  </pic:blipFill>
                  <pic:spPr bwMode="auto">
                    <a:xfrm>
                      <a:off x="0" y="0"/>
                      <a:ext cx="5260975" cy="5752465"/>
                    </a:xfrm>
                    <a:prstGeom prst="rect">
                      <a:avLst/>
                    </a:prstGeom>
                    <a:noFill/>
                    <a:ln w="9525">
                      <a:noFill/>
                      <a:miter lim="800000"/>
                      <a:headEnd/>
                      <a:tailEnd/>
                    </a:ln>
                  </pic:spPr>
                </pic:pic>
              </a:graphicData>
            </a:graphic>
          </wp:inline>
        </w:drawing>
      </w:r>
      <w:r w:rsidRPr="00B03E20">
        <w:rPr>
          <w:rFonts w:ascii="宋体" w:eastAsia="宋体" w:hAnsi="宋体" w:cs="宋体"/>
          <w:kern w:val="0"/>
          <w:sz w:val="24"/>
          <w:szCs w:val="24"/>
        </w:rPr>
        <w:br/>
      </w:r>
      <w:r>
        <w:rPr>
          <w:rFonts w:ascii="宋体" w:eastAsia="宋体" w:hAnsi="宋体" w:cs="宋体"/>
          <w:noProof/>
          <w:kern w:val="0"/>
          <w:sz w:val="24"/>
          <w:szCs w:val="24"/>
        </w:rPr>
        <w:lastRenderedPageBreak/>
        <w:drawing>
          <wp:inline distT="0" distB="0" distL="0" distR="0">
            <wp:extent cx="5295265" cy="4094480"/>
            <wp:effectExtent l="19050" t="0" r="635" b="0"/>
            <wp:docPr id="162" name="图片 162" descr="http://alibaba.github.io/dubbo-doc-static/code-quality2.jpg-version=1&amp;modificationDate=1328239559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alibaba.github.io/dubbo-doc-static/code-quality2.jpg-version=1&amp;modificationDate=1328239559000.jpg"/>
                    <pic:cNvPicPr>
                      <a:picLocks noChangeAspect="1" noChangeArrowheads="1"/>
                    </pic:cNvPicPr>
                  </pic:nvPicPr>
                  <pic:blipFill>
                    <a:blip r:embed="rId583"/>
                    <a:srcRect/>
                    <a:stretch>
                      <a:fillRect/>
                    </a:stretch>
                  </pic:blipFill>
                  <pic:spPr bwMode="auto">
                    <a:xfrm>
                      <a:off x="0" y="0"/>
                      <a:ext cx="5295265" cy="4094480"/>
                    </a:xfrm>
                    <a:prstGeom prst="rect">
                      <a:avLst/>
                    </a:prstGeom>
                    <a:noFill/>
                    <a:ln w="9525">
                      <a:noFill/>
                      <a:miter lim="800000"/>
                      <a:headEnd/>
                      <a:tailEnd/>
                    </a:ln>
                  </pic:spPr>
                </pic:pic>
              </a:graphicData>
            </a:graphic>
          </wp:inline>
        </w:drawing>
      </w:r>
      <w:r w:rsidRPr="00B03E20">
        <w:rPr>
          <w:rFonts w:ascii="宋体" w:eastAsia="宋体" w:hAnsi="宋体" w:cs="宋体"/>
          <w:kern w:val="0"/>
          <w:sz w:val="24"/>
          <w:szCs w:val="24"/>
        </w:rPr>
        <w:br/>
      </w:r>
      <w:r>
        <w:rPr>
          <w:rFonts w:ascii="宋体" w:eastAsia="宋体" w:hAnsi="宋体" w:cs="宋体"/>
          <w:noProof/>
          <w:kern w:val="0"/>
          <w:sz w:val="24"/>
          <w:szCs w:val="24"/>
        </w:rPr>
        <w:lastRenderedPageBreak/>
        <w:drawing>
          <wp:inline distT="0" distB="0" distL="0" distR="0">
            <wp:extent cx="6604413" cy="5558923"/>
            <wp:effectExtent l="19050" t="0" r="5937" b="0"/>
            <wp:docPr id="163" name="图片 163" descr="http://alibaba.github.io/dubbo-doc-static/code-coverage.jpg-version=1&amp;modificationDate=132823900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alibaba.github.io/dubbo-doc-static/code-coverage.jpg-version=1&amp;modificationDate=1328239005000.jpg"/>
                    <pic:cNvPicPr>
                      <a:picLocks noChangeAspect="1" noChangeArrowheads="1"/>
                    </pic:cNvPicPr>
                  </pic:nvPicPr>
                  <pic:blipFill>
                    <a:blip r:embed="rId584"/>
                    <a:srcRect/>
                    <a:stretch>
                      <a:fillRect/>
                    </a:stretch>
                  </pic:blipFill>
                  <pic:spPr bwMode="auto">
                    <a:xfrm>
                      <a:off x="0" y="0"/>
                      <a:ext cx="6604124" cy="5558680"/>
                    </a:xfrm>
                    <a:prstGeom prst="rect">
                      <a:avLst/>
                    </a:prstGeom>
                    <a:noFill/>
                    <a:ln w="9525">
                      <a:noFill/>
                      <a:miter lim="800000"/>
                      <a:headEnd/>
                      <a:tailEnd/>
                    </a:ln>
                  </pic:spPr>
                </pic:pic>
              </a:graphicData>
            </a:graphic>
          </wp:inline>
        </w:drawing>
      </w:r>
      <w:r w:rsidRPr="00B03E20">
        <w:rPr>
          <w:rFonts w:ascii="宋体" w:eastAsia="宋体" w:hAnsi="宋体" w:cs="宋体"/>
          <w:kern w:val="0"/>
          <w:sz w:val="24"/>
          <w:szCs w:val="24"/>
        </w:rPr>
        <w:br/>
      </w:r>
      <w:r>
        <w:rPr>
          <w:rFonts w:ascii="宋体" w:eastAsia="宋体" w:hAnsi="宋体" w:cs="宋体"/>
          <w:noProof/>
          <w:kern w:val="0"/>
          <w:sz w:val="24"/>
          <w:szCs w:val="24"/>
        </w:rPr>
        <w:lastRenderedPageBreak/>
        <w:drawing>
          <wp:inline distT="0" distB="0" distL="0" distR="0">
            <wp:extent cx="6598920" cy="2504440"/>
            <wp:effectExtent l="19050" t="0" r="0" b="0"/>
            <wp:docPr id="164" name="图片 164" descr="http://alibaba.github.io/dubbo-doc-static/code-tendency.jpg-version=1&amp;modificationDate=1328239564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alibaba.github.io/dubbo-doc-static/code-tendency.jpg-version=1&amp;modificationDate=1328239564000.jpg"/>
                    <pic:cNvPicPr>
                      <a:picLocks noChangeAspect="1" noChangeArrowheads="1"/>
                    </pic:cNvPicPr>
                  </pic:nvPicPr>
                  <pic:blipFill>
                    <a:blip r:embed="rId585"/>
                    <a:srcRect/>
                    <a:stretch>
                      <a:fillRect/>
                    </a:stretch>
                  </pic:blipFill>
                  <pic:spPr bwMode="auto">
                    <a:xfrm>
                      <a:off x="0" y="0"/>
                      <a:ext cx="6598920" cy="2504440"/>
                    </a:xfrm>
                    <a:prstGeom prst="rect">
                      <a:avLst/>
                    </a:prstGeom>
                    <a:noFill/>
                    <a:ln w="9525">
                      <a:noFill/>
                      <a:miter lim="800000"/>
                      <a:headEnd/>
                      <a:tailEnd/>
                    </a:ln>
                  </pic:spPr>
                </pic:pic>
              </a:graphicData>
            </a:graphic>
          </wp:inline>
        </w:drawing>
      </w:r>
      <w:r w:rsidRPr="00B03E20">
        <w:rPr>
          <w:rFonts w:ascii="宋体" w:eastAsia="宋体" w:hAnsi="宋体" w:cs="宋体"/>
          <w:kern w:val="0"/>
          <w:sz w:val="24"/>
          <w:szCs w:val="24"/>
        </w:rPr>
        <w:br/>
      </w:r>
      <w:r>
        <w:rPr>
          <w:rFonts w:ascii="宋体" w:eastAsia="宋体" w:hAnsi="宋体" w:cs="宋体"/>
          <w:noProof/>
          <w:kern w:val="0"/>
          <w:sz w:val="24"/>
          <w:szCs w:val="24"/>
        </w:rPr>
        <w:lastRenderedPageBreak/>
        <w:drawing>
          <wp:inline distT="0" distB="0" distL="0" distR="0">
            <wp:extent cx="6776113" cy="4810248"/>
            <wp:effectExtent l="19050" t="0" r="5687" b="0"/>
            <wp:docPr id="165" name="图片 165" descr="http://alibaba.github.io/dubbo-doc-static/code-dependency.jpg-version=1&amp;modificationDate=132823955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alibaba.github.io/dubbo-doc-static/code-dependency.jpg-version=1&amp;modificationDate=1328239550000.jpg"/>
                    <pic:cNvPicPr>
                      <a:picLocks noChangeAspect="1" noChangeArrowheads="1"/>
                    </pic:cNvPicPr>
                  </pic:nvPicPr>
                  <pic:blipFill>
                    <a:blip r:embed="rId586"/>
                    <a:srcRect/>
                    <a:stretch>
                      <a:fillRect/>
                    </a:stretch>
                  </pic:blipFill>
                  <pic:spPr bwMode="auto">
                    <a:xfrm>
                      <a:off x="0" y="0"/>
                      <a:ext cx="6779601" cy="4812724"/>
                    </a:xfrm>
                    <a:prstGeom prst="rect">
                      <a:avLst/>
                    </a:prstGeom>
                    <a:noFill/>
                    <a:ln w="9525">
                      <a:noFill/>
                      <a:miter lim="800000"/>
                      <a:headEnd/>
                      <a:tailEnd/>
                    </a:ln>
                  </pic:spPr>
                </pic:pic>
              </a:graphicData>
            </a:graphic>
          </wp:inline>
        </w:drawing>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b/>
          <w:bCs/>
          <w:kern w:val="0"/>
          <w:sz w:val="24"/>
          <w:szCs w:val="24"/>
        </w:rPr>
        <w:t>Labels:</w:t>
      </w:r>
      <w:r w:rsidRPr="00B03E20">
        <w:rPr>
          <w:rFonts w:ascii="宋体" w:eastAsia="宋体" w:hAnsi="宋体" w:cs="宋体"/>
          <w:kern w:val="0"/>
          <w:sz w:val="24"/>
          <w:szCs w:val="24"/>
        </w:rPr>
        <w:t xml:space="preserve"> </w:t>
      </w:r>
    </w:p>
    <w:p w:rsidR="00B03E20" w:rsidRPr="00B03E20" w:rsidRDefault="00B03E20" w:rsidP="00B03E20">
      <w:pPr>
        <w:widowControl/>
        <w:jc w:val="left"/>
        <w:rPr>
          <w:rFonts w:ascii="宋体" w:eastAsia="宋体" w:hAnsi="宋体" w:cs="宋体"/>
          <w:kern w:val="0"/>
          <w:sz w:val="24"/>
          <w:szCs w:val="24"/>
        </w:rPr>
      </w:pPr>
      <w:r w:rsidRPr="00B03E20">
        <w:rPr>
          <w:rFonts w:ascii="宋体" w:eastAsia="宋体" w:hAnsi="宋体" w:cs="宋体"/>
          <w:kern w:val="0"/>
          <w:sz w:val="24"/>
          <w:szCs w:val="24"/>
        </w:rPr>
        <w:t>None</w:t>
      </w:r>
    </w:p>
    <w:p w:rsidR="0026284A" w:rsidRDefault="0026284A"/>
    <w:sectPr w:rsidR="0026284A" w:rsidSect="00B03E20">
      <w:pgSz w:w="16838" w:h="11906" w:orient="landscape"/>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284A" w:rsidRDefault="0026284A" w:rsidP="00B03E20">
      <w:r>
        <w:separator/>
      </w:r>
    </w:p>
  </w:endnote>
  <w:endnote w:type="continuationSeparator" w:id="1">
    <w:p w:rsidR="0026284A" w:rsidRDefault="0026284A" w:rsidP="00B03E2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284A" w:rsidRDefault="0026284A" w:rsidP="00B03E20">
      <w:r>
        <w:separator/>
      </w:r>
    </w:p>
  </w:footnote>
  <w:footnote w:type="continuationSeparator" w:id="1">
    <w:p w:rsidR="0026284A" w:rsidRDefault="0026284A" w:rsidP="00B03E2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A7CCC"/>
    <w:multiLevelType w:val="multilevel"/>
    <w:tmpl w:val="F6327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C169C7"/>
    <w:multiLevelType w:val="multilevel"/>
    <w:tmpl w:val="82C08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935ED0"/>
    <w:multiLevelType w:val="multilevel"/>
    <w:tmpl w:val="1C520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691379"/>
    <w:multiLevelType w:val="multilevel"/>
    <w:tmpl w:val="5A7C9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362E4D"/>
    <w:multiLevelType w:val="multilevel"/>
    <w:tmpl w:val="DDE4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883335"/>
    <w:multiLevelType w:val="multilevel"/>
    <w:tmpl w:val="876E2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BE66EE"/>
    <w:multiLevelType w:val="multilevel"/>
    <w:tmpl w:val="FB301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6E36FFB"/>
    <w:multiLevelType w:val="multilevel"/>
    <w:tmpl w:val="A0E8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87B1984"/>
    <w:multiLevelType w:val="multilevel"/>
    <w:tmpl w:val="18C22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B50499"/>
    <w:multiLevelType w:val="multilevel"/>
    <w:tmpl w:val="0DF83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B980494"/>
    <w:multiLevelType w:val="multilevel"/>
    <w:tmpl w:val="B13A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7A2094"/>
    <w:multiLevelType w:val="multilevel"/>
    <w:tmpl w:val="FDBA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10E01C2"/>
    <w:multiLevelType w:val="multilevel"/>
    <w:tmpl w:val="5CEA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51396F"/>
    <w:multiLevelType w:val="multilevel"/>
    <w:tmpl w:val="3C5C0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3751DDD"/>
    <w:multiLevelType w:val="multilevel"/>
    <w:tmpl w:val="A3EE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3D75902"/>
    <w:multiLevelType w:val="multilevel"/>
    <w:tmpl w:val="C6485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5255723"/>
    <w:multiLevelType w:val="multilevel"/>
    <w:tmpl w:val="32ECE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C9057D"/>
    <w:multiLevelType w:val="multilevel"/>
    <w:tmpl w:val="83BE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6F74484"/>
    <w:multiLevelType w:val="multilevel"/>
    <w:tmpl w:val="9096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82505E0"/>
    <w:multiLevelType w:val="multilevel"/>
    <w:tmpl w:val="2B887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8884FEF"/>
    <w:multiLevelType w:val="multilevel"/>
    <w:tmpl w:val="B7C4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CF9445A"/>
    <w:multiLevelType w:val="multilevel"/>
    <w:tmpl w:val="E15C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D06319C"/>
    <w:multiLevelType w:val="multilevel"/>
    <w:tmpl w:val="E964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3470E70"/>
    <w:multiLevelType w:val="multilevel"/>
    <w:tmpl w:val="14AED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53E03C5"/>
    <w:multiLevelType w:val="multilevel"/>
    <w:tmpl w:val="A8149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71E51A3"/>
    <w:multiLevelType w:val="multilevel"/>
    <w:tmpl w:val="34F27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7F755CA"/>
    <w:multiLevelType w:val="multilevel"/>
    <w:tmpl w:val="C944B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9240DD3"/>
    <w:multiLevelType w:val="multilevel"/>
    <w:tmpl w:val="3A2E7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ADF7745"/>
    <w:multiLevelType w:val="multilevel"/>
    <w:tmpl w:val="A4F49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B440794"/>
    <w:multiLevelType w:val="multilevel"/>
    <w:tmpl w:val="B2C23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C2D68D0"/>
    <w:multiLevelType w:val="multilevel"/>
    <w:tmpl w:val="715E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C7F36C7"/>
    <w:multiLevelType w:val="multilevel"/>
    <w:tmpl w:val="4EF6B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CB84C44"/>
    <w:multiLevelType w:val="multilevel"/>
    <w:tmpl w:val="3252C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DA138F1"/>
    <w:multiLevelType w:val="multilevel"/>
    <w:tmpl w:val="79345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FB85F6F"/>
    <w:multiLevelType w:val="multilevel"/>
    <w:tmpl w:val="C406B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164083E"/>
    <w:multiLevelType w:val="multilevel"/>
    <w:tmpl w:val="E81E4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21F0218"/>
    <w:multiLevelType w:val="multilevel"/>
    <w:tmpl w:val="1D60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29F4C92"/>
    <w:multiLevelType w:val="multilevel"/>
    <w:tmpl w:val="76EA6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37A0B17"/>
    <w:multiLevelType w:val="multilevel"/>
    <w:tmpl w:val="2DF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5390864"/>
    <w:multiLevelType w:val="multilevel"/>
    <w:tmpl w:val="2E26F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5FB0D16"/>
    <w:multiLevelType w:val="multilevel"/>
    <w:tmpl w:val="62747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66B74CC"/>
    <w:multiLevelType w:val="multilevel"/>
    <w:tmpl w:val="175C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68D7478"/>
    <w:multiLevelType w:val="multilevel"/>
    <w:tmpl w:val="FEBCF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A89658D"/>
    <w:multiLevelType w:val="multilevel"/>
    <w:tmpl w:val="4FAA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BD33AE6"/>
    <w:multiLevelType w:val="multilevel"/>
    <w:tmpl w:val="8224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C8447BE"/>
    <w:multiLevelType w:val="multilevel"/>
    <w:tmpl w:val="35CEB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CF83AB3"/>
    <w:multiLevelType w:val="multilevel"/>
    <w:tmpl w:val="0C28A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D2B528C"/>
    <w:multiLevelType w:val="multilevel"/>
    <w:tmpl w:val="02CE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DF77E75"/>
    <w:multiLevelType w:val="multilevel"/>
    <w:tmpl w:val="3708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EDF3096"/>
    <w:multiLevelType w:val="multilevel"/>
    <w:tmpl w:val="5A96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06F2D02"/>
    <w:multiLevelType w:val="multilevel"/>
    <w:tmpl w:val="E66C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1297239"/>
    <w:multiLevelType w:val="multilevel"/>
    <w:tmpl w:val="6A0E2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43F7973"/>
    <w:multiLevelType w:val="multilevel"/>
    <w:tmpl w:val="27F42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5EE7F56"/>
    <w:multiLevelType w:val="multilevel"/>
    <w:tmpl w:val="A3825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6BF4592"/>
    <w:multiLevelType w:val="multilevel"/>
    <w:tmpl w:val="59F4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6FA34F5"/>
    <w:multiLevelType w:val="multilevel"/>
    <w:tmpl w:val="C478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7F121FE"/>
    <w:multiLevelType w:val="multilevel"/>
    <w:tmpl w:val="967A7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89A77B0"/>
    <w:multiLevelType w:val="multilevel"/>
    <w:tmpl w:val="BA0E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90758C4"/>
    <w:multiLevelType w:val="multilevel"/>
    <w:tmpl w:val="4362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BA77BCE"/>
    <w:multiLevelType w:val="multilevel"/>
    <w:tmpl w:val="9FB6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CED5DAE"/>
    <w:multiLevelType w:val="multilevel"/>
    <w:tmpl w:val="56B0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EB126BC"/>
    <w:multiLevelType w:val="multilevel"/>
    <w:tmpl w:val="67C2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17B178A"/>
    <w:multiLevelType w:val="multilevel"/>
    <w:tmpl w:val="737A8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5782267"/>
    <w:multiLevelType w:val="multilevel"/>
    <w:tmpl w:val="29EEF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BC44AF6"/>
    <w:multiLevelType w:val="multilevel"/>
    <w:tmpl w:val="18F86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F2F4AA8"/>
    <w:multiLevelType w:val="multilevel"/>
    <w:tmpl w:val="96F8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2AF2E82"/>
    <w:multiLevelType w:val="multilevel"/>
    <w:tmpl w:val="D03AE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563488A"/>
    <w:multiLevelType w:val="multilevel"/>
    <w:tmpl w:val="5558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6092A10"/>
    <w:multiLevelType w:val="multilevel"/>
    <w:tmpl w:val="E3388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7F32286"/>
    <w:multiLevelType w:val="multilevel"/>
    <w:tmpl w:val="2D20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BD807BC"/>
    <w:multiLevelType w:val="multilevel"/>
    <w:tmpl w:val="CE20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BE91FE2"/>
    <w:multiLevelType w:val="multilevel"/>
    <w:tmpl w:val="A4C4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C53797C"/>
    <w:multiLevelType w:val="multilevel"/>
    <w:tmpl w:val="CBFC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DD54918"/>
    <w:multiLevelType w:val="multilevel"/>
    <w:tmpl w:val="C46E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E1B5935"/>
    <w:multiLevelType w:val="multilevel"/>
    <w:tmpl w:val="2E606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E212AF0"/>
    <w:multiLevelType w:val="multilevel"/>
    <w:tmpl w:val="C73A9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EEB72E2"/>
    <w:multiLevelType w:val="multilevel"/>
    <w:tmpl w:val="28A8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0681B2C"/>
    <w:multiLevelType w:val="multilevel"/>
    <w:tmpl w:val="2EA2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27F46B9"/>
    <w:multiLevelType w:val="multilevel"/>
    <w:tmpl w:val="DD9E9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3B819AD"/>
    <w:multiLevelType w:val="multilevel"/>
    <w:tmpl w:val="5CE8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3DF1581"/>
    <w:multiLevelType w:val="multilevel"/>
    <w:tmpl w:val="51208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4081F7D"/>
    <w:multiLevelType w:val="multilevel"/>
    <w:tmpl w:val="4A96C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4A361FB"/>
    <w:multiLevelType w:val="multilevel"/>
    <w:tmpl w:val="6532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57435FF"/>
    <w:multiLevelType w:val="multilevel"/>
    <w:tmpl w:val="8C9A9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61856F7"/>
    <w:multiLevelType w:val="multilevel"/>
    <w:tmpl w:val="37C4D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65D1FDC"/>
    <w:multiLevelType w:val="multilevel"/>
    <w:tmpl w:val="060A2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70123AF"/>
    <w:multiLevelType w:val="multilevel"/>
    <w:tmpl w:val="311A1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7182332"/>
    <w:multiLevelType w:val="multilevel"/>
    <w:tmpl w:val="C45C9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7350A92"/>
    <w:multiLevelType w:val="multilevel"/>
    <w:tmpl w:val="820E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851063B"/>
    <w:multiLevelType w:val="multilevel"/>
    <w:tmpl w:val="85046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78B75020"/>
    <w:multiLevelType w:val="multilevel"/>
    <w:tmpl w:val="3A68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9087C0A"/>
    <w:multiLevelType w:val="multilevel"/>
    <w:tmpl w:val="A0BCE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91D2ED4"/>
    <w:multiLevelType w:val="multilevel"/>
    <w:tmpl w:val="90FC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D1C7EAE"/>
    <w:multiLevelType w:val="multilevel"/>
    <w:tmpl w:val="670A3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D4475C6"/>
    <w:multiLevelType w:val="multilevel"/>
    <w:tmpl w:val="DCEE3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EC364E2"/>
    <w:multiLevelType w:val="multilevel"/>
    <w:tmpl w:val="0D9A1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3"/>
  </w:num>
  <w:num w:numId="3">
    <w:abstractNumId w:val="90"/>
  </w:num>
  <w:num w:numId="4">
    <w:abstractNumId w:val="43"/>
  </w:num>
  <w:num w:numId="5">
    <w:abstractNumId w:val="6"/>
  </w:num>
  <w:num w:numId="6">
    <w:abstractNumId w:val="55"/>
  </w:num>
  <w:num w:numId="7">
    <w:abstractNumId w:val="62"/>
  </w:num>
  <w:num w:numId="8">
    <w:abstractNumId w:val="70"/>
  </w:num>
  <w:num w:numId="9">
    <w:abstractNumId w:val="4"/>
  </w:num>
  <w:num w:numId="10">
    <w:abstractNumId w:val="13"/>
  </w:num>
  <w:num w:numId="11">
    <w:abstractNumId w:val="40"/>
  </w:num>
  <w:num w:numId="12">
    <w:abstractNumId w:val="31"/>
  </w:num>
  <w:num w:numId="13">
    <w:abstractNumId w:val="68"/>
  </w:num>
  <w:num w:numId="14">
    <w:abstractNumId w:val="91"/>
  </w:num>
  <w:num w:numId="15">
    <w:abstractNumId w:val="48"/>
  </w:num>
  <w:num w:numId="16">
    <w:abstractNumId w:val="37"/>
  </w:num>
  <w:num w:numId="17">
    <w:abstractNumId w:val="39"/>
  </w:num>
  <w:num w:numId="18">
    <w:abstractNumId w:val="16"/>
  </w:num>
  <w:num w:numId="19">
    <w:abstractNumId w:val="17"/>
  </w:num>
  <w:num w:numId="20">
    <w:abstractNumId w:val="33"/>
  </w:num>
  <w:num w:numId="21">
    <w:abstractNumId w:val="21"/>
  </w:num>
  <w:num w:numId="22">
    <w:abstractNumId w:val="93"/>
  </w:num>
  <w:num w:numId="23">
    <w:abstractNumId w:val="82"/>
  </w:num>
  <w:num w:numId="24">
    <w:abstractNumId w:val="76"/>
  </w:num>
  <w:num w:numId="25">
    <w:abstractNumId w:val="79"/>
  </w:num>
  <w:num w:numId="26">
    <w:abstractNumId w:val="60"/>
  </w:num>
  <w:num w:numId="27">
    <w:abstractNumId w:val="36"/>
  </w:num>
  <w:num w:numId="28">
    <w:abstractNumId w:val="29"/>
  </w:num>
  <w:num w:numId="29">
    <w:abstractNumId w:val="34"/>
  </w:num>
  <w:num w:numId="30">
    <w:abstractNumId w:val="11"/>
  </w:num>
  <w:num w:numId="31">
    <w:abstractNumId w:val="65"/>
  </w:num>
  <w:num w:numId="32">
    <w:abstractNumId w:val="84"/>
  </w:num>
  <w:num w:numId="33">
    <w:abstractNumId w:val="8"/>
  </w:num>
  <w:num w:numId="34">
    <w:abstractNumId w:val="66"/>
  </w:num>
  <w:num w:numId="35">
    <w:abstractNumId w:val="72"/>
  </w:num>
  <w:num w:numId="36">
    <w:abstractNumId w:val="85"/>
  </w:num>
  <w:num w:numId="37">
    <w:abstractNumId w:val="23"/>
  </w:num>
  <w:num w:numId="38">
    <w:abstractNumId w:val="26"/>
  </w:num>
  <w:num w:numId="39">
    <w:abstractNumId w:val="61"/>
  </w:num>
  <w:num w:numId="40">
    <w:abstractNumId w:val="24"/>
  </w:num>
  <w:num w:numId="41">
    <w:abstractNumId w:val="87"/>
  </w:num>
  <w:num w:numId="42">
    <w:abstractNumId w:val="86"/>
  </w:num>
  <w:num w:numId="43">
    <w:abstractNumId w:val="18"/>
  </w:num>
  <w:num w:numId="44">
    <w:abstractNumId w:val="15"/>
  </w:num>
  <w:num w:numId="45">
    <w:abstractNumId w:val="30"/>
  </w:num>
  <w:num w:numId="46">
    <w:abstractNumId w:val="57"/>
  </w:num>
  <w:num w:numId="47">
    <w:abstractNumId w:val="77"/>
  </w:num>
  <w:num w:numId="48">
    <w:abstractNumId w:val="51"/>
  </w:num>
  <w:num w:numId="49">
    <w:abstractNumId w:val="45"/>
  </w:num>
  <w:num w:numId="50">
    <w:abstractNumId w:val="53"/>
  </w:num>
  <w:num w:numId="51">
    <w:abstractNumId w:val="1"/>
  </w:num>
  <w:num w:numId="52">
    <w:abstractNumId w:val="42"/>
  </w:num>
  <w:num w:numId="53">
    <w:abstractNumId w:val="92"/>
  </w:num>
  <w:num w:numId="54">
    <w:abstractNumId w:val="80"/>
  </w:num>
  <w:num w:numId="55">
    <w:abstractNumId w:val="95"/>
  </w:num>
  <w:num w:numId="56">
    <w:abstractNumId w:val="89"/>
  </w:num>
  <w:num w:numId="57">
    <w:abstractNumId w:val="9"/>
  </w:num>
  <w:num w:numId="58">
    <w:abstractNumId w:val="59"/>
  </w:num>
  <w:num w:numId="59">
    <w:abstractNumId w:val="78"/>
  </w:num>
  <w:num w:numId="60">
    <w:abstractNumId w:val="58"/>
  </w:num>
  <w:num w:numId="61">
    <w:abstractNumId w:val="52"/>
  </w:num>
  <w:num w:numId="62">
    <w:abstractNumId w:val="49"/>
  </w:num>
  <w:num w:numId="63">
    <w:abstractNumId w:val="54"/>
  </w:num>
  <w:num w:numId="64">
    <w:abstractNumId w:val="41"/>
  </w:num>
  <w:num w:numId="65">
    <w:abstractNumId w:val="47"/>
  </w:num>
  <w:num w:numId="66">
    <w:abstractNumId w:val="0"/>
  </w:num>
  <w:num w:numId="67">
    <w:abstractNumId w:val="75"/>
  </w:num>
  <w:num w:numId="68">
    <w:abstractNumId w:val="14"/>
  </w:num>
  <w:num w:numId="69">
    <w:abstractNumId w:val="44"/>
  </w:num>
  <w:num w:numId="70">
    <w:abstractNumId w:val="88"/>
  </w:num>
  <w:num w:numId="71">
    <w:abstractNumId w:val="27"/>
  </w:num>
  <w:num w:numId="72">
    <w:abstractNumId w:val="38"/>
  </w:num>
  <w:num w:numId="73">
    <w:abstractNumId w:val="10"/>
  </w:num>
  <w:num w:numId="74">
    <w:abstractNumId w:val="73"/>
  </w:num>
  <w:num w:numId="75">
    <w:abstractNumId w:val="22"/>
  </w:num>
  <w:num w:numId="76">
    <w:abstractNumId w:val="63"/>
  </w:num>
  <w:num w:numId="77">
    <w:abstractNumId w:val="74"/>
  </w:num>
  <w:num w:numId="78">
    <w:abstractNumId w:val="25"/>
  </w:num>
  <w:num w:numId="79">
    <w:abstractNumId w:val="28"/>
  </w:num>
  <w:num w:numId="80">
    <w:abstractNumId w:val="94"/>
  </w:num>
  <w:num w:numId="81">
    <w:abstractNumId w:val="81"/>
  </w:num>
  <w:num w:numId="82">
    <w:abstractNumId w:val="56"/>
  </w:num>
  <w:num w:numId="83">
    <w:abstractNumId w:val="20"/>
  </w:num>
  <w:num w:numId="84">
    <w:abstractNumId w:val="19"/>
  </w:num>
  <w:num w:numId="85">
    <w:abstractNumId w:val="67"/>
  </w:num>
  <w:num w:numId="86">
    <w:abstractNumId w:val="50"/>
  </w:num>
  <w:num w:numId="87">
    <w:abstractNumId w:val="64"/>
  </w:num>
  <w:num w:numId="88">
    <w:abstractNumId w:val="69"/>
  </w:num>
  <w:num w:numId="89">
    <w:abstractNumId w:val="12"/>
  </w:num>
  <w:num w:numId="90">
    <w:abstractNumId w:val="32"/>
  </w:num>
  <w:num w:numId="91">
    <w:abstractNumId w:val="35"/>
  </w:num>
  <w:num w:numId="92">
    <w:abstractNumId w:val="5"/>
  </w:num>
  <w:num w:numId="93">
    <w:abstractNumId w:val="2"/>
  </w:num>
  <w:num w:numId="94">
    <w:abstractNumId w:val="83"/>
  </w:num>
  <w:num w:numId="95">
    <w:abstractNumId w:val="71"/>
  </w:num>
  <w:num w:numId="96">
    <w:abstractNumId w:val="7"/>
  </w:num>
  <w:numIdMacAtCleanup w:val="9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03E20"/>
    <w:rsid w:val="0026284A"/>
    <w:rsid w:val="00B03E2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B03E2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B03E2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B03E20"/>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B03E20"/>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B03E20"/>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Char"/>
    <w:uiPriority w:val="9"/>
    <w:qFormat/>
    <w:rsid w:val="00B03E20"/>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03E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03E20"/>
    <w:rPr>
      <w:sz w:val="18"/>
      <w:szCs w:val="18"/>
    </w:rPr>
  </w:style>
  <w:style w:type="paragraph" w:styleId="a4">
    <w:name w:val="footer"/>
    <w:basedOn w:val="a"/>
    <w:link w:val="Char0"/>
    <w:uiPriority w:val="99"/>
    <w:semiHidden/>
    <w:unhideWhenUsed/>
    <w:rsid w:val="00B03E2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03E20"/>
    <w:rPr>
      <w:sz w:val="18"/>
      <w:szCs w:val="18"/>
    </w:rPr>
  </w:style>
  <w:style w:type="character" w:customStyle="1" w:styleId="1Char">
    <w:name w:val="标题 1 Char"/>
    <w:basedOn w:val="a0"/>
    <w:link w:val="1"/>
    <w:uiPriority w:val="9"/>
    <w:rsid w:val="00B03E20"/>
    <w:rPr>
      <w:rFonts w:ascii="宋体" w:eastAsia="宋体" w:hAnsi="宋体" w:cs="宋体"/>
      <w:b/>
      <w:bCs/>
      <w:kern w:val="36"/>
      <w:sz w:val="48"/>
      <w:szCs w:val="48"/>
    </w:rPr>
  </w:style>
  <w:style w:type="character" w:customStyle="1" w:styleId="2Char">
    <w:name w:val="标题 2 Char"/>
    <w:basedOn w:val="a0"/>
    <w:link w:val="2"/>
    <w:uiPriority w:val="9"/>
    <w:rsid w:val="00B03E20"/>
    <w:rPr>
      <w:rFonts w:ascii="宋体" w:eastAsia="宋体" w:hAnsi="宋体" w:cs="宋体"/>
      <w:b/>
      <w:bCs/>
      <w:kern w:val="0"/>
      <w:sz w:val="36"/>
      <w:szCs w:val="36"/>
    </w:rPr>
  </w:style>
  <w:style w:type="character" w:customStyle="1" w:styleId="3Char">
    <w:name w:val="标题 3 Char"/>
    <w:basedOn w:val="a0"/>
    <w:link w:val="3"/>
    <w:uiPriority w:val="9"/>
    <w:rsid w:val="00B03E20"/>
    <w:rPr>
      <w:rFonts w:ascii="宋体" w:eastAsia="宋体" w:hAnsi="宋体" w:cs="宋体"/>
      <w:b/>
      <w:bCs/>
      <w:kern w:val="0"/>
      <w:sz w:val="27"/>
      <w:szCs w:val="27"/>
    </w:rPr>
  </w:style>
  <w:style w:type="character" w:customStyle="1" w:styleId="4Char">
    <w:name w:val="标题 4 Char"/>
    <w:basedOn w:val="a0"/>
    <w:link w:val="4"/>
    <w:uiPriority w:val="9"/>
    <w:rsid w:val="00B03E20"/>
    <w:rPr>
      <w:rFonts w:ascii="宋体" w:eastAsia="宋体" w:hAnsi="宋体" w:cs="宋体"/>
      <w:b/>
      <w:bCs/>
      <w:kern w:val="0"/>
      <w:sz w:val="24"/>
      <w:szCs w:val="24"/>
    </w:rPr>
  </w:style>
  <w:style w:type="character" w:customStyle="1" w:styleId="5Char">
    <w:name w:val="标题 5 Char"/>
    <w:basedOn w:val="a0"/>
    <w:link w:val="5"/>
    <w:uiPriority w:val="9"/>
    <w:rsid w:val="00B03E20"/>
    <w:rPr>
      <w:rFonts w:ascii="宋体" w:eastAsia="宋体" w:hAnsi="宋体" w:cs="宋体"/>
      <w:b/>
      <w:bCs/>
      <w:kern w:val="0"/>
      <w:sz w:val="20"/>
      <w:szCs w:val="20"/>
    </w:rPr>
  </w:style>
  <w:style w:type="character" w:customStyle="1" w:styleId="6Char">
    <w:name w:val="标题 6 Char"/>
    <w:basedOn w:val="a0"/>
    <w:link w:val="6"/>
    <w:uiPriority w:val="9"/>
    <w:rsid w:val="00B03E20"/>
    <w:rPr>
      <w:rFonts w:ascii="宋体" w:eastAsia="宋体" w:hAnsi="宋体" w:cs="宋体"/>
      <w:b/>
      <w:bCs/>
      <w:kern w:val="0"/>
      <w:sz w:val="15"/>
      <w:szCs w:val="15"/>
    </w:rPr>
  </w:style>
  <w:style w:type="character" w:styleId="a5">
    <w:name w:val="Hyperlink"/>
    <w:basedOn w:val="a0"/>
    <w:uiPriority w:val="99"/>
    <w:semiHidden/>
    <w:unhideWhenUsed/>
    <w:rsid w:val="00B03E20"/>
    <w:rPr>
      <w:color w:val="0000FF"/>
      <w:u w:val="single"/>
    </w:rPr>
  </w:style>
  <w:style w:type="character" w:styleId="a6">
    <w:name w:val="FollowedHyperlink"/>
    <w:basedOn w:val="a0"/>
    <w:uiPriority w:val="99"/>
    <w:semiHidden/>
    <w:unhideWhenUsed/>
    <w:rsid w:val="00B03E20"/>
    <w:rPr>
      <w:color w:val="800080"/>
      <w:u w:val="single"/>
    </w:rPr>
  </w:style>
  <w:style w:type="paragraph" w:styleId="a7">
    <w:name w:val="Normal (Web)"/>
    <w:basedOn w:val="a"/>
    <w:uiPriority w:val="99"/>
    <w:unhideWhenUsed/>
    <w:rsid w:val="00B03E20"/>
    <w:pPr>
      <w:widowControl/>
      <w:spacing w:before="100" w:beforeAutospacing="1" w:after="100" w:afterAutospacing="1"/>
      <w:jc w:val="left"/>
    </w:pPr>
    <w:rPr>
      <w:rFonts w:ascii="宋体" w:eastAsia="宋体" w:hAnsi="宋体" w:cs="宋体"/>
      <w:kern w:val="0"/>
      <w:sz w:val="24"/>
      <w:szCs w:val="24"/>
    </w:rPr>
  </w:style>
  <w:style w:type="character" w:customStyle="1" w:styleId="image-wrap">
    <w:name w:val="image-wrap"/>
    <w:basedOn w:val="a0"/>
    <w:rsid w:val="00B03E20"/>
  </w:style>
  <w:style w:type="character" w:styleId="HTML">
    <w:name w:val="HTML Code"/>
    <w:basedOn w:val="a0"/>
    <w:uiPriority w:val="99"/>
    <w:semiHidden/>
    <w:unhideWhenUsed/>
    <w:rsid w:val="00B03E20"/>
    <w:rPr>
      <w:rFonts w:ascii="宋体" w:eastAsia="宋体" w:hAnsi="宋体" w:cs="宋体"/>
      <w:sz w:val="24"/>
      <w:szCs w:val="24"/>
    </w:rPr>
  </w:style>
  <w:style w:type="character" w:customStyle="1" w:styleId="error">
    <w:name w:val="error"/>
    <w:basedOn w:val="a0"/>
    <w:rsid w:val="00B03E20"/>
  </w:style>
  <w:style w:type="character" w:styleId="a8">
    <w:name w:val="Emphasis"/>
    <w:basedOn w:val="a0"/>
    <w:uiPriority w:val="20"/>
    <w:qFormat/>
    <w:rsid w:val="00B03E20"/>
    <w:rPr>
      <w:i/>
      <w:iCs/>
    </w:rPr>
  </w:style>
  <w:style w:type="character" w:customStyle="1" w:styleId="label-title">
    <w:name w:val="label-title"/>
    <w:basedOn w:val="a0"/>
    <w:rsid w:val="00B03E20"/>
  </w:style>
  <w:style w:type="paragraph" w:styleId="a9">
    <w:name w:val="Balloon Text"/>
    <w:basedOn w:val="a"/>
    <w:link w:val="Char1"/>
    <w:uiPriority w:val="99"/>
    <w:semiHidden/>
    <w:unhideWhenUsed/>
    <w:rsid w:val="00B03E20"/>
    <w:rPr>
      <w:sz w:val="18"/>
      <w:szCs w:val="18"/>
    </w:rPr>
  </w:style>
  <w:style w:type="character" w:customStyle="1" w:styleId="Char1">
    <w:name w:val="批注框文本 Char"/>
    <w:basedOn w:val="a0"/>
    <w:link w:val="a9"/>
    <w:uiPriority w:val="99"/>
    <w:semiHidden/>
    <w:rsid w:val="00B03E20"/>
    <w:rPr>
      <w:sz w:val="18"/>
      <w:szCs w:val="18"/>
    </w:rPr>
  </w:style>
</w:styles>
</file>

<file path=word/webSettings.xml><?xml version="1.0" encoding="utf-8"?>
<w:webSettings xmlns:r="http://schemas.openxmlformats.org/officeDocument/2006/relationships" xmlns:w="http://schemas.openxmlformats.org/wordprocessingml/2006/main">
  <w:divs>
    <w:div w:id="707100662">
      <w:bodyDiv w:val="1"/>
      <w:marLeft w:val="0"/>
      <w:marRight w:val="0"/>
      <w:marTop w:val="0"/>
      <w:marBottom w:val="0"/>
      <w:divBdr>
        <w:top w:val="none" w:sz="0" w:space="0" w:color="auto"/>
        <w:left w:val="none" w:sz="0" w:space="0" w:color="auto"/>
        <w:bottom w:val="none" w:sz="0" w:space="0" w:color="auto"/>
        <w:right w:val="none" w:sz="0" w:space="0" w:color="auto"/>
      </w:divBdr>
      <w:divsChild>
        <w:div w:id="1753623456">
          <w:marLeft w:val="0"/>
          <w:marRight w:val="0"/>
          <w:marTop w:val="0"/>
          <w:marBottom w:val="0"/>
          <w:divBdr>
            <w:top w:val="none" w:sz="0" w:space="0" w:color="auto"/>
            <w:left w:val="none" w:sz="0" w:space="0" w:color="auto"/>
            <w:bottom w:val="none" w:sz="0" w:space="0" w:color="auto"/>
            <w:right w:val="none" w:sz="0" w:space="0" w:color="auto"/>
          </w:divBdr>
          <w:divsChild>
            <w:div w:id="1889611659">
              <w:marLeft w:val="0"/>
              <w:marRight w:val="0"/>
              <w:marTop w:val="0"/>
              <w:marBottom w:val="0"/>
              <w:divBdr>
                <w:top w:val="none" w:sz="0" w:space="0" w:color="auto"/>
                <w:left w:val="none" w:sz="0" w:space="0" w:color="auto"/>
                <w:bottom w:val="none" w:sz="0" w:space="0" w:color="auto"/>
                <w:right w:val="none" w:sz="0" w:space="0" w:color="auto"/>
              </w:divBdr>
            </w:div>
            <w:div w:id="1336806952">
              <w:marLeft w:val="0"/>
              <w:marRight w:val="0"/>
              <w:marTop w:val="0"/>
              <w:marBottom w:val="0"/>
              <w:divBdr>
                <w:top w:val="none" w:sz="0" w:space="0" w:color="auto"/>
                <w:left w:val="none" w:sz="0" w:space="0" w:color="auto"/>
                <w:bottom w:val="none" w:sz="0" w:space="0" w:color="auto"/>
                <w:right w:val="none" w:sz="0" w:space="0" w:color="auto"/>
              </w:divBdr>
              <w:divsChild>
                <w:div w:id="1415322944">
                  <w:marLeft w:val="0"/>
                  <w:marRight w:val="0"/>
                  <w:marTop w:val="0"/>
                  <w:marBottom w:val="0"/>
                  <w:divBdr>
                    <w:top w:val="none" w:sz="0" w:space="0" w:color="auto"/>
                    <w:left w:val="none" w:sz="0" w:space="0" w:color="auto"/>
                    <w:bottom w:val="none" w:sz="0" w:space="0" w:color="auto"/>
                    <w:right w:val="none" w:sz="0" w:space="0" w:color="auto"/>
                  </w:divBdr>
                </w:div>
                <w:div w:id="1313946103">
                  <w:marLeft w:val="0"/>
                  <w:marRight w:val="0"/>
                  <w:marTop w:val="0"/>
                  <w:marBottom w:val="0"/>
                  <w:divBdr>
                    <w:top w:val="none" w:sz="0" w:space="0" w:color="auto"/>
                    <w:left w:val="none" w:sz="0" w:space="0" w:color="auto"/>
                    <w:bottom w:val="none" w:sz="0" w:space="0" w:color="auto"/>
                    <w:right w:val="none" w:sz="0" w:space="0" w:color="auto"/>
                  </w:divBdr>
                  <w:divsChild>
                    <w:div w:id="136920721">
                      <w:marLeft w:val="0"/>
                      <w:marRight w:val="0"/>
                      <w:marTop w:val="0"/>
                      <w:marBottom w:val="0"/>
                      <w:divBdr>
                        <w:top w:val="none" w:sz="0" w:space="0" w:color="auto"/>
                        <w:left w:val="none" w:sz="0" w:space="0" w:color="auto"/>
                        <w:bottom w:val="none" w:sz="0" w:space="0" w:color="auto"/>
                        <w:right w:val="none" w:sz="0" w:space="0" w:color="auto"/>
                      </w:divBdr>
                      <w:divsChild>
                        <w:div w:id="798257647">
                          <w:marLeft w:val="0"/>
                          <w:marRight w:val="0"/>
                          <w:marTop w:val="0"/>
                          <w:marBottom w:val="0"/>
                          <w:divBdr>
                            <w:top w:val="none" w:sz="0" w:space="0" w:color="auto"/>
                            <w:left w:val="none" w:sz="0" w:space="0" w:color="auto"/>
                            <w:bottom w:val="none" w:sz="0" w:space="0" w:color="auto"/>
                            <w:right w:val="none" w:sz="0" w:space="0" w:color="auto"/>
                          </w:divBdr>
                          <w:divsChild>
                            <w:div w:id="1687248687">
                              <w:marLeft w:val="0"/>
                              <w:marRight w:val="0"/>
                              <w:marTop w:val="0"/>
                              <w:marBottom w:val="0"/>
                              <w:divBdr>
                                <w:top w:val="none" w:sz="0" w:space="0" w:color="auto"/>
                                <w:left w:val="none" w:sz="0" w:space="0" w:color="auto"/>
                                <w:bottom w:val="none" w:sz="0" w:space="0" w:color="auto"/>
                                <w:right w:val="none" w:sz="0" w:space="0" w:color="auto"/>
                              </w:divBdr>
                              <w:divsChild>
                                <w:div w:id="749818121">
                                  <w:marLeft w:val="0"/>
                                  <w:marRight w:val="0"/>
                                  <w:marTop w:val="0"/>
                                  <w:marBottom w:val="0"/>
                                  <w:divBdr>
                                    <w:top w:val="none" w:sz="0" w:space="0" w:color="auto"/>
                                    <w:left w:val="none" w:sz="0" w:space="0" w:color="auto"/>
                                    <w:bottom w:val="none" w:sz="0" w:space="0" w:color="auto"/>
                                    <w:right w:val="none" w:sz="0" w:space="0" w:color="auto"/>
                                  </w:divBdr>
                                </w:div>
                                <w:div w:id="1719626287">
                                  <w:marLeft w:val="0"/>
                                  <w:marRight w:val="0"/>
                                  <w:marTop w:val="0"/>
                                  <w:marBottom w:val="0"/>
                                  <w:divBdr>
                                    <w:top w:val="none" w:sz="0" w:space="0" w:color="auto"/>
                                    <w:left w:val="none" w:sz="0" w:space="0" w:color="auto"/>
                                    <w:bottom w:val="none" w:sz="0" w:space="0" w:color="auto"/>
                                    <w:right w:val="none" w:sz="0" w:space="0" w:color="auto"/>
                                  </w:divBdr>
                                </w:div>
                                <w:div w:id="981889821">
                                  <w:marLeft w:val="0"/>
                                  <w:marRight w:val="0"/>
                                  <w:marTop w:val="0"/>
                                  <w:marBottom w:val="0"/>
                                  <w:divBdr>
                                    <w:top w:val="none" w:sz="0" w:space="0" w:color="auto"/>
                                    <w:left w:val="none" w:sz="0" w:space="0" w:color="auto"/>
                                    <w:bottom w:val="none" w:sz="0" w:space="0" w:color="auto"/>
                                    <w:right w:val="none" w:sz="0" w:space="0" w:color="auto"/>
                                  </w:divBdr>
                                </w:div>
                                <w:div w:id="1033188058">
                                  <w:marLeft w:val="0"/>
                                  <w:marRight w:val="0"/>
                                  <w:marTop w:val="0"/>
                                  <w:marBottom w:val="0"/>
                                  <w:divBdr>
                                    <w:top w:val="none" w:sz="0" w:space="0" w:color="auto"/>
                                    <w:left w:val="none" w:sz="0" w:space="0" w:color="auto"/>
                                    <w:bottom w:val="none" w:sz="0" w:space="0" w:color="auto"/>
                                    <w:right w:val="none" w:sz="0" w:space="0" w:color="auto"/>
                                  </w:divBdr>
                                </w:div>
                                <w:div w:id="152883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778620">
              <w:marLeft w:val="0"/>
              <w:marRight w:val="0"/>
              <w:marTop w:val="0"/>
              <w:marBottom w:val="0"/>
              <w:divBdr>
                <w:top w:val="none" w:sz="0" w:space="0" w:color="auto"/>
                <w:left w:val="none" w:sz="0" w:space="0" w:color="auto"/>
                <w:bottom w:val="none" w:sz="0" w:space="0" w:color="auto"/>
                <w:right w:val="none" w:sz="0" w:space="0" w:color="auto"/>
              </w:divBdr>
              <w:divsChild>
                <w:div w:id="1038239813">
                  <w:marLeft w:val="0"/>
                  <w:marRight w:val="0"/>
                  <w:marTop w:val="0"/>
                  <w:marBottom w:val="0"/>
                  <w:divBdr>
                    <w:top w:val="none" w:sz="0" w:space="0" w:color="auto"/>
                    <w:left w:val="none" w:sz="0" w:space="0" w:color="auto"/>
                    <w:bottom w:val="none" w:sz="0" w:space="0" w:color="auto"/>
                    <w:right w:val="none" w:sz="0" w:space="0" w:color="auto"/>
                  </w:divBdr>
                </w:div>
                <w:div w:id="691223638">
                  <w:marLeft w:val="0"/>
                  <w:marRight w:val="0"/>
                  <w:marTop w:val="0"/>
                  <w:marBottom w:val="0"/>
                  <w:divBdr>
                    <w:top w:val="none" w:sz="0" w:space="0" w:color="auto"/>
                    <w:left w:val="none" w:sz="0" w:space="0" w:color="auto"/>
                    <w:bottom w:val="none" w:sz="0" w:space="0" w:color="auto"/>
                    <w:right w:val="none" w:sz="0" w:space="0" w:color="auto"/>
                  </w:divBdr>
                  <w:divsChild>
                    <w:div w:id="1332638909">
                      <w:marLeft w:val="0"/>
                      <w:marRight w:val="0"/>
                      <w:marTop w:val="0"/>
                      <w:marBottom w:val="0"/>
                      <w:divBdr>
                        <w:top w:val="none" w:sz="0" w:space="0" w:color="auto"/>
                        <w:left w:val="none" w:sz="0" w:space="0" w:color="auto"/>
                        <w:bottom w:val="none" w:sz="0" w:space="0" w:color="auto"/>
                        <w:right w:val="none" w:sz="0" w:space="0" w:color="auto"/>
                      </w:divBdr>
                      <w:divsChild>
                        <w:div w:id="1581018702">
                          <w:marLeft w:val="0"/>
                          <w:marRight w:val="0"/>
                          <w:marTop w:val="0"/>
                          <w:marBottom w:val="0"/>
                          <w:divBdr>
                            <w:top w:val="none" w:sz="0" w:space="0" w:color="auto"/>
                            <w:left w:val="none" w:sz="0" w:space="0" w:color="auto"/>
                            <w:bottom w:val="none" w:sz="0" w:space="0" w:color="auto"/>
                            <w:right w:val="none" w:sz="0" w:space="0" w:color="auto"/>
                          </w:divBdr>
                          <w:divsChild>
                            <w:div w:id="595528080">
                              <w:marLeft w:val="0"/>
                              <w:marRight w:val="0"/>
                              <w:marTop w:val="0"/>
                              <w:marBottom w:val="0"/>
                              <w:divBdr>
                                <w:top w:val="none" w:sz="0" w:space="0" w:color="auto"/>
                                <w:left w:val="none" w:sz="0" w:space="0" w:color="auto"/>
                                <w:bottom w:val="none" w:sz="0" w:space="0" w:color="auto"/>
                                <w:right w:val="none" w:sz="0" w:space="0" w:color="auto"/>
                              </w:divBdr>
                              <w:divsChild>
                                <w:div w:id="721975803">
                                  <w:marLeft w:val="0"/>
                                  <w:marRight w:val="0"/>
                                  <w:marTop w:val="0"/>
                                  <w:marBottom w:val="0"/>
                                  <w:divBdr>
                                    <w:top w:val="none" w:sz="0" w:space="0" w:color="auto"/>
                                    <w:left w:val="none" w:sz="0" w:space="0" w:color="auto"/>
                                    <w:bottom w:val="none" w:sz="0" w:space="0" w:color="auto"/>
                                    <w:right w:val="none" w:sz="0" w:space="0" w:color="auto"/>
                                  </w:divBdr>
                                </w:div>
                                <w:div w:id="1300842883">
                                  <w:marLeft w:val="0"/>
                                  <w:marRight w:val="0"/>
                                  <w:marTop w:val="0"/>
                                  <w:marBottom w:val="0"/>
                                  <w:divBdr>
                                    <w:top w:val="none" w:sz="0" w:space="0" w:color="auto"/>
                                    <w:left w:val="none" w:sz="0" w:space="0" w:color="auto"/>
                                    <w:bottom w:val="none" w:sz="0" w:space="0" w:color="auto"/>
                                    <w:right w:val="none" w:sz="0" w:space="0" w:color="auto"/>
                                  </w:divBdr>
                                </w:div>
                                <w:div w:id="13763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879995">
              <w:marLeft w:val="0"/>
              <w:marRight w:val="0"/>
              <w:marTop w:val="0"/>
              <w:marBottom w:val="0"/>
              <w:divBdr>
                <w:top w:val="none" w:sz="0" w:space="0" w:color="auto"/>
                <w:left w:val="none" w:sz="0" w:space="0" w:color="auto"/>
                <w:bottom w:val="none" w:sz="0" w:space="0" w:color="auto"/>
                <w:right w:val="none" w:sz="0" w:space="0" w:color="auto"/>
              </w:divBdr>
              <w:divsChild>
                <w:div w:id="2098791539">
                  <w:marLeft w:val="0"/>
                  <w:marRight w:val="0"/>
                  <w:marTop w:val="0"/>
                  <w:marBottom w:val="0"/>
                  <w:divBdr>
                    <w:top w:val="none" w:sz="0" w:space="0" w:color="auto"/>
                    <w:left w:val="none" w:sz="0" w:space="0" w:color="auto"/>
                    <w:bottom w:val="none" w:sz="0" w:space="0" w:color="auto"/>
                    <w:right w:val="none" w:sz="0" w:space="0" w:color="auto"/>
                  </w:divBdr>
                </w:div>
                <w:div w:id="511457908">
                  <w:marLeft w:val="0"/>
                  <w:marRight w:val="0"/>
                  <w:marTop w:val="0"/>
                  <w:marBottom w:val="0"/>
                  <w:divBdr>
                    <w:top w:val="none" w:sz="0" w:space="0" w:color="auto"/>
                    <w:left w:val="none" w:sz="0" w:space="0" w:color="auto"/>
                    <w:bottom w:val="none" w:sz="0" w:space="0" w:color="auto"/>
                    <w:right w:val="none" w:sz="0" w:space="0" w:color="auto"/>
                  </w:divBdr>
                  <w:divsChild>
                    <w:div w:id="1159927383">
                      <w:marLeft w:val="0"/>
                      <w:marRight w:val="0"/>
                      <w:marTop w:val="0"/>
                      <w:marBottom w:val="0"/>
                      <w:divBdr>
                        <w:top w:val="none" w:sz="0" w:space="0" w:color="auto"/>
                        <w:left w:val="none" w:sz="0" w:space="0" w:color="auto"/>
                        <w:bottom w:val="none" w:sz="0" w:space="0" w:color="auto"/>
                        <w:right w:val="none" w:sz="0" w:space="0" w:color="auto"/>
                      </w:divBdr>
                      <w:divsChild>
                        <w:div w:id="1633750229">
                          <w:marLeft w:val="0"/>
                          <w:marRight w:val="0"/>
                          <w:marTop w:val="0"/>
                          <w:marBottom w:val="0"/>
                          <w:divBdr>
                            <w:top w:val="none" w:sz="0" w:space="0" w:color="auto"/>
                            <w:left w:val="none" w:sz="0" w:space="0" w:color="auto"/>
                            <w:bottom w:val="none" w:sz="0" w:space="0" w:color="auto"/>
                            <w:right w:val="none" w:sz="0" w:space="0" w:color="auto"/>
                          </w:divBdr>
                          <w:divsChild>
                            <w:div w:id="1200973730">
                              <w:marLeft w:val="0"/>
                              <w:marRight w:val="0"/>
                              <w:marTop w:val="0"/>
                              <w:marBottom w:val="0"/>
                              <w:divBdr>
                                <w:top w:val="none" w:sz="0" w:space="0" w:color="auto"/>
                                <w:left w:val="none" w:sz="0" w:space="0" w:color="auto"/>
                                <w:bottom w:val="none" w:sz="0" w:space="0" w:color="auto"/>
                                <w:right w:val="none" w:sz="0" w:space="0" w:color="auto"/>
                              </w:divBdr>
                              <w:divsChild>
                                <w:div w:id="1144657134">
                                  <w:marLeft w:val="0"/>
                                  <w:marRight w:val="0"/>
                                  <w:marTop w:val="0"/>
                                  <w:marBottom w:val="0"/>
                                  <w:divBdr>
                                    <w:top w:val="none" w:sz="0" w:space="0" w:color="auto"/>
                                    <w:left w:val="none" w:sz="0" w:space="0" w:color="auto"/>
                                    <w:bottom w:val="none" w:sz="0" w:space="0" w:color="auto"/>
                                    <w:right w:val="none" w:sz="0" w:space="0" w:color="auto"/>
                                  </w:divBdr>
                                </w:div>
                                <w:div w:id="229577797">
                                  <w:marLeft w:val="0"/>
                                  <w:marRight w:val="0"/>
                                  <w:marTop w:val="0"/>
                                  <w:marBottom w:val="0"/>
                                  <w:divBdr>
                                    <w:top w:val="none" w:sz="0" w:space="0" w:color="auto"/>
                                    <w:left w:val="none" w:sz="0" w:space="0" w:color="auto"/>
                                    <w:bottom w:val="none" w:sz="0" w:space="0" w:color="auto"/>
                                    <w:right w:val="none" w:sz="0" w:space="0" w:color="auto"/>
                                  </w:divBdr>
                                </w:div>
                                <w:div w:id="393703341">
                                  <w:marLeft w:val="0"/>
                                  <w:marRight w:val="0"/>
                                  <w:marTop w:val="0"/>
                                  <w:marBottom w:val="0"/>
                                  <w:divBdr>
                                    <w:top w:val="none" w:sz="0" w:space="0" w:color="auto"/>
                                    <w:left w:val="none" w:sz="0" w:space="0" w:color="auto"/>
                                    <w:bottom w:val="none" w:sz="0" w:space="0" w:color="auto"/>
                                    <w:right w:val="none" w:sz="0" w:space="0" w:color="auto"/>
                                  </w:divBdr>
                                </w:div>
                                <w:div w:id="2078821835">
                                  <w:marLeft w:val="0"/>
                                  <w:marRight w:val="0"/>
                                  <w:marTop w:val="0"/>
                                  <w:marBottom w:val="0"/>
                                  <w:divBdr>
                                    <w:top w:val="none" w:sz="0" w:space="0" w:color="auto"/>
                                    <w:left w:val="none" w:sz="0" w:space="0" w:color="auto"/>
                                    <w:bottom w:val="none" w:sz="0" w:space="0" w:color="auto"/>
                                    <w:right w:val="none" w:sz="0" w:space="0" w:color="auto"/>
                                  </w:divBdr>
                                </w:div>
                                <w:div w:id="20459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681985">
              <w:marLeft w:val="0"/>
              <w:marRight w:val="0"/>
              <w:marTop w:val="0"/>
              <w:marBottom w:val="0"/>
              <w:divBdr>
                <w:top w:val="none" w:sz="0" w:space="0" w:color="auto"/>
                <w:left w:val="none" w:sz="0" w:space="0" w:color="auto"/>
                <w:bottom w:val="none" w:sz="0" w:space="0" w:color="auto"/>
                <w:right w:val="none" w:sz="0" w:space="0" w:color="auto"/>
              </w:divBdr>
            </w:div>
            <w:div w:id="1027945851">
              <w:marLeft w:val="0"/>
              <w:marRight w:val="0"/>
              <w:marTop w:val="0"/>
              <w:marBottom w:val="0"/>
              <w:divBdr>
                <w:top w:val="none" w:sz="0" w:space="0" w:color="auto"/>
                <w:left w:val="none" w:sz="0" w:space="0" w:color="auto"/>
                <w:bottom w:val="none" w:sz="0" w:space="0" w:color="auto"/>
                <w:right w:val="none" w:sz="0" w:space="0" w:color="auto"/>
              </w:divBdr>
            </w:div>
            <w:div w:id="474834965">
              <w:marLeft w:val="0"/>
              <w:marRight w:val="0"/>
              <w:marTop w:val="0"/>
              <w:marBottom w:val="0"/>
              <w:divBdr>
                <w:top w:val="none" w:sz="0" w:space="0" w:color="auto"/>
                <w:left w:val="none" w:sz="0" w:space="0" w:color="auto"/>
                <w:bottom w:val="none" w:sz="0" w:space="0" w:color="auto"/>
                <w:right w:val="none" w:sz="0" w:space="0" w:color="auto"/>
              </w:divBdr>
              <w:divsChild>
                <w:div w:id="984776399">
                  <w:marLeft w:val="0"/>
                  <w:marRight w:val="0"/>
                  <w:marTop w:val="0"/>
                  <w:marBottom w:val="0"/>
                  <w:divBdr>
                    <w:top w:val="none" w:sz="0" w:space="0" w:color="auto"/>
                    <w:left w:val="none" w:sz="0" w:space="0" w:color="auto"/>
                    <w:bottom w:val="none" w:sz="0" w:space="0" w:color="auto"/>
                    <w:right w:val="none" w:sz="0" w:space="0" w:color="auto"/>
                  </w:divBdr>
                </w:div>
                <w:div w:id="1878464591">
                  <w:marLeft w:val="0"/>
                  <w:marRight w:val="0"/>
                  <w:marTop w:val="0"/>
                  <w:marBottom w:val="0"/>
                  <w:divBdr>
                    <w:top w:val="none" w:sz="0" w:space="0" w:color="auto"/>
                    <w:left w:val="none" w:sz="0" w:space="0" w:color="auto"/>
                    <w:bottom w:val="none" w:sz="0" w:space="0" w:color="auto"/>
                    <w:right w:val="none" w:sz="0" w:space="0" w:color="auto"/>
                  </w:divBdr>
                  <w:divsChild>
                    <w:div w:id="630596263">
                      <w:marLeft w:val="0"/>
                      <w:marRight w:val="0"/>
                      <w:marTop w:val="0"/>
                      <w:marBottom w:val="0"/>
                      <w:divBdr>
                        <w:top w:val="none" w:sz="0" w:space="0" w:color="auto"/>
                        <w:left w:val="none" w:sz="0" w:space="0" w:color="auto"/>
                        <w:bottom w:val="none" w:sz="0" w:space="0" w:color="auto"/>
                        <w:right w:val="none" w:sz="0" w:space="0" w:color="auto"/>
                      </w:divBdr>
                      <w:divsChild>
                        <w:div w:id="1715159786">
                          <w:marLeft w:val="0"/>
                          <w:marRight w:val="0"/>
                          <w:marTop w:val="0"/>
                          <w:marBottom w:val="0"/>
                          <w:divBdr>
                            <w:top w:val="none" w:sz="0" w:space="0" w:color="auto"/>
                            <w:left w:val="none" w:sz="0" w:space="0" w:color="auto"/>
                            <w:bottom w:val="none" w:sz="0" w:space="0" w:color="auto"/>
                            <w:right w:val="none" w:sz="0" w:space="0" w:color="auto"/>
                          </w:divBdr>
                          <w:divsChild>
                            <w:div w:id="1012343069">
                              <w:marLeft w:val="0"/>
                              <w:marRight w:val="0"/>
                              <w:marTop w:val="0"/>
                              <w:marBottom w:val="0"/>
                              <w:divBdr>
                                <w:top w:val="none" w:sz="0" w:space="0" w:color="auto"/>
                                <w:left w:val="none" w:sz="0" w:space="0" w:color="auto"/>
                                <w:bottom w:val="none" w:sz="0" w:space="0" w:color="auto"/>
                                <w:right w:val="none" w:sz="0" w:space="0" w:color="auto"/>
                              </w:divBdr>
                              <w:divsChild>
                                <w:div w:id="1960448444">
                                  <w:marLeft w:val="0"/>
                                  <w:marRight w:val="0"/>
                                  <w:marTop w:val="0"/>
                                  <w:marBottom w:val="0"/>
                                  <w:divBdr>
                                    <w:top w:val="none" w:sz="0" w:space="0" w:color="auto"/>
                                    <w:left w:val="none" w:sz="0" w:space="0" w:color="auto"/>
                                    <w:bottom w:val="none" w:sz="0" w:space="0" w:color="auto"/>
                                    <w:right w:val="none" w:sz="0" w:space="0" w:color="auto"/>
                                  </w:divBdr>
                                </w:div>
                                <w:div w:id="1511798556">
                                  <w:marLeft w:val="0"/>
                                  <w:marRight w:val="0"/>
                                  <w:marTop w:val="0"/>
                                  <w:marBottom w:val="0"/>
                                  <w:divBdr>
                                    <w:top w:val="none" w:sz="0" w:space="0" w:color="auto"/>
                                    <w:left w:val="none" w:sz="0" w:space="0" w:color="auto"/>
                                    <w:bottom w:val="none" w:sz="0" w:space="0" w:color="auto"/>
                                    <w:right w:val="none" w:sz="0" w:space="0" w:color="auto"/>
                                  </w:divBdr>
                                </w:div>
                                <w:div w:id="1120953282">
                                  <w:marLeft w:val="0"/>
                                  <w:marRight w:val="0"/>
                                  <w:marTop w:val="0"/>
                                  <w:marBottom w:val="0"/>
                                  <w:divBdr>
                                    <w:top w:val="none" w:sz="0" w:space="0" w:color="auto"/>
                                    <w:left w:val="none" w:sz="0" w:space="0" w:color="auto"/>
                                    <w:bottom w:val="none" w:sz="0" w:space="0" w:color="auto"/>
                                    <w:right w:val="none" w:sz="0" w:space="0" w:color="auto"/>
                                  </w:divBdr>
                                </w:div>
                                <w:div w:id="957250979">
                                  <w:marLeft w:val="0"/>
                                  <w:marRight w:val="0"/>
                                  <w:marTop w:val="0"/>
                                  <w:marBottom w:val="0"/>
                                  <w:divBdr>
                                    <w:top w:val="none" w:sz="0" w:space="0" w:color="auto"/>
                                    <w:left w:val="none" w:sz="0" w:space="0" w:color="auto"/>
                                    <w:bottom w:val="none" w:sz="0" w:space="0" w:color="auto"/>
                                    <w:right w:val="none" w:sz="0" w:space="0" w:color="auto"/>
                                  </w:divBdr>
                                </w:div>
                                <w:div w:id="2115900704">
                                  <w:marLeft w:val="0"/>
                                  <w:marRight w:val="0"/>
                                  <w:marTop w:val="0"/>
                                  <w:marBottom w:val="0"/>
                                  <w:divBdr>
                                    <w:top w:val="none" w:sz="0" w:space="0" w:color="auto"/>
                                    <w:left w:val="none" w:sz="0" w:space="0" w:color="auto"/>
                                    <w:bottom w:val="none" w:sz="0" w:space="0" w:color="auto"/>
                                    <w:right w:val="none" w:sz="0" w:space="0" w:color="auto"/>
                                  </w:divBdr>
                                </w:div>
                                <w:div w:id="1758937733">
                                  <w:marLeft w:val="0"/>
                                  <w:marRight w:val="0"/>
                                  <w:marTop w:val="0"/>
                                  <w:marBottom w:val="0"/>
                                  <w:divBdr>
                                    <w:top w:val="none" w:sz="0" w:space="0" w:color="auto"/>
                                    <w:left w:val="none" w:sz="0" w:space="0" w:color="auto"/>
                                    <w:bottom w:val="none" w:sz="0" w:space="0" w:color="auto"/>
                                    <w:right w:val="none" w:sz="0" w:space="0" w:color="auto"/>
                                  </w:divBdr>
                                </w:div>
                                <w:div w:id="28103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544488">
              <w:marLeft w:val="0"/>
              <w:marRight w:val="0"/>
              <w:marTop w:val="0"/>
              <w:marBottom w:val="0"/>
              <w:divBdr>
                <w:top w:val="none" w:sz="0" w:space="0" w:color="auto"/>
                <w:left w:val="none" w:sz="0" w:space="0" w:color="auto"/>
                <w:bottom w:val="none" w:sz="0" w:space="0" w:color="auto"/>
                <w:right w:val="none" w:sz="0" w:space="0" w:color="auto"/>
              </w:divBdr>
              <w:divsChild>
                <w:div w:id="259722079">
                  <w:marLeft w:val="0"/>
                  <w:marRight w:val="0"/>
                  <w:marTop w:val="0"/>
                  <w:marBottom w:val="0"/>
                  <w:divBdr>
                    <w:top w:val="none" w:sz="0" w:space="0" w:color="auto"/>
                    <w:left w:val="none" w:sz="0" w:space="0" w:color="auto"/>
                    <w:bottom w:val="none" w:sz="0" w:space="0" w:color="auto"/>
                    <w:right w:val="none" w:sz="0" w:space="0" w:color="auto"/>
                  </w:divBdr>
                </w:div>
                <w:div w:id="1862434623">
                  <w:marLeft w:val="0"/>
                  <w:marRight w:val="0"/>
                  <w:marTop w:val="0"/>
                  <w:marBottom w:val="0"/>
                  <w:divBdr>
                    <w:top w:val="none" w:sz="0" w:space="0" w:color="auto"/>
                    <w:left w:val="none" w:sz="0" w:space="0" w:color="auto"/>
                    <w:bottom w:val="none" w:sz="0" w:space="0" w:color="auto"/>
                    <w:right w:val="none" w:sz="0" w:space="0" w:color="auto"/>
                  </w:divBdr>
                  <w:divsChild>
                    <w:div w:id="730227441">
                      <w:marLeft w:val="0"/>
                      <w:marRight w:val="0"/>
                      <w:marTop w:val="0"/>
                      <w:marBottom w:val="0"/>
                      <w:divBdr>
                        <w:top w:val="none" w:sz="0" w:space="0" w:color="auto"/>
                        <w:left w:val="none" w:sz="0" w:space="0" w:color="auto"/>
                        <w:bottom w:val="none" w:sz="0" w:space="0" w:color="auto"/>
                        <w:right w:val="none" w:sz="0" w:space="0" w:color="auto"/>
                      </w:divBdr>
                      <w:divsChild>
                        <w:div w:id="28146110">
                          <w:marLeft w:val="0"/>
                          <w:marRight w:val="0"/>
                          <w:marTop w:val="0"/>
                          <w:marBottom w:val="0"/>
                          <w:divBdr>
                            <w:top w:val="none" w:sz="0" w:space="0" w:color="auto"/>
                            <w:left w:val="none" w:sz="0" w:space="0" w:color="auto"/>
                            <w:bottom w:val="none" w:sz="0" w:space="0" w:color="auto"/>
                            <w:right w:val="none" w:sz="0" w:space="0" w:color="auto"/>
                          </w:divBdr>
                          <w:divsChild>
                            <w:div w:id="1792553998">
                              <w:marLeft w:val="0"/>
                              <w:marRight w:val="0"/>
                              <w:marTop w:val="0"/>
                              <w:marBottom w:val="0"/>
                              <w:divBdr>
                                <w:top w:val="none" w:sz="0" w:space="0" w:color="auto"/>
                                <w:left w:val="none" w:sz="0" w:space="0" w:color="auto"/>
                                <w:bottom w:val="none" w:sz="0" w:space="0" w:color="auto"/>
                                <w:right w:val="none" w:sz="0" w:space="0" w:color="auto"/>
                              </w:divBdr>
                              <w:divsChild>
                                <w:div w:id="1289122763">
                                  <w:marLeft w:val="0"/>
                                  <w:marRight w:val="0"/>
                                  <w:marTop w:val="0"/>
                                  <w:marBottom w:val="0"/>
                                  <w:divBdr>
                                    <w:top w:val="none" w:sz="0" w:space="0" w:color="auto"/>
                                    <w:left w:val="none" w:sz="0" w:space="0" w:color="auto"/>
                                    <w:bottom w:val="none" w:sz="0" w:space="0" w:color="auto"/>
                                    <w:right w:val="none" w:sz="0" w:space="0" w:color="auto"/>
                                  </w:divBdr>
                                </w:div>
                                <w:div w:id="1245069440">
                                  <w:marLeft w:val="0"/>
                                  <w:marRight w:val="0"/>
                                  <w:marTop w:val="0"/>
                                  <w:marBottom w:val="0"/>
                                  <w:divBdr>
                                    <w:top w:val="none" w:sz="0" w:space="0" w:color="auto"/>
                                    <w:left w:val="none" w:sz="0" w:space="0" w:color="auto"/>
                                    <w:bottom w:val="none" w:sz="0" w:space="0" w:color="auto"/>
                                    <w:right w:val="none" w:sz="0" w:space="0" w:color="auto"/>
                                  </w:divBdr>
                                </w:div>
                                <w:div w:id="388573349">
                                  <w:marLeft w:val="0"/>
                                  <w:marRight w:val="0"/>
                                  <w:marTop w:val="0"/>
                                  <w:marBottom w:val="0"/>
                                  <w:divBdr>
                                    <w:top w:val="none" w:sz="0" w:space="0" w:color="auto"/>
                                    <w:left w:val="none" w:sz="0" w:space="0" w:color="auto"/>
                                    <w:bottom w:val="none" w:sz="0" w:space="0" w:color="auto"/>
                                    <w:right w:val="none" w:sz="0" w:space="0" w:color="auto"/>
                                  </w:divBdr>
                                </w:div>
                                <w:div w:id="1562593968">
                                  <w:marLeft w:val="0"/>
                                  <w:marRight w:val="0"/>
                                  <w:marTop w:val="0"/>
                                  <w:marBottom w:val="0"/>
                                  <w:divBdr>
                                    <w:top w:val="none" w:sz="0" w:space="0" w:color="auto"/>
                                    <w:left w:val="none" w:sz="0" w:space="0" w:color="auto"/>
                                    <w:bottom w:val="none" w:sz="0" w:space="0" w:color="auto"/>
                                    <w:right w:val="none" w:sz="0" w:space="0" w:color="auto"/>
                                  </w:divBdr>
                                </w:div>
                                <w:div w:id="1611470378">
                                  <w:marLeft w:val="0"/>
                                  <w:marRight w:val="0"/>
                                  <w:marTop w:val="0"/>
                                  <w:marBottom w:val="0"/>
                                  <w:divBdr>
                                    <w:top w:val="none" w:sz="0" w:space="0" w:color="auto"/>
                                    <w:left w:val="none" w:sz="0" w:space="0" w:color="auto"/>
                                    <w:bottom w:val="none" w:sz="0" w:space="0" w:color="auto"/>
                                    <w:right w:val="none" w:sz="0" w:space="0" w:color="auto"/>
                                  </w:divBdr>
                                </w:div>
                                <w:div w:id="1354913897">
                                  <w:marLeft w:val="0"/>
                                  <w:marRight w:val="0"/>
                                  <w:marTop w:val="0"/>
                                  <w:marBottom w:val="0"/>
                                  <w:divBdr>
                                    <w:top w:val="none" w:sz="0" w:space="0" w:color="auto"/>
                                    <w:left w:val="none" w:sz="0" w:space="0" w:color="auto"/>
                                    <w:bottom w:val="none" w:sz="0" w:space="0" w:color="auto"/>
                                    <w:right w:val="none" w:sz="0" w:space="0" w:color="auto"/>
                                  </w:divBdr>
                                </w:div>
                                <w:div w:id="1737238022">
                                  <w:marLeft w:val="0"/>
                                  <w:marRight w:val="0"/>
                                  <w:marTop w:val="0"/>
                                  <w:marBottom w:val="0"/>
                                  <w:divBdr>
                                    <w:top w:val="none" w:sz="0" w:space="0" w:color="auto"/>
                                    <w:left w:val="none" w:sz="0" w:space="0" w:color="auto"/>
                                    <w:bottom w:val="none" w:sz="0" w:space="0" w:color="auto"/>
                                    <w:right w:val="none" w:sz="0" w:space="0" w:color="auto"/>
                                  </w:divBdr>
                                </w:div>
                                <w:div w:id="983856309">
                                  <w:marLeft w:val="0"/>
                                  <w:marRight w:val="0"/>
                                  <w:marTop w:val="0"/>
                                  <w:marBottom w:val="0"/>
                                  <w:divBdr>
                                    <w:top w:val="none" w:sz="0" w:space="0" w:color="auto"/>
                                    <w:left w:val="none" w:sz="0" w:space="0" w:color="auto"/>
                                    <w:bottom w:val="none" w:sz="0" w:space="0" w:color="auto"/>
                                    <w:right w:val="none" w:sz="0" w:space="0" w:color="auto"/>
                                  </w:divBdr>
                                </w:div>
                                <w:div w:id="1665208476">
                                  <w:marLeft w:val="0"/>
                                  <w:marRight w:val="0"/>
                                  <w:marTop w:val="0"/>
                                  <w:marBottom w:val="0"/>
                                  <w:divBdr>
                                    <w:top w:val="none" w:sz="0" w:space="0" w:color="auto"/>
                                    <w:left w:val="none" w:sz="0" w:space="0" w:color="auto"/>
                                    <w:bottom w:val="none" w:sz="0" w:space="0" w:color="auto"/>
                                    <w:right w:val="none" w:sz="0" w:space="0" w:color="auto"/>
                                  </w:divBdr>
                                </w:div>
                                <w:div w:id="1049839457">
                                  <w:marLeft w:val="0"/>
                                  <w:marRight w:val="0"/>
                                  <w:marTop w:val="0"/>
                                  <w:marBottom w:val="0"/>
                                  <w:divBdr>
                                    <w:top w:val="none" w:sz="0" w:space="0" w:color="auto"/>
                                    <w:left w:val="none" w:sz="0" w:space="0" w:color="auto"/>
                                    <w:bottom w:val="none" w:sz="0" w:space="0" w:color="auto"/>
                                    <w:right w:val="none" w:sz="0" w:space="0" w:color="auto"/>
                                  </w:divBdr>
                                </w:div>
                                <w:div w:id="7143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217757">
              <w:marLeft w:val="0"/>
              <w:marRight w:val="0"/>
              <w:marTop w:val="0"/>
              <w:marBottom w:val="0"/>
              <w:divBdr>
                <w:top w:val="none" w:sz="0" w:space="0" w:color="auto"/>
                <w:left w:val="none" w:sz="0" w:space="0" w:color="auto"/>
                <w:bottom w:val="none" w:sz="0" w:space="0" w:color="auto"/>
                <w:right w:val="none" w:sz="0" w:space="0" w:color="auto"/>
              </w:divBdr>
              <w:divsChild>
                <w:div w:id="170488023">
                  <w:marLeft w:val="0"/>
                  <w:marRight w:val="0"/>
                  <w:marTop w:val="0"/>
                  <w:marBottom w:val="0"/>
                  <w:divBdr>
                    <w:top w:val="none" w:sz="0" w:space="0" w:color="auto"/>
                    <w:left w:val="none" w:sz="0" w:space="0" w:color="auto"/>
                    <w:bottom w:val="none" w:sz="0" w:space="0" w:color="auto"/>
                    <w:right w:val="none" w:sz="0" w:space="0" w:color="auto"/>
                  </w:divBdr>
                </w:div>
                <w:div w:id="214436193">
                  <w:marLeft w:val="0"/>
                  <w:marRight w:val="0"/>
                  <w:marTop w:val="0"/>
                  <w:marBottom w:val="0"/>
                  <w:divBdr>
                    <w:top w:val="none" w:sz="0" w:space="0" w:color="auto"/>
                    <w:left w:val="none" w:sz="0" w:space="0" w:color="auto"/>
                    <w:bottom w:val="none" w:sz="0" w:space="0" w:color="auto"/>
                    <w:right w:val="none" w:sz="0" w:space="0" w:color="auto"/>
                  </w:divBdr>
                  <w:divsChild>
                    <w:div w:id="1078868059">
                      <w:marLeft w:val="0"/>
                      <w:marRight w:val="0"/>
                      <w:marTop w:val="0"/>
                      <w:marBottom w:val="0"/>
                      <w:divBdr>
                        <w:top w:val="none" w:sz="0" w:space="0" w:color="auto"/>
                        <w:left w:val="none" w:sz="0" w:space="0" w:color="auto"/>
                        <w:bottom w:val="none" w:sz="0" w:space="0" w:color="auto"/>
                        <w:right w:val="none" w:sz="0" w:space="0" w:color="auto"/>
                      </w:divBdr>
                      <w:divsChild>
                        <w:div w:id="636616876">
                          <w:marLeft w:val="0"/>
                          <w:marRight w:val="0"/>
                          <w:marTop w:val="0"/>
                          <w:marBottom w:val="0"/>
                          <w:divBdr>
                            <w:top w:val="none" w:sz="0" w:space="0" w:color="auto"/>
                            <w:left w:val="none" w:sz="0" w:space="0" w:color="auto"/>
                            <w:bottom w:val="none" w:sz="0" w:space="0" w:color="auto"/>
                            <w:right w:val="none" w:sz="0" w:space="0" w:color="auto"/>
                          </w:divBdr>
                          <w:divsChild>
                            <w:div w:id="11011">
                              <w:marLeft w:val="0"/>
                              <w:marRight w:val="0"/>
                              <w:marTop w:val="0"/>
                              <w:marBottom w:val="0"/>
                              <w:divBdr>
                                <w:top w:val="none" w:sz="0" w:space="0" w:color="auto"/>
                                <w:left w:val="none" w:sz="0" w:space="0" w:color="auto"/>
                                <w:bottom w:val="none" w:sz="0" w:space="0" w:color="auto"/>
                                <w:right w:val="none" w:sz="0" w:space="0" w:color="auto"/>
                              </w:divBdr>
                              <w:divsChild>
                                <w:div w:id="524557634">
                                  <w:marLeft w:val="0"/>
                                  <w:marRight w:val="0"/>
                                  <w:marTop w:val="0"/>
                                  <w:marBottom w:val="0"/>
                                  <w:divBdr>
                                    <w:top w:val="none" w:sz="0" w:space="0" w:color="auto"/>
                                    <w:left w:val="none" w:sz="0" w:space="0" w:color="auto"/>
                                    <w:bottom w:val="none" w:sz="0" w:space="0" w:color="auto"/>
                                    <w:right w:val="none" w:sz="0" w:space="0" w:color="auto"/>
                                  </w:divBdr>
                                </w:div>
                                <w:div w:id="2007323219">
                                  <w:marLeft w:val="0"/>
                                  <w:marRight w:val="0"/>
                                  <w:marTop w:val="0"/>
                                  <w:marBottom w:val="0"/>
                                  <w:divBdr>
                                    <w:top w:val="none" w:sz="0" w:space="0" w:color="auto"/>
                                    <w:left w:val="none" w:sz="0" w:space="0" w:color="auto"/>
                                    <w:bottom w:val="none" w:sz="0" w:space="0" w:color="auto"/>
                                    <w:right w:val="none" w:sz="0" w:space="0" w:color="auto"/>
                                  </w:divBdr>
                                </w:div>
                                <w:div w:id="1479569094">
                                  <w:marLeft w:val="0"/>
                                  <w:marRight w:val="0"/>
                                  <w:marTop w:val="0"/>
                                  <w:marBottom w:val="0"/>
                                  <w:divBdr>
                                    <w:top w:val="none" w:sz="0" w:space="0" w:color="auto"/>
                                    <w:left w:val="none" w:sz="0" w:space="0" w:color="auto"/>
                                    <w:bottom w:val="none" w:sz="0" w:space="0" w:color="auto"/>
                                    <w:right w:val="none" w:sz="0" w:space="0" w:color="auto"/>
                                  </w:divBdr>
                                </w:div>
                                <w:div w:id="1216086318">
                                  <w:marLeft w:val="0"/>
                                  <w:marRight w:val="0"/>
                                  <w:marTop w:val="0"/>
                                  <w:marBottom w:val="0"/>
                                  <w:divBdr>
                                    <w:top w:val="none" w:sz="0" w:space="0" w:color="auto"/>
                                    <w:left w:val="none" w:sz="0" w:space="0" w:color="auto"/>
                                    <w:bottom w:val="none" w:sz="0" w:space="0" w:color="auto"/>
                                    <w:right w:val="none" w:sz="0" w:space="0" w:color="auto"/>
                                  </w:divBdr>
                                </w:div>
                                <w:div w:id="1368723183">
                                  <w:marLeft w:val="0"/>
                                  <w:marRight w:val="0"/>
                                  <w:marTop w:val="0"/>
                                  <w:marBottom w:val="0"/>
                                  <w:divBdr>
                                    <w:top w:val="none" w:sz="0" w:space="0" w:color="auto"/>
                                    <w:left w:val="none" w:sz="0" w:space="0" w:color="auto"/>
                                    <w:bottom w:val="none" w:sz="0" w:space="0" w:color="auto"/>
                                    <w:right w:val="none" w:sz="0" w:space="0" w:color="auto"/>
                                  </w:divBdr>
                                </w:div>
                                <w:div w:id="1698194377">
                                  <w:marLeft w:val="0"/>
                                  <w:marRight w:val="0"/>
                                  <w:marTop w:val="0"/>
                                  <w:marBottom w:val="0"/>
                                  <w:divBdr>
                                    <w:top w:val="none" w:sz="0" w:space="0" w:color="auto"/>
                                    <w:left w:val="none" w:sz="0" w:space="0" w:color="auto"/>
                                    <w:bottom w:val="none" w:sz="0" w:space="0" w:color="auto"/>
                                    <w:right w:val="none" w:sz="0" w:space="0" w:color="auto"/>
                                  </w:divBdr>
                                </w:div>
                                <w:div w:id="792599083">
                                  <w:marLeft w:val="0"/>
                                  <w:marRight w:val="0"/>
                                  <w:marTop w:val="0"/>
                                  <w:marBottom w:val="0"/>
                                  <w:divBdr>
                                    <w:top w:val="none" w:sz="0" w:space="0" w:color="auto"/>
                                    <w:left w:val="none" w:sz="0" w:space="0" w:color="auto"/>
                                    <w:bottom w:val="none" w:sz="0" w:space="0" w:color="auto"/>
                                    <w:right w:val="none" w:sz="0" w:space="0" w:color="auto"/>
                                  </w:divBdr>
                                </w:div>
                                <w:div w:id="1717969620">
                                  <w:marLeft w:val="0"/>
                                  <w:marRight w:val="0"/>
                                  <w:marTop w:val="0"/>
                                  <w:marBottom w:val="0"/>
                                  <w:divBdr>
                                    <w:top w:val="none" w:sz="0" w:space="0" w:color="auto"/>
                                    <w:left w:val="none" w:sz="0" w:space="0" w:color="auto"/>
                                    <w:bottom w:val="none" w:sz="0" w:space="0" w:color="auto"/>
                                    <w:right w:val="none" w:sz="0" w:space="0" w:color="auto"/>
                                  </w:divBdr>
                                </w:div>
                                <w:div w:id="977806050">
                                  <w:marLeft w:val="0"/>
                                  <w:marRight w:val="0"/>
                                  <w:marTop w:val="0"/>
                                  <w:marBottom w:val="0"/>
                                  <w:divBdr>
                                    <w:top w:val="none" w:sz="0" w:space="0" w:color="auto"/>
                                    <w:left w:val="none" w:sz="0" w:space="0" w:color="auto"/>
                                    <w:bottom w:val="none" w:sz="0" w:space="0" w:color="auto"/>
                                    <w:right w:val="none" w:sz="0" w:space="0" w:color="auto"/>
                                  </w:divBdr>
                                </w:div>
                                <w:div w:id="1213618912">
                                  <w:marLeft w:val="0"/>
                                  <w:marRight w:val="0"/>
                                  <w:marTop w:val="0"/>
                                  <w:marBottom w:val="0"/>
                                  <w:divBdr>
                                    <w:top w:val="none" w:sz="0" w:space="0" w:color="auto"/>
                                    <w:left w:val="none" w:sz="0" w:space="0" w:color="auto"/>
                                    <w:bottom w:val="none" w:sz="0" w:space="0" w:color="auto"/>
                                    <w:right w:val="none" w:sz="0" w:space="0" w:color="auto"/>
                                  </w:divBdr>
                                </w:div>
                                <w:div w:id="1763211958">
                                  <w:marLeft w:val="0"/>
                                  <w:marRight w:val="0"/>
                                  <w:marTop w:val="0"/>
                                  <w:marBottom w:val="0"/>
                                  <w:divBdr>
                                    <w:top w:val="none" w:sz="0" w:space="0" w:color="auto"/>
                                    <w:left w:val="none" w:sz="0" w:space="0" w:color="auto"/>
                                    <w:bottom w:val="none" w:sz="0" w:space="0" w:color="auto"/>
                                    <w:right w:val="none" w:sz="0" w:space="0" w:color="auto"/>
                                  </w:divBdr>
                                </w:div>
                                <w:div w:id="1432818371">
                                  <w:marLeft w:val="0"/>
                                  <w:marRight w:val="0"/>
                                  <w:marTop w:val="0"/>
                                  <w:marBottom w:val="0"/>
                                  <w:divBdr>
                                    <w:top w:val="none" w:sz="0" w:space="0" w:color="auto"/>
                                    <w:left w:val="none" w:sz="0" w:space="0" w:color="auto"/>
                                    <w:bottom w:val="none" w:sz="0" w:space="0" w:color="auto"/>
                                    <w:right w:val="none" w:sz="0" w:space="0" w:color="auto"/>
                                  </w:divBdr>
                                </w:div>
                                <w:div w:id="1235630434">
                                  <w:marLeft w:val="0"/>
                                  <w:marRight w:val="0"/>
                                  <w:marTop w:val="0"/>
                                  <w:marBottom w:val="0"/>
                                  <w:divBdr>
                                    <w:top w:val="none" w:sz="0" w:space="0" w:color="auto"/>
                                    <w:left w:val="none" w:sz="0" w:space="0" w:color="auto"/>
                                    <w:bottom w:val="none" w:sz="0" w:space="0" w:color="auto"/>
                                    <w:right w:val="none" w:sz="0" w:space="0" w:color="auto"/>
                                  </w:divBdr>
                                </w:div>
                                <w:div w:id="1839074396">
                                  <w:marLeft w:val="0"/>
                                  <w:marRight w:val="0"/>
                                  <w:marTop w:val="0"/>
                                  <w:marBottom w:val="0"/>
                                  <w:divBdr>
                                    <w:top w:val="none" w:sz="0" w:space="0" w:color="auto"/>
                                    <w:left w:val="none" w:sz="0" w:space="0" w:color="auto"/>
                                    <w:bottom w:val="none" w:sz="0" w:space="0" w:color="auto"/>
                                    <w:right w:val="none" w:sz="0" w:space="0" w:color="auto"/>
                                  </w:divBdr>
                                </w:div>
                                <w:div w:id="906383392">
                                  <w:marLeft w:val="0"/>
                                  <w:marRight w:val="0"/>
                                  <w:marTop w:val="0"/>
                                  <w:marBottom w:val="0"/>
                                  <w:divBdr>
                                    <w:top w:val="none" w:sz="0" w:space="0" w:color="auto"/>
                                    <w:left w:val="none" w:sz="0" w:space="0" w:color="auto"/>
                                    <w:bottom w:val="none" w:sz="0" w:space="0" w:color="auto"/>
                                    <w:right w:val="none" w:sz="0" w:space="0" w:color="auto"/>
                                  </w:divBdr>
                                </w:div>
                                <w:div w:id="2120025331">
                                  <w:marLeft w:val="0"/>
                                  <w:marRight w:val="0"/>
                                  <w:marTop w:val="0"/>
                                  <w:marBottom w:val="0"/>
                                  <w:divBdr>
                                    <w:top w:val="none" w:sz="0" w:space="0" w:color="auto"/>
                                    <w:left w:val="none" w:sz="0" w:space="0" w:color="auto"/>
                                    <w:bottom w:val="none" w:sz="0" w:space="0" w:color="auto"/>
                                    <w:right w:val="none" w:sz="0" w:space="0" w:color="auto"/>
                                  </w:divBdr>
                                </w:div>
                                <w:div w:id="2041585341">
                                  <w:marLeft w:val="0"/>
                                  <w:marRight w:val="0"/>
                                  <w:marTop w:val="0"/>
                                  <w:marBottom w:val="0"/>
                                  <w:divBdr>
                                    <w:top w:val="none" w:sz="0" w:space="0" w:color="auto"/>
                                    <w:left w:val="none" w:sz="0" w:space="0" w:color="auto"/>
                                    <w:bottom w:val="none" w:sz="0" w:space="0" w:color="auto"/>
                                    <w:right w:val="none" w:sz="0" w:space="0" w:color="auto"/>
                                  </w:divBdr>
                                </w:div>
                                <w:div w:id="1222907072">
                                  <w:marLeft w:val="0"/>
                                  <w:marRight w:val="0"/>
                                  <w:marTop w:val="0"/>
                                  <w:marBottom w:val="0"/>
                                  <w:divBdr>
                                    <w:top w:val="none" w:sz="0" w:space="0" w:color="auto"/>
                                    <w:left w:val="none" w:sz="0" w:space="0" w:color="auto"/>
                                    <w:bottom w:val="none" w:sz="0" w:space="0" w:color="auto"/>
                                    <w:right w:val="none" w:sz="0" w:space="0" w:color="auto"/>
                                  </w:divBdr>
                                </w:div>
                                <w:div w:id="212694252">
                                  <w:marLeft w:val="0"/>
                                  <w:marRight w:val="0"/>
                                  <w:marTop w:val="0"/>
                                  <w:marBottom w:val="0"/>
                                  <w:divBdr>
                                    <w:top w:val="none" w:sz="0" w:space="0" w:color="auto"/>
                                    <w:left w:val="none" w:sz="0" w:space="0" w:color="auto"/>
                                    <w:bottom w:val="none" w:sz="0" w:space="0" w:color="auto"/>
                                    <w:right w:val="none" w:sz="0" w:space="0" w:color="auto"/>
                                  </w:divBdr>
                                </w:div>
                                <w:div w:id="1026059893">
                                  <w:marLeft w:val="0"/>
                                  <w:marRight w:val="0"/>
                                  <w:marTop w:val="0"/>
                                  <w:marBottom w:val="0"/>
                                  <w:divBdr>
                                    <w:top w:val="none" w:sz="0" w:space="0" w:color="auto"/>
                                    <w:left w:val="none" w:sz="0" w:space="0" w:color="auto"/>
                                    <w:bottom w:val="none" w:sz="0" w:space="0" w:color="auto"/>
                                    <w:right w:val="none" w:sz="0" w:space="0" w:color="auto"/>
                                  </w:divBdr>
                                </w:div>
                                <w:div w:id="632029214">
                                  <w:marLeft w:val="0"/>
                                  <w:marRight w:val="0"/>
                                  <w:marTop w:val="0"/>
                                  <w:marBottom w:val="0"/>
                                  <w:divBdr>
                                    <w:top w:val="none" w:sz="0" w:space="0" w:color="auto"/>
                                    <w:left w:val="none" w:sz="0" w:space="0" w:color="auto"/>
                                    <w:bottom w:val="none" w:sz="0" w:space="0" w:color="auto"/>
                                    <w:right w:val="none" w:sz="0" w:space="0" w:color="auto"/>
                                  </w:divBdr>
                                </w:div>
                                <w:div w:id="21026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476902">
              <w:marLeft w:val="0"/>
              <w:marRight w:val="0"/>
              <w:marTop w:val="0"/>
              <w:marBottom w:val="0"/>
              <w:divBdr>
                <w:top w:val="none" w:sz="0" w:space="0" w:color="auto"/>
                <w:left w:val="none" w:sz="0" w:space="0" w:color="auto"/>
                <w:bottom w:val="none" w:sz="0" w:space="0" w:color="auto"/>
                <w:right w:val="none" w:sz="0" w:space="0" w:color="auto"/>
              </w:divBdr>
              <w:divsChild>
                <w:div w:id="1885171475">
                  <w:marLeft w:val="0"/>
                  <w:marRight w:val="0"/>
                  <w:marTop w:val="0"/>
                  <w:marBottom w:val="0"/>
                  <w:divBdr>
                    <w:top w:val="none" w:sz="0" w:space="0" w:color="auto"/>
                    <w:left w:val="none" w:sz="0" w:space="0" w:color="auto"/>
                    <w:bottom w:val="none" w:sz="0" w:space="0" w:color="auto"/>
                    <w:right w:val="none" w:sz="0" w:space="0" w:color="auto"/>
                  </w:divBdr>
                </w:div>
                <w:div w:id="1590000046">
                  <w:marLeft w:val="0"/>
                  <w:marRight w:val="0"/>
                  <w:marTop w:val="0"/>
                  <w:marBottom w:val="0"/>
                  <w:divBdr>
                    <w:top w:val="none" w:sz="0" w:space="0" w:color="auto"/>
                    <w:left w:val="none" w:sz="0" w:space="0" w:color="auto"/>
                    <w:bottom w:val="none" w:sz="0" w:space="0" w:color="auto"/>
                    <w:right w:val="none" w:sz="0" w:space="0" w:color="auto"/>
                  </w:divBdr>
                  <w:divsChild>
                    <w:div w:id="351305065">
                      <w:marLeft w:val="0"/>
                      <w:marRight w:val="0"/>
                      <w:marTop w:val="0"/>
                      <w:marBottom w:val="0"/>
                      <w:divBdr>
                        <w:top w:val="none" w:sz="0" w:space="0" w:color="auto"/>
                        <w:left w:val="none" w:sz="0" w:space="0" w:color="auto"/>
                        <w:bottom w:val="none" w:sz="0" w:space="0" w:color="auto"/>
                        <w:right w:val="none" w:sz="0" w:space="0" w:color="auto"/>
                      </w:divBdr>
                      <w:divsChild>
                        <w:div w:id="425461547">
                          <w:marLeft w:val="0"/>
                          <w:marRight w:val="0"/>
                          <w:marTop w:val="0"/>
                          <w:marBottom w:val="0"/>
                          <w:divBdr>
                            <w:top w:val="none" w:sz="0" w:space="0" w:color="auto"/>
                            <w:left w:val="none" w:sz="0" w:space="0" w:color="auto"/>
                            <w:bottom w:val="none" w:sz="0" w:space="0" w:color="auto"/>
                            <w:right w:val="none" w:sz="0" w:space="0" w:color="auto"/>
                          </w:divBdr>
                          <w:divsChild>
                            <w:div w:id="1811438989">
                              <w:marLeft w:val="0"/>
                              <w:marRight w:val="0"/>
                              <w:marTop w:val="0"/>
                              <w:marBottom w:val="0"/>
                              <w:divBdr>
                                <w:top w:val="none" w:sz="0" w:space="0" w:color="auto"/>
                                <w:left w:val="none" w:sz="0" w:space="0" w:color="auto"/>
                                <w:bottom w:val="none" w:sz="0" w:space="0" w:color="auto"/>
                                <w:right w:val="none" w:sz="0" w:space="0" w:color="auto"/>
                              </w:divBdr>
                              <w:divsChild>
                                <w:div w:id="1262497051">
                                  <w:marLeft w:val="0"/>
                                  <w:marRight w:val="0"/>
                                  <w:marTop w:val="0"/>
                                  <w:marBottom w:val="0"/>
                                  <w:divBdr>
                                    <w:top w:val="none" w:sz="0" w:space="0" w:color="auto"/>
                                    <w:left w:val="none" w:sz="0" w:space="0" w:color="auto"/>
                                    <w:bottom w:val="none" w:sz="0" w:space="0" w:color="auto"/>
                                    <w:right w:val="none" w:sz="0" w:space="0" w:color="auto"/>
                                  </w:divBdr>
                                </w:div>
                                <w:div w:id="208495129">
                                  <w:marLeft w:val="0"/>
                                  <w:marRight w:val="0"/>
                                  <w:marTop w:val="0"/>
                                  <w:marBottom w:val="0"/>
                                  <w:divBdr>
                                    <w:top w:val="none" w:sz="0" w:space="0" w:color="auto"/>
                                    <w:left w:val="none" w:sz="0" w:space="0" w:color="auto"/>
                                    <w:bottom w:val="none" w:sz="0" w:space="0" w:color="auto"/>
                                    <w:right w:val="none" w:sz="0" w:space="0" w:color="auto"/>
                                  </w:divBdr>
                                </w:div>
                                <w:div w:id="2106605224">
                                  <w:marLeft w:val="0"/>
                                  <w:marRight w:val="0"/>
                                  <w:marTop w:val="0"/>
                                  <w:marBottom w:val="0"/>
                                  <w:divBdr>
                                    <w:top w:val="none" w:sz="0" w:space="0" w:color="auto"/>
                                    <w:left w:val="none" w:sz="0" w:space="0" w:color="auto"/>
                                    <w:bottom w:val="none" w:sz="0" w:space="0" w:color="auto"/>
                                    <w:right w:val="none" w:sz="0" w:space="0" w:color="auto"/>
                                  </w:divBdr>
                                </w:div>
                                <w:div w:id="1446581809">
                                  <w:marLeft w:val="0"/>
                                  <w:marRight w:val="0"/>
                                  <w:marTop w:val="0"/>
                                  <w:marBottom w:val="0"/>
                                  <w:divBdr>
                                    <w:top w:val="none" w:sz="0" w:space="0" w:color="auto"/>
                                    <w:left w:val="none" w:sz="0" w:space="0" w:color="auto"/>
                                    <w:bottom w:val="none" w:sz="0" w:space="0" w:color="auto"/>
                                    <w:right w:val="none" w:sz="0" w:space="0" w:color="auto"/>
                                  </w:divBdr>
                                </w:div>
                                <w:div w:id="1809323862">
                                  <w:marLeft w:val="0"/>
                                  <w:marRight w:val="0"/>
                                  <w:marTop w:val="0"/>
                                  <w:marBottom w:val="0"/>
                                  <w:divBdr>
                                    <w:top w:val="none" w:sz="0" w:space="0" w:color="auto"/>
                                    <w:left w:val="none" w:sz="0" w:space="0" w:color="auto"/>
                                    <w:bottom w:val="none" w:sz="0" w:space="0" w:color="auto"/>
                                    <w:right w:val="none" w:sz="0" w:space="0" w:color="auto"/>
                                  </w:divBdr>
                                </w:div>
                                <w:div w:id="1345325375">
                                  <w:marLeft w:val="0"/>
                                  <w:marRight w:val="0"/>
                                  <w:marTop w:val="0"/>
                                  <w:marBottom w:val="0"/>
                                  <w:divBdr>
                                    <w:top w:val="none" w:sz="0" w:space="0" w:color="auto"/>
                                    <w:left w:val="none" w:sz="0" w:space="0" w:color="auto"/>
                                    <w:bottom w:val="none" w:sz="0" w:space="0" w:color="auto"/>
                                    <w:right w:val="none" w:sz="0" w:space="0" w:color="auto"/>
                                  </w:divBdr>
                                </w:div>
                                <w:div w:id="1289819097">
                                  <w:marLeft w:val="0"/>
                                  <w:marRight w:val="0"/>
                                  <w:marTop w:val="0"/>
                                  <w:marBottom w:val="0"/>
                                  <w:divBdr>
                                    <w:top w:val="none" w:sz="0" w:space="0" w:color="auto"/>
                                    <w:left w:val="none" w:sz="0" w:space="0" w:color="auto"/>
                                    <w:bottom w:val="none" w:sz="0" w:space="0" w:color="auto"/>
                                    <w:right w:val="none" w:sz="0" w:space="0" w:color="auto"/>
                                  </w:divBdr>
                                </w:div>
                                <w:div w:id="118496664">
                                  <w:marLeft w:val="0"/>
                                  <w:marRight w:val="0"/>
                                  <w:marTop w:val="0"/>
                                  <w:marBottom w:val="0"/>
                                  <w:divBdr>
                                    <w:top w:val="none" w:sz="0" w:space="0" w:color="auto"/>
                                    <w:left w:val="none" w:sz="0" w:space="0" w:color="auto"/>
                                    <w:bottom w:val="none" w:sz="0" w:space="0" w:color="auto"/>
                                    <w:right w:val="none" w:sz="0" w:space="0" w:color="auto"/>
                                  </w:divBdr>
                                </w:div>
                                <w:div w:id="1747728336">
                                  <w:marLeft w:val="0"/>
                                  <w:marRight w:val="0"/>
                                  <w:marTop w:val="0"/>
                                  <w:marBottom w:val="0"/>
                                  <w:divBdr>
                                    <w:top w:val="none" w:sz="0" w:space="0" w:color="auto"/>
                                    <w:left w:val="none" w:sz="0" w:space="0" w:color="auto"/>
                                    <w:bottom w:val="none" w:sz="0" w:space="0" w:color="auto"/>
                                    <w:right w:val="none" w:sz="0" w:space="0" w:color="auto"/>
                                  </w:divBdr>
                                </w:div>
                                <w:div w:id="999579163">
                                  <w:marLeft w:val="0"/>
                                  <w:marRight w:val="0"/>
                                  <w:marTop w:val="0"/>
                                  <w:marBottom w:val="0"/>
                                  <w:divBdr>
                                    <w:top w:val="none" w:sz="0" w:space="0" w:color="auto"/>
                                    <w:left w:val="none" w:sz="0" w:space="0" w:color="auto"/>
                                    <w:bottom w:val="none" w:sz="0" w:space="0" w:color="auto"/>
                                    <w:right w:val="none" w:sz="0" w:space="0" w:color="auto"/>
                                  </w:divBdr>
                                </w:div>
                                <w:div w:id="1645308560">
                                  <w:marLeft w:val="0"/>
                                  <w:marRight w:val="0"/>
                                  <w:marTop w:val="0"/>
                                  <w:marBottom w:val="0"/>
                                  <w:divBdr>
                                    <w:top w:val="none" w:sz="0" w:space="0" w:color="auto"/>
                                    <w:left w:val="none" w:sz="0" w:space="0" w:color="auto"/>
                                    <w:bottom w:val="none" w:sz="0" w:space="0" w:color="auto"/>
                                    <w:right w:val="none" w:sz="0" w:space="0" w:color="auto"/>
                                  </w:divBdr>
                                </w:div>
                                <w:div w:id="87609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002109">
              <w:marLeft w:val="0"/>
              <w:marRight w:val="0"/>
              <w:marTop w:val="0"/>
              <w:marBottom w:val="0"/>
              <w:divBdr>
                <w:top w:val="none" w:sz="0" w:space="0" w:color="auto"/>
                <w:left w:val="none" w:sz="0" w:space="0" w:color="auto"/>
                <w:bottom w:val="none" w:sz="0" w:space="0" w:color="auto"/>
                <w:right w:val="none" w:sz="0" w:space="0" w:color="auto"/>
              </w:divBdr>
            </w:div>
            <w:div w:id="1245649543">
              <w:marLeft w:val="0"/>
              <w:marRight w:val="0"/>
              <w:marTop w:val="0"/>
              <w:marBottom w:val="0"/>
              <w:divBdr>
                <w:top w:val="none" w:sz="0" w:space="0" w:color="auto"/>
                <w:left w:val="none" w:sz="0" w:space="0" w:color="auto"/>
                <w:bottom w:val="none" w:sz="0" w:space="0" w:color="auto"/>
                <w:right w:val="none" w:sz="0" w:space="0" w:color="auto"/>
              </w:divBdr>
              <w:divsChild>
                <w:div w:id="1559590834">
                  <w:marLeft w:val="0"/>
                  <w:marRight w:val="0"/>
                  <w:marTop w:val="0"/>
                  <w:marBottom w:val="0"/>
                  <w:divBdr>
                    <w:top w:val="none" w:sz="0" w:space="0" w:color="auto"/>
                    <w:left w:val="none" w:sz="0" w:space="0" w:color="auto"/>
                    <w:bottom w:val="none" w:sz="0" w:space="0" w:color="auto"/>
                    <w:right w:val="none" w:sz="0" w:space="0" w:color="auto"/>
                  </w:divBdr>
                </w:div>
                <w:div w:id="143350565">
                  <w:marLeft w:val="0"/>
                  <w:marRight w:val="0"/>
                  <w:marTop w:val="0"/>
                  <w:marBottom w:val="0"/>
                  <w:divBdr>
                    <w:top w:val="none" w:sz="0" w:space="0" w:color="auto"/>
                    <w:left w:val="none" w:sz="0" w:space="0" w:color="auto"/>
                    <w:bottom w:val="none" w:sz="0" w:space="0" w:color="auto"/>
                    <w:right w:val="none" w:sz="0" w:space="0" w:color="auto"/>
                  </w:divBdr>
                  <w:divsChild>
                    <w:div w:id="1919553571">
                      <w:marLeft w:val="0"/>
                      <w:marRight w:val="0"/>
                      <w:marTop w:val="0"/>
                      <w:marBottom w:val="0"/>
                      <w:divBdr>
                        <w:top w:val="none" w:sz="0" w:space="0" w:color="auto"/>
                        <w:left w:val="none" w:sz="0" w:space="0" w:color="auto"/>
                        <w:bottom w:val="none" w:sz="0" w:space="0" w:color="auto"/>
                        <w:right w:val="none" w:sz="0" w:space="0" w:color="auto"/>
                      </w:divBdr>
                      <w:divsChild>
                        <w:div w:id="10960930">
                          <w:marLeft w:val="0"/>
                          <w:marRight w:val="0"/>
                          <w:marTop w:val="0"/>
                          <w:marBottom w:val="0"/>
                          <w:divBdr>
                            <w:top w:val="none" w:sz="0" w:space="0" w:color="auto"/>
                            <w:left w:val="none" w:sz="0" w:space="0" w:color="auto"/>
                            <w:bottom w:val="none" w:sz="0" w:space="0" w:color="auto"/>
                            <w:right w:val="none" w:sz="0" w:space="0" w:color="auto"/>
                          </w:divBdr>
                          <w:divsChild>
                            <w:div w:id="300772800">
                              <w:marLeft w:val="0"/>
                              <w:marRight w:val="0"/>
                              <w:marTop w:val="0"/>
                              <w:marBottom w:val="0"/>
                              <w:divBdr>
                                <w:top w:val="none" w:sz="0" w:space="0" w:color="auto"/>
                                <w:left w:val="none" w:sz="0" w:space="0" w:color="auto"/>
                                <w:bottom w:val="none" w:sz="0" w:space="0" w:color="auto"/>
                                <w:right w:val="none" w:sz="0" w:space="0" w:color="auto"/>
                              </w:divBdr>
                              <w:divsChild>
                                <w:div w:id="380060506">
                                  <w:marLeft w:val="0"/>
                                  <w:marRight w:val="0"/>
                                  <w:marTop w:val="0"/>
                                  <w:marBottom w:val="0"/>
                                  <w:divBdr>
                                    <w:top w:val="none" w:sz="0" w:space="0" w:color="auto"/>
                                    <w:left w:val="none" w:sz="0" w:space="0" w:color="auto"/>
                                    <w:bottom w:val="none" w:sz="0" w:space="0" w:color="auto"/>
                                    <w:right w:val="none" w:sz="0" w:space="0" w:color="auto"/>
                                  </w:divBdr>
                                </w:div>
                                <w:div w:id="1957830193">
                                  <w:marLeft w:val="0"/>
                                  <w:marRight w:val="0"/>
                                  <w:marTop w:val="0"/>
                                  <w:marBottom w:val="0"/>
                                  <w:divBdr>
                                    <w:top w:val="none" w:sz="0" w:space="0" w:color="auto"/>
                                    <w:left w:val="none" w:sz="0" w:space="0" w:color="auto"/>
                                    <w:bottom w:val="none" w:sz="0" w:space="0" w:color="auto"/>
                                    <w:right w:val="none" w:sz="0" w:space="0" w:color="auto"/>
                                  </w:divBdr>
                                </w:div>
                                <w:div w:id="1346515717">
                                  <w:marLeft w:val="0"/>
                                  <w:marRight w:val="0"/>
                                  <w:marTop w:val="0"/>
                                  <w:marBottom w:val="0"/>
                                  <w:divBdr>
                                    <w:top w:val="none" w:sz="0" w:space="0" w:color="auto"/>
                                    <w:left w:val="none" w:sz="0" w:space="0" w:color="auto"/>
                                    <w:bottom w:val="none" w:sz="0" w:space="0" w:color="auto"/>
                                    <w:right w:val="none" w:sz="0" w:space="0" w:color="auto"/>
                                  </w:divBdr>
                                </w:div>
                                <w:div w:id="1598975077">
                                  <w:marLeft w:val="0"/>
                                  <w:marRight w:val="0"/>
                                  <w:marTop w:val="0"/>
                                  <w:marBottom w:val="0"/>
                                  <w:divBdr>
                                    <w:top w:val="none" w:sz="0" w:space="0" w:color="auto"/>
                                    <w:left w:val="none" w:sz="0" w:space="0" w:color="auto"/>
                                    <w:bottom w:val="none" w:sz="0" w:space="0" w:color="auto"/>
                                    <w:right w:val="none" w:sz="0" w:space="0" w:color="auto"/>
                                  </w:divBdr>
                                </w:div>
                                <w:div w:id="2052535450">
                                  <w:marLeft w:val="0"/>
                                  <w:marRight w:val="0"/>
                                  <w:marTop w:val="0"/>
                                  <w:marBottom w:val="0"/>
                                  <w:divBdr>
                                    <w:top w:val="none" w:sz="0" w:space="0" w:color="auto"/>
                                    <w:left w:val="none" w:sz="0" w:space="0" w:color="auto"/>
                                    <w:bottom w:val="none" w:sz="0" w:space="0" w:color="auto"/>
                                    <w:right w:val="none" w:sz="0" w:space="0" w:color="auto"/>
                                  </w:divBdr>
                                </w:div>
                                <w:div w:id="317999635">
                                  <w:marLeft w:val="0"/>
                                  <w:marRight w:val="0"/>
                                  <w:marTop w:val="0"/>
                                  <w:marBottom w:val="0"/>
                                  <w:divBdr>
                                    <w:top w:val="none" w:sz="0" w:space="0" w:color="auto"/>
                                    <w:left w:val="none" w:sz="0" w:space="0" w:color="auto"/>
                                    <w:bottom w:val="none" w:sz="0" w:space="0" w:color="auto"/>
                                    <w:right w:val="none" w:sz="0" w:space="0" w:color="auto"/>
                                  </w:divBdr>
                                </w:div>
                                <w:div w:id="1398092591">
                                  <w:marLeft w:val="0"/>
                                  <w:marRight w:val="0"/>
                                  <w:marTop w:val="0"/>
                                  <w:marBottom w:val="0"/>
                                  <w:divBdr>
                                    <w:top w:val="none" w:sz="0" w:space="0" w:color="auto"/>
                                    <w:left w:val="none" w:sz="0" w:space="0" w:color="auto"/>
                                    <w:bottom w:val="none" w:sz="0" w:space="0" w:color="auto"/>
                                    <w:right w:val="none" w:sz="0" w:space="0" w:color="auto"/>
                                  </w:divBdr>
                                </w:div>
                                <w:div w:id="374042188">
                                  <w:marLeft w:val="0"/>
                                  <w:marRight w:val="0"/>
                                  <w:marTop w:val="0"/>
                                  <w:marBottom w:val="0"/>
                                  <w:divBdr>
                                    <w:top w:val="none" w:sz="0" w:space="0" w:color="auto"/>
                                    <w:left w:val="none" w:sz="0" w:space="0" w:color="auto"/>
                                    <w:bottom w:val="none" w:sz="0" w:space="0" w:color="auto"/>
                                    <w:right w:val="none" w:sz="0" w:space="0" w:color="auto"/>
                                  </w:divBdr>
                                </w:div>
                                <w:div w:id="276790179">
                                  <w:marLeft w:val="0"/>
                                  <w:marRight w:val="0"/>
                                  <w:marTop w:val="0"/>
                                  <w:marBottom w:val="0"/>
                                  <w:divBdr>
                                    <w:top w:val="none" w:sz="0" w:space="0" w:color="auto"/>
                                    <w:left w:val="none" w:sz="0" w:space="0" w:color="auto"/>
                                    <w:bottom w:val="none" w:sz="0" w:space="0" w:color="auto"/>
                                    <w:right w:val="none" w:sz="0" w:space="0" w:color="auto"/>
                                  </w:divBdr>
                                </w:div>
                                <w:div w:id="1114055306">
                                  <w:marLeft w:val="0"/>
                                  <w:marRight w:val="0"/>
                                  <w:marTop w:val="0"/>
                                  <w:marBottom w:val="0"/>
                                  <w:divBdr>
                                    <w:top w:val="none" w:sz="0" w:space="0" w:color="auto"/>
                                    <w:left w:val="none" w:sz="0" w:space="0" w:color="auto"/>
                                    <w:bottom w:val="none" w:sz="0" w:space="0" w:color="auto"/>
                                    <w:right w:val="none" w:sz="0" w:space="0" w:color="auto"/>
                                  </w:divBdr>
                                </w:div>
                                <w:div w:id="637154250">
                                  <w:marLeft w:val="0"/>
                                  <w:marRight w:val="0"/>
                                  <w:marTop w:val="0"/>
                                  <w:marBottom w:val="0"/>
                                  <w:divBdr>
                                    <w:top w:val="none" w:sz="0" w:space="0" w:color="auto"/>
                                    <w:left w:val="none" w:sz="0" w:space="0" w:color="auto"/>
                                    <w:bottom w:val="none" w:sz="0" w:space="0" w:color="auto"/>
                                    <w:right w:val="none" w:sz="0" w:space="0" w:color="auto"/>
                                  </w:divBdr>
                                </w:div>
                                <w:div w:id="1381591128">
                                  <w:marLeft w:val="0"/>
                                  <w:marRight w:val="0"/>
                                  <w:marTop w:val="0"/>
                                  <w:marBottom w:val="0"/>
                                  <w:divBdr>
                                    <w:top w:val="none" w:sz="0" w:space="0" w:color="auto"/>
                                    <w:left w:val="none" w:sz="0" w:space="0" w:color="auto"/>
                                    <w:bottom w:val="none" w:sz="0" w:space="0" w:color="auto"/>
                                    <w:right w:val="none" w:sz="0" w:space="0" w:color="auto"/>
                                  </w:divBdr>
                                </w:div>
                                <w:div w:id="568614701">
                                  <w:marLeft w:val="0"/>
                                  <w:marRight w:val="0"/>
                                  <w:marTop w:val="0"/>
                                  <w:marBottom w:val="0"/>
                                  <w:divBdr>
                                    <w:top w:val="none" w:sz="0" w:space="0" w:color="auto"/>
                                    <w:left w:val="none" w:sz="0" w:space="0" w:color="auto"/>
                                    <w:bottom w:val="none" w:sz="0" w:space="0" w:color="auto"/>
                                    <w:right w:val="none" w:sz="0" w:space="0" w:color="auto"/>
                                  </w:divBdr>
                                </w:div>
                                <w:div w:id="1614897680">
                                  <w:marLeft w:val="0"/>
                                  <w:marRight w:val="0"/>
                                  <w:marTop w:val="0"/>
                                  <w:marBottom w:val="0"/>
                                  <w:divBdr>
                                    <w:top w:val="none" w:sz="0" w:space="0" w:color="auto"/>
                                    <w:left w:val="none" w:sz="0" w:space="0" w:color="auto"/>
                                    <w:bottom w:val="none" w:sz="0" w:space="0" w:color="auto"/>
                                    <w:right w:val="none" w:sz="0" w:space="0" w:color="auto"/>
                                  </w:divBdr>
                                </w:div>
                                <w:div w:id="816147628">
                                  <w:marLeft w:val="0"/>
                                  <w:marRight w:val="0"/>
                                  <w:marTop w:val="0"/>
                                  <w:marBottom w:val="0"/>
                                  <w:divBdr>
                                    <w:top w:val="none" w:sz="0" w:space="0" w:color="auto"/>
                                    <w:left w:val="none" w:sz="0" w:space="0" w:color="auto"/>
                                    <w:bottom w:val="none" w:sz="0" w:space="0" w:color="auto"/>
                                    <w:right w:val="none" w:sz="0" w:space="0" w:color="auto"/>
                                  </w:divBdr>
                                </w:div>
                                <w:div w:id="10121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836972">
              <w:marLeft w:val="0"/>
              <w:marRight w:val="0"/>
              <w:marTop w:val="0"/>
              <w:marBottom w:val="0"/>
              <w:divBdr>
                <w:top w:val="none" w:sz="0" w:space="0" w:color="auto"/>
                <w:left w:val="none" w:sz="0" w:space="0" w:color="auto"/>
                <w:bottom w:val="none" w:sz="0" w:space="0" w:color="auto"/>
                <w:right w:val="none" w:sz="0" w:space="0" w:color="auto"/>
              </w:divBdr>
              <w:divsChild>
                <w:div w:id="980188549">
                  <w:marLeft w:val="0"/>
                  <w:marRight w:val="0"/>
                  <w:marTop w:val="0"/>
                  <w:marBottom w:val="0"/>
                  <w:divBdr>
                    <w:top w:val="none" w:sz="0" w:space="0" w:color="auto"/>
                    <w:left w:val="none" w:sz="0" w:space="0" w:color="auto"/>
                    <w:bottom w:val="none" w:sz="0" w:space="0" w:color="auto"/>
                    <w:right w:val="none" w:sz="0" w:space="0" w:color="auto"/>
                  </w:divBdr>
                </w:div>
                <w:div w:id="1311254405">
                  <w:marLeft w:val="0"/>
                  <w:marRight w:val="0"/>
                  <w:marTop w:val="0"/>
                  <w:marBottom w:val="0"/>
                  <w:divBdr>
                    <w:top w:val="none" w:sz="0" w:space="0" w:color="auto"/>
                    <w:left w:val="none" w:sz="0" w:space="0" w:color="auto"/>
                    <w:bottom w:val="none" w:sz="0" w:space="0" w:color="auto"/>
                    <w:right w:val="none" w:sz="0" w:space="0" w:color="auto"/>
                  </w:divBdr>
                  <w:divsChild>
                    <w:div w:id="827014584">
                      <w:marLeft w:val="0"/>
                      <w:marRight w:val="0"/>
                      <w:marTop w:val="0"/>
                      <w:marBottom w:val="0"/>
                      <w:divBdr>
                        <w:top w:val="none" w:sz="0" w:space="0" w:color="auto"/>
                        <w:left w:val="none" w:sz="0" w:space="0" w:color="auto"/>
                        <w:bottom w:val="none" w:sz="0" w:space="0" w:color="auto"/>
                        <w:right w:val="none" w:sz="0" w:space="0" w:color="auto"/>
                      </w:divBdr>
                      <w:divsChild>
                        <w:div w:id="1757483434">
                          <w:marLeft w:val="0"/>
                          <w:marRight w:val="0"/>
                          <w:marTop w:val="0"/>
                          <w:marBottom w:val="0"/>
                          <w:divBdr>
                            <w:top w:val="none" w:sz="0" w:space="0" w:color="auto"/>
                            <w:left w:val="none" w:sz="0" w:space="0" w:color="auto"/>
                            <w:bottom w:val="none" w:sz="0" w:space="0" w:color="auto"/>
                            <w:right w:val="none" w:sz="0" w:space="0" w:color="auto"/>
                          </w:divBdr>
                          <w:divsChild>
                            <w:div w:id="1166630087">
                              <w:marLeft w:val="0"/>
                              <w:marRight w:val="0"/>
                              <w:marTop w:val="0"/>
                              <w:marBottom w:val="0"/>
                              <w:divBdr>
                                <w:top w:val="none" w:sz="0" w:space="0" w:color="auto"/>
                                <w:left w:val="none" w:sz="0" w:space="0" w:color="auto"/>
                                <w:bottom w:val="none" w:sz="0" w:space="0" w:color="auto"/>
                                <w:right w:val="none" w:sz="0" w:space="0" w:color="auto"/>
                              </w:divBdr>
                              <w:divsChild>
                                <w:div w:id="1983847326">
                                  <w:marLeft w:val="0"/>
                                  <w:marRight w:val="0"/>
                                  <w:marTop w:val="0"/>
                                  <w:marBottom w:val="0"/>
                                  <w:divBdr>
                                    <w:top w:val="none" w:sz="0" w:space="0" w:color="auto"/>
                                    <w:left w:val="none" w:sz="0" w:space="0" w:color="auto"/>
                                    <w:bottom w:val="none" w:sz="0" w:space="0" w:color="auto"/>
                                    <w:right w:val="none" w:sz="0" w:space="0" w:color="auto"/>
                                  </w:divBdr>
                                </w:div>
                                <w:div w:id="531571336">
                                  <w:marLeft w:val="0"/>
                                  <w:marRight w:val="0"/>
                                  <w:marTop w:val="0"/>
                                  <w:marBottom w:val="0"/>
                                  <w:divBdr>
                                    <w:top w:val="none" w:sz="0" w:space="0" w:color="auto"/>
                                    <w:left w:val="none" w:sz="0" w:space="0" w:color="auto"/>
                                    <w:bottom w:val="none" w:sz="0" w:space="0" w:color="auto"/>
                                    <w:right w:val="none" w:sz="0" w:space="0" w:color="auto"/>
                                  </w:divBdr>
                                </w:div>
                                <w:div w:id="1112015455">
                                  <w:marLeft w:val="0"/>
                                  <w:marRight w:val="0"/>
                                  <w:marTop w:val="0"/>
                                  <w:marBottom w:val="0"/>
                                  <w:divBdr>
                                    <w:top w:val="none" w:sz="0" w:space="0" w:color="auto"/>
                                    <w:left w:val="none" w:sz="0" w:space="0" w:color="auto"/>
                                    <w:bottom w:val="none" w:sz="0" w:space="0" w:color="auto"/>
                                    <w:right w:val="none" w:sz="0" w:space="0" w:color="auto"/>
                                  </w:divBdr>
                                </w:div>
                                <w:div w:id="1989435895">
                                  <w:marLeft w:val="0"/>
                                  <w:marRight w:val="0"/>
                                  <w:marTop w:val="0"/>
                                  <w:marBottom w:val="0"/>
                                  <w:divBdr>
                                    <w:top w:val="none" w:sz="0" w:space="0" w:color="auto"/>
                                    <w:left w:val="none" w:sz="0" w:space="0" w:color="auto"/>
                                    <w:bottom w:val="none" w:sz="0" w:space="0" w:color="auto"/>
                                    <w:right w:val="none" w:sz="0" w:space="0" w:color="auto"/>
                                  </w:divBdr>
                                </w:div>
                                <w:div w:id="1782676840">
                                  <w:marLeft w:val="0"/>
                                  <w:marRight w:val="0"/>
                                  <w:marTop w:val="0"/>
                                  <w:marBottom w:val="0"/>
                                  <w:divBdr>
                                    <w:top w:val="none" w:sz="0" w:space="0" w:color="auto"/>
                                    <w:left w:val="none" w:sz="0" w:space="0" w:color="auto"/>
                                    <w:bottom w:val="none" w:sz="0" w:space="0" w:color="auto"/>
                                    <w:right w:val="none" w:sz="0" w:space="0" w:color="auto"/>
                                  </w:divBdr>
                                </w:div>
                                <w:div w:id="907761315">
                                  <w:marLeft w:val="0"/>
                                  <w:marRight w:val="0"/>
                                  <w:marTop w:val="0"/>
                                  <w:marBottom w:val="0"/>
                                  <w:divBdr>
                                    <w:top w:val="none" w:sz="0" w:space="0" w:color="auto"/>
                                    <w:left w:val="none" w:sz="0" w:space="0" w:color="auto"/>
                                    <w:bottom w:val="none" w:sz="0" w:space="0" w:color="auto"/>
                                    <w:right w:val="none" w:sz="0" w:space="0" w:color="auto"/>
                                  </w:divBdr>
                                </w:div>
                                <w:div w:id="1377849422">
                                  <w:marLeft w:val="0"/>
                                  <w:marRight w:val="0"/>
                                  <w:marTop w:val="0"/>
                                  <w:marBottom w:val="0"/>
                                  <w:divBdr>
                                    <w:top w:val="none" w:sz="0" w:space="0" w:color="auto"/>
                                    <w:left w:val="none" w:sz="0" w:space="0" w:color="auto"/>
                                    <w:bottom w:val="none" w:sz="0" w:space="0" w:color="auto"/>
                                    <w:right w:val="none" w:sz="0" w:space="0" w:color="auto"/>
                                  </w:divBdr>
                                </w:div>
                                <w:div w:id="1818297671">
                                  <w:marLeft w:val="0"/>
                                  <w:marRight w:val="0"/>
                                  <w:marTop w:val="0"/>
                                  <w:marBottom w:val="0"/>
                                  <w:divBdr>
                                    <w:top w:val="none" w:sz="0" w:space="0" w:color="auto"/>
                                    <w:left w:val="none" w:sz="0" w:space="0" w:color="auto"/>
                                    <w:bottom w:val="none" w:sz="0" w:space="0" w:color="auto"/>
                                    <w:right w:val="none" w:sz="0" w:space="0" w:color="auto"/>
                                  </w:divBdr>
                                </w:div>
                                <w:div w:id="262032308">
                                  <w:marLeft w:val="0"/>
                                  <w:marRight w:val="0"/>
                                  <w:marTop w:val="0"/>
                                  <w:marBottom w:val="0"/>
                                  <w:divBdr>
                                    <w:top w:val="none" w:sz="0" w:space="0" w:color="auto"/>
                                    <w:left w:val="none" w:sz="0" w:space="0" w:color="auto"/>
                                    <w:bottom w:val="none" w:sz="0" w:space="0" w:color="auto"/>
                                    <w:right w:val="none" w:sz="0" w:space="0" w:color="auto"/>
                                  </w:divBdr>
                                </w:div>
                                <w:div w:id="1232086276">
                                  <w:marLeft w:val="0"/>
                                  <w:marRight w:val="0"/>
                                  <w:marTop w:val="0"/>
                                  <w:marBottom w:val="0"/>
                                  <w:divBdr>
                                    <w:top w:val="none" w:sz="0" w:space="0" w:color="auto"/>
                                    <w:left w:val="none" w:sz="0" w:space="0" w:color="auto"/>
                                    <w:bottom w:val="none" w:sz="0" w:space="0" w:color="auto"/>
                                    <w:right w:val="none" w:sz="0" w:space="0" w:color="auto"/>
                                  </w:divBdr>
                                </w:div>
                                <w:div w:id="420027178">
                                  <w:marLeft w:val="0"/>
                                  <w:marRight w:val="0"/>
                                  <w:marTop w:val="0"/>
                                  <w:marBottom w:val="0"/>
                                  <w:divBdr>
                                    <w:top w:val="none" w:sz="0" w:space="0" w:color="auto"/>
                                    <w:left w:val="none" w:sz="0" w:space="0" w:color="auto"/>
                                    <w:bottom w:val="none" w:sz="0" w:space="0" w:color="auto"/>
                                    <w:right w:val="none" w:sz="0" w:space="0" w:color="auto"/>
                                  </w:divBdr>
                                </w:div>
                                <w:div w:id="532116791">
                                  <w:marLeft w:val="0"/>
                                  <w:marRight w:val="0"/>
                                  <w:marTop w:val="0"/>
                                  <w:marBottom w:val="0"/>
                                  <w:divBdr>
                                    <w:top w:val="none" w:sz="0" w:space="0" w:color="auto"/>
                                    <w:left w:val="none" w:sz="0" w:space="0" w:color="auto"/>
                                    <w:bottom w:val="none" w:sz="0" w:space="0" w:color="auto"/>
                                    <w:right w:val="none" w:sz="0" w:space="0" w:color="auto"/>
                                  </w:divBdr>
                                </w:div>
                                <w:div w:id="1506941459">
                                  <w:marLeft w:val="0"/>
                                  <w:marRight w:val="0"/>
                                  <w:marTop w:val="0"/>
                                  <w:marBottom w:val="0"/>
                                  <w:divBdr>
                                    <w:top w:val="none" w:sz="0" w:space="0" w:color="auto"/>
                                    <w:left w:val="none" w:sz="0" w:space="0" w:color="auto"/>
                                    <w:bottom w:val="none" w:sz="0" w:space="0" w:color="auto"/>
                                    <w:right w:val="none" w:sz="0" w:space="0" w:color="auto"/>
                                  </w:divBdr>
                                </w:div>
                                <w:div w:id="1278869754">
                                  <w:marLeft w:val="0"/>
                                  <w:marRight w:val="0"/>
                                  <w:marTop w:val="0"/>
                                  <w:marBottom w:val="0"/>
                                  <w:divBdr>
                                    <w:top w:val="none" w:sz="0" w:space="0" w:color="auto"/>
                                    <w:left w:val="none" w:sz="0" w:space="0" w:color="auto"/>
                                    <w:bottom w:val="none" w:sz="0" w:space="0" w:color="auto"/>
                                    <w:right w:val="none" w:sz="0" w:space="0" w:color="auto"/>
                                  </w:divBdr>
                                </w:div>
                                <w:div w:id="154880617">
                                  <w:marLeft w:val="0"/>
                                  <w:marRight w:val="0"/>
                                  <w:marTop w:val="0"/>
                                  <w:marBottom w:val="0"/>
                                  <w:divBdr>
                                    <w:top w:val="none" w:sz="0" w:space="0" w:color="auto"/>
                                    <w:left w:val="none" w:sz="0" w:space="0" w:color="auto"/>
                                    <w:bottom w:val="none" w:sz="0" w:space="0" w:color="auto"/>
                                    <w:right w:val="none" w:sz="0" w:space="0" w:color="auto"/>
                                  </w:divBdr>
                                </w:div>
                                <w:div w:id="11448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267350">
              <w:marLeft w:val="0"/>
              <w:marRight w:val="0"/>
              <w:marTop w:val="0"/>
              <w:marBottom w:val="0"/>
              <w:divBdr>
                <w:top w:val="none" w:sz="0" w:space="0" w:color="auto"/>
                <w:left w:val="none" w:sz="0" w:space="0" w:color="auto"/>
                <w:bottom w:val="none" w:sz="0" w:space="0" w:color="auto"/>
                <w:right w:val="none" w:sz="0" w:space="0" w:color="auto"/>
              </w:divBdr>
            </w:div>
            <w:div w:id="963121554">
              <w:marLeft w:val="0"/>
              <w:marRight w:val="0"/>
              <w:marTop w:val="0"/>
              <w:marBottom w:val="0"/>
              <w:divBdr>
                <w:top w:val="none" w:sz="0" w:space="0" w:color="auto"/>
                <w:left w:val="none" w:sz="0" w:space="0" w:color="auto"/>
                <w:bottom w:val="none" w:sz="0" w:space="0" w:color="auto"/>
                <w:right w:val="none" w:sz="0" w:space="0" w:color="auto"/>
              </w:divBdr>
              <w:divsChild>
                <w:div w:id="1879780336">
                  <w:marLeft w:val="0"/>
                  <w:marRight w:val="0"/>
                  <w:marTop w:val="0"/>
                  <w:marBottom w:val="0"/>
                  <w:divBdr>
                    <w:top w:val="none" w:sz="0" w:space="0" w:color="auto"/>
                    <w:left w:val="none" w:sz="0" w:space="0" w:color="auto"/>
                    <w:bottom w:val="none" w:sz="0" w:space="0" w:color="auto"/>
                    <w:right w:val="none" w:sz="0" w:space="0" w:color="auto"/>
                  </w:divBdr>
                  <w:divsChild>
                    <w:div w:id="179663509">
                      <w:marLeft w:val="0"/>
                      <w:marRight w:val="0"/>
                      <w:marTop w:val="0"/>
                      <w:marBottom w:val="0"/>
                      <w:divBdr>
                        <w:top w:val="none" w:sz="0" w:space="0" w:color="auto"/>
                        <w:left w:val="none" w:sz="0" w:space="0" w:color="auto"/>
                        <w:bottom w:val="none" w:sz="0" w:space="0" w:color="auto"/>
                        <w:right w:val="none" w:sz="0" w:space="0" w:color="auto"/>
                      </w:divBdr>
                      <w:divsChild>
                        <w:div w:id="171457560">
                          <w:marLeft w:val="0"/>
                          <w:marRight w:val="0"/>
                          <w:marTop w:val="0"/>
                          <w:marBottom w:val="0"/>
                          <w:divBdr>
                            <w:top w:val="none" w:sz="0" w:space="0" w:color="auto"/>
                            <w:left w:val="none" w:sz="0" w:space="0" w:color="auto"/>
                            <w:bottom w:val="none" w:sz="0" w:space="0" w:color="auto"/>
                            <w:right w:val="none" w:sz="0" w:space="0" w:color="auto"/>
                          </w:divBdr>
                          <w:divsChild>
                            <w:div w:id="708066579">
                              <w:marLeft w:val="0"/>
                              <w:marRight w:val="0"/>
                              <w:marTop w:val="0"/>
                              <w:marBottom w:val="0"/>
                              <w:divBdr>
                                <w:top w:val="none" w:sz="0" w:space="0" w:color="auto"/>
                                <w:left w:val="none" w:sz="0" w:space="0" w:color="auto"/>
                                <w:bottom w:val="none" w:sz="0" w:space="0" w:color="auto"/>
                                <w:right w:val="none" w:sz="0" w:space="0" w:color="auto"/>
                              </w:divBdr>
                              <w:divsChild>
                                <w:div w:id="1900435818">
                                  <w:marLeft w:val="0"/>
                                  <w:marRight w:val="0"/>
                                  <w:marTop w:val="0"/>
                                  <w:marBottom w:val="0"/>
                                  <w:divBdr>
                                    <w:top w:val="none" w:sz="0" w:space="0" w:color="auto"/>
                                    <w:left w:val="none" w:sz="0" w:space="0" w:color="auto"/>
                                    <w:bottom w:val="none" w:sz="0" w:space="0" w:color="auto"/>
                                    <w:right w:val="none" w:sz="0" w:space="0" w:color="auto"/>
                                  </w:divBdr>
                                </w:div>
                                <w:div w:id="1547765162">
                                  <w:marLeft w:val="0"/>
                                  <w:marRight w:val="0"/>
                                  <w:marTop w:val="0"/>
                                  <w:marBottom w:val="0"/>
                                  <w:divBdr>
                                    <w:top w:val="none" w:sz="0" w:space="0" w:color="auto"/>
                                    <w:left w:val="none" w:sz="0" w:space="0" w:color="auto"/>
                                    <w:bottom w:val="none" w:sz="0" w:space="0" w:color="auto"/>
                                    <w:right w:val="none" w:sz="0" w:space="0" w:color="auto"/>
                                  </w:divBdr>
                                </w:div>
                                <w:div w:id="1237015855">
                                  <w:marLeft w:val="0"/>
                                  <w:marRight w:val="0"/>
                                  <w:marTop w:val="0"/>
                                  <w:marBottom w:val="0"/>
                                  <w:divBdr>
                                    <w:top w:val="none" w:sz="0" w:space="0" w:color="auto"/>
                                    <w:left w:val="none" w:sz="0" w:space="0" w:color="auto"/>
                                    <w:bottom w:val="none" w:sz="0" w:space="0" w:color="auto"/>
                                    <w:right w:val="none" w:sz="0" w:space="0" w:color="auto"/>
                                  </w:divBdr>
                                </w:div>
                                <w:div w:id="1757290146">
                                  <w:marLeft w:val="0"/>
                                  <w:marRight w:val="0"/>
                                  <w:marTop w:val="0"/>
                                  <w:marBottom w:val="0"/>
                                  <w:divBdr>
                                    <w:top w:val="none" w:sz="0" w:space="0" w:color="auto"/>
                                    <w:left w:val="none" w:sz="0" w:space="0" w:color="auto"/>
                                    <w:bottom w:val="none" w:sz="0" w:space="0" w:color="auto"/>
                                    <w:right w:val="none" w:sz="0" w:space="0" w:color="auto"/>
                                  </w:divBdr>
                                </w:div>
                                <w:div w:id="1138497395">
                                  <w:marLeft w:val="0"/>
                                  <w:marRight w:val="0"/>
                                  <w:marTop w:val="0"/>
                                  <w:marBottom w:val="0"/>
                                  <w:divBdr>
                                    <w:top w:val="none" w:sz="0" w:space="0" w:color="auto"/>
                                    <w:left w:val="none" w:sz="0" w:space="0" w:color="auto"/>
                                    <w:bottom w:val="none" w:sz="0" w:space="0" w:color="auto"/>
                                    <w:right w:val="none" w:sz="0" w:space="0" w:color="auto"/>
                                  </w:divBdr>
                                </w:div>
                                <w:div w:id="6570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156545">
              <w:marLeft w:val="0"/>
              <w:marRight w:val="0"/>
              <w:marTop w:val="0"/>
              <w:marBottom w:val="0"/>
              <w:divBdr>
                <w:top w:val="none" w:sz="0" w:space="0" w:color="auto"/>
                <w:left w:val="none" w:sz="0" w:space="0" w:color="auto"/>
                <w:bottom w:val="none" w:sz="0" w:space="0" w:color="auto"/>
                <w:right w:val="none" w:sz="0" w:space="0" w:color="auto"/>
              </w:divBdr>
            </w:div>
            <w:div w:id="148525041">
              <w:marLeft w:val="0"/>
              <w:marRight w:val="0"/>
              <w:marTop w:val="0"/>
              <w:marBottom w:val="0"/>
              <w:divBdr>
                <w:top w:val="none" w:sz="0" w:space="0" w:color="auto"/>
                <w:left w:val="none" w:sz="0" w:space="0" w:color="auto"/>
                <w:bottom w:val="none" w:sz="0" w:space="0" w:color="auto"/>
                <w:right w:val="none" w:sz="0" w:space="0" w:color="auto"/>
              </w:divBdr>
            </w:div>
            <w:div w:id="1856965232">
              <w:marLeft w:val="0"/>
              <w:marRight w:val="0"/>
              <w:marTop w:val="0"/>
              <w:marBottom w:val="0"/>
              <w:divBdr>
                <w:top w:val="none" w:sz="0" w:space="0" w:color="auto"/>
                <w:left w:val="none" w:sz="0" w:space="0" w:color="auto"/>
                <w:bottom w:val="none" w:sz="0" w:space="0" w:color="auto"/>
                <w:right w:val="none" w:sz="0" w:space="0" w:color="auto"/>
              </w:divBdr>
            </w:div>
            <w:div w:id="1381444252">
              <w:marLeft w:val="0"/>
              <w:marRight w:val="0"/>
              <w:marTop w:val="0"/>
              <w:marBottom w:val="0"/>
              <w:divBdr>
                <w:top w:val="none" w:sz="0" w:space="0" w:color="auto"/>
                <w:left w:val="none" w:sz="0" w:space="0" w:color="auto"/>
                <w:bottom w:val="none" w:sz="0" w:space="0" w:color="auto"/>
                <w:right w:val="none" w:sz="0" w:space="0" w:color="auto"/>
              </w:divBdr>
            </w:div>
            <w:div w:id="850145722">
              <w:marLeft w:val="0"/>
              <w:marRight w:val="0"/>
              <w:marTop w:val="0"/>
              <w:marBottom w:val="0"/>
              <w:divBdr>
                <w:top w:val="none" w:sz="0" w:space="0" w:color="auto"/>
                <w:left w:val="none" w:sz="0" w:space="0" w:color="auto"/>
                <w:bottom w:val="none" w:sz="0" w:space="0" w:color="auto"/>
                <w:right w:val="none" w:sz="0" w:space="0" w:color="auto"/>
              </w:divBdr>
              <w:divsChild>
                <w:div w:id="1095639538">
                  <w:marLeft w:val="0"/>
                  <w:marRight w:val="0"/>
                  <w:marTop w:val="0"/>
                  <w:marBottom w:val="0"/>
                  <w:divBdr>
                    <w:top w:val="none" w:sz="0" w:space="0" w:color="auto"/>
                    <w:left w:val="none" w:sz="0" w:space="0" w:color="auto"/>
                    <w:bottom w:val="none" w:sz="0" w:space="0" w:color="auto"/>
                    <w:right w:val="none" w:sz="0" w:space="0" w:color="auto"/>
                  </w:divBdr>
                </w:div>
                <w:div w:id="869027029">
                  <w:marLeft w:val="0"/>
                  <w:marRight w:val="0"/>
                  <w:marTop w:val="0"/>
                  <w:marBottom w:val="0"/>
                  <w:divBdr>
                    <w:top w:val="none" w:sz="0" w:space="0" w:color="auto"/>
                    <w:left w:val="none" w:sz="0" w:space="0" w:color="auto"/>
                    <w:bottom w:val="none" w:sz="0" w:space="0" w:color="auto"/>
                    <w:right w:val="none" w:sz="0" w:space="0" w:color="auto"/>
                  </w:divBdr>
                  <w:divsChild>
                    <w:div w:id="900404637">
                      <w:marLeft w:val="0"/>
                      <w:marRight w:val="0"/>
                      <w:marTop w:val="0"/>
                      <w:marBottom w:val="0"/>
                      <w:divBdr>
                        <w:top w:val="none" w:sz="0" w:space="0" w:color="auto"/>
                        <w:left w:val="none" w:sz="0" w:space="0" w:color="auto"/>
                        <w:bottom w:val="none" w:sz="0" w:space="0" w:color="auto"/>
                        <w:right w:val="none" w:sz="0" w:space="0" w:color="auto"/>
                      </w:divBdr>
                      <w:divsChild>
                        <w:div w:id="1706833868">
                          <w:marLeft w:val="0"/>
                          <w:marRight w:val="0"/>
                          <w:marTop w:val="0"/>
                          <w:marBottom w:val="0"/>
                          <w:divBdr>
                            <w:top w:val="none" w:sz="0" w:space="0" w:color="auto"/>
                            <w:left w:val="none" w:sz="0" w:space="0" w:color="auto"/>
                            <w:bottom w:val="none" w:sz="0" w:space="0" w:color="auto"/>
                            <w:right w:val="none" w:sz="0" w:space="0" w:color="auto"/>
                          </w:divBdr>
                          <w:divsChild>
                            <w:div w:id="1635598310">
                              <w:marLeft w:val="0"/>
                              <w:marRight w:val="0"/>
                              <w:marTop w:val="0"/>
                              <w:marBottom w:val="0"/>
                              <w:divBdr>
                                <w:top w:val="none" w:sz="0" w:space="0" w:color="auto"/>
                                <w:left w:val="none" w:sz="0" w:space="0" w:color="auto"/>
                                <w:bottom w:val="none" w:sz="0" w:space="0" w:color="auto"/>
                                <w:right w:val="none" w:sz="0" w:space="0" w:color="auto"/>
                              </w:divBdr>
                              <w:divsChild>
                                <w:div w:id="1565722972">
                                  <w:marLeft w:val="0"/>
                                  <w:marRight w:val="0"/>
                                  <w:marTop w:val="0"/>
                                  <w:marBottom w:val="0"/>
                                  <w:divBdr>
                                    <w:top w:val="none" w:sz="0" w:space="0" w:color="auto"/>
                                    <w:left w:val="none" w:sz="0" w:space="0" w:color="auto"/>
                                    <w:bottom w:val="none" w:sz="0" w:space="0" w:color="auto"/>
                                    <w:right w:val="none" w:sz="0" w:space="0" w:color="auto"/>
                                  </w:divBdr>
                                </w:div>
                                <w:div w:id="100498416">
                                  <w:marLeft w:val="0"/>
                                  <w:marRight w:val="0"/>
                                  <w:marTop w:val="0"/>
                                  <w:marBottom w:val="0"/>
                                  <w:divBdr>
                                    <w:top w:val="none" w:sz="0" w:space="0" w:color="auto"/>
                                    <w:left w:val="none" w:sz="0" w:space="0" w:color="auto"/>
                                    <w:bottom w:val="none" w:sz="0" w:space="0" w:color="auto"/>
                                    <w:right w:val="none" w:sz="0" w:space="0" w:color="auto"/>
                                  </w:divBdr>
                                </w:div>
                                <w:div w:id="1156071737">
                                  <w:marLeft w:val="0"/>
                                  <w:marRight w:val="0"/>
                                  <w:marTop w:val="0"/>
                                  <w:marBottom w:val="0"/>
                                  <w:divBdr>
                                    <w:top w:val="none" w:sz="0" w:space="0" w:color="auto"/>
                                    <w:left w:val="none" w:sz="0" w:space="0" w:color="auto"/>
                                    <w:bottom w:val="none" w:sz="0" w:space="0" w:color="auto"/>
                                    <w:right w:val="none" w:sz="0" w:space="0" w:color="auto"/>
                                  </w:divBdr>
                                </w:div>
                                <w:div w:id="1016275989">
                                  <w:marLeft w:val="0"/>
                                  <w:marRight w:val="0"/>
                                  <w:marTop w:val="0"/>
                                  <w:marBottom w:val="0"/>
                                  <w:divBdr>
                                    <w:top w:val="none" w:sz="0" w:space="0" w:color="auto"/>
                                    <w:left w:val="none" w:sz="0" w:space="0" w:color="auto"/>
                                    <w:bottom w:val="none" w:sz="0" w:space="0" w:color="auto"/>
                                    <w:right w:val="none" w:sz="0" w:space="0" w:color="auto"/>
                                  </w:divBdr>
                                </w:div>
                                <w:div w:id="1147555334">
                                  <w:marLeft w:val="0"/>
                                  <w:marRight w:val="0"/>
                                  <w:marTop w:val="0"/>
                                  <w:marBottom w:val="0"/>
                                  <w:divBdr>
                                    <w:top w:val="none" w:sz="0" w:space="0" w:color="auto"/>
                                    <w:left w:val="none" w:sz="0" w:space="0" w:color="auto"/>
                                    <w:bottom w:val="none" w:sz="0" w:space="0" w:color="auto"/>
                                    <w:right w:val="none" w:sz="0" w:space="0" w:color="auto"/>
                                  </w:divBdr>
                                </w:div>
                                <w:div w:id="1470174987">
                                  <w:marLeft w:val="0"/>
                                  <w:marRight w:val="0"/>
                                  <w:marTop w:val="0"/>
                                  <w:marBottom w:val="0"/>
                                  <w:divBdr>
                                    <w:top w:val="none" w:sz="0" w:space="0" w:color="auto"/>
                                    <w:left w:val="none" w:sz="0" w:space="0" w:color="auto"/>
                                    <w:bottom w:val="none" w:sz="0" w:space="0" w:color="auto"/>
                                    <w:right w:val="none" w:sz="0" w:space="0" w:color="auto"/>
                                  </w:divBdr>
                                </w:div>
                                <w:div w:id="9988960">
                                  <w:marLeft w:val="0"/>
                                  <w:marRight w:val="0"/>
                                  <w:marTop w:val="0"/>
                                  <w:marBottom w:val="0"/>
                                  <w:divBdr>
                                    <w:top w:val="none" w:sz="0" w:space="0" w:color="auto"/>
                                    <w:left w:val="none" w:sz="0" w:space="0" w:color="auto"/>
                                    <w:bottom w:val="none" w:sz="0" w:space="0" w:color="auto"/>
                                    <w:right w:val="none" w:sz="0" w:space="0" w:color="auto"/>
                                  </w:divBdr>
                                </w:div>
                                <w:div w:id="1477451936">
                                  <w:marLeft w:val="0"/>
                                  <w:marRight w:val="0"/>
                                  <w:marTop w:val="0"/>
                                  <w:marBottom w:val="0"/>
                                  <w:divBdr>
                                    <w:top w:val="none" w:sz="0" w:space="0" w:color="auto"/>
                                    <w:left w:val="none" w:sz="0" w:space="0" w:color="auto"/>
                                    <w:bottom w:val="none" w:sz="0" w:space="0" w:color="auto"/>
                                    <w:right w:val="none" w:sz="0" w:space="0" w:color="auto"/>
                                  </w:divBdr>
                                </w:div>
                                <w:div w:id="800882390">
                                  <w:marLeft w:val="0"/>
                                  <w:marRight w:val="0"/>
                                  <w:marTop w:val="0"/>
                                  <w:marBottom w:val="0"/>
                                  <w:divBdr>
                                    <w:top w:val="none" w:sz="0" w:space="0" w:color="auto"/>
                                    <w:left w:val="none" w:sz="0" w:space="0" w:color="auto"/>
                                    <w:bottom w:val="none" w:sz="0" w:space="0" w:color="auto"/>
                                    <w:right w:val="none" w:sz="0" w:space="0" w:color="auto"/>
                                  </w:divBdr>
                                </w:div>
                                <w:div w:id="362555198">
                                  <w:marLeft w:val="0"/>
                                  <w:marRight w:val="0"/>
                                  <w:marTop w:val="0"/>
                                  <w:marBottom w:val="0"/>
                                  <w:divBdr>
                                    <w:top w:val="none" w:sz="0" w:space="0" w:color="auto"/>
                                    <w:left w:val="none" w:sz="0" w:space="0" w:color="auto"/>
                                    <w:bottom w:val="none" w:sz="0" w:space="0" w:color="auto"/>
                                    <w:right w:val="none" w:sz="0" w:space="0" w:color="auto"/>
                                  </w:divBdr>
                                </w:div>
                                <w:div w:id="96797837">
                                  <w:marLeft w:val="0"/>
                                  <w:marRight w:val="0"/>
                                  <w:marTop w:val="0"/>
                                  <w:marBottom w:val="0"/>
                                  <w:divBdr>
                                    <w:top w:val="none" w:sz="0" w:space="0" w:color="auto"/>
                                    <w:left w:val="none" w:sz="0" w:space="0" w:color="auto"/>
                                    <w:bottom w:val="none" w:sz="0" w:space="0" w:color="auto"/>
                                    <w:right w:val="none" w:sz="0" w:space="0" w:color="auto"/>
                                  </w:divBdr>
                                </w:div>
                                <w:div w:id="802848495">
                                  <w:marLeft w:val="0"/>
                                  <w:marRight w:val="0"/>
                                  <w:marTop w:val="0"/>
                                  <w:marBottom w:val="0"/>
                                  <w:divBdr>
                                    <w:top w:val="none" w:sz="0" w:space="0" w:color="auto"/>
                                    <w:left w:val="none" w:sz="0" w:space="0" w:color="auto"/>
                                    <w:bottom w:val="none" w:sz="0" w:space="0" w:color="auto"/>
                                    <w:right w:val="none" w:sz="0" w:space="0" w:color="auto"/>
                                  </w:divBdr>
                                </w:div>
                                <w:div w:id="965310724">
                                  <w:marLeft w:val="0"/>
                                  <w:marRight w:val="0"/>
                                  <w:marTop w:val="0"/>
                                  <w:marBottom w:val="0"/>
                                  <w:divBdr>
                                    <w:top w:val="none" w:sz="0" w:space="0" w:color="auto"/>
                                    <w:left w:val="none" w:sz="0" w:space="0" w:color="auto"/>
                                    <w:bottom w:val="none" w:sz="0" w:space="0" w:color="auto"/>
                                    <w:right w:val="none" w:sz="0" w:space="0" w:color="auto"/>
                                  </w:divBdr>
                                </w:div>
                                <w:div w:id="740173986">
                                  <w:marLeft w:val="0"/>
                                  <w:marRight w:val="0"/>
                                  <w:marTop w:val="0"/>
                                  <w:marBottom w:val="0"/>
                                  <w:divBdr>
                                    <w:top w:val="none" w:sz="0" w:space="0" w:color="auto"/>
                                    <w:left w:val="none" w:sz="0" w:space="0" w:color="auto"/>
                                    <w:bottom w:val="none" w:sz="0" w:space="0" w:color="auto"/>
                                    <w:right w:val="none" w:sz="0" w:space="0" w:color="auto"/>
                                  </w:divBdr>
                                </w:div>
                                <w:div w:id="1909882781">
                                  <w:marLeft w:val="0"/>
                                  <w:marRight w:val="0"/>
                                  <w:marTop w:val="0"/>
                                  <w:marBottom w:val="0"/>
                                  <w:divBdr>
                                    <w:top w:val="none" w:sz="0" w:space="0" w:color="auto"/>
                                    <w:left w:val="none" w:sz="0" w:space="0" w:color="auto"/>
                                    <w:bottom w:val="none" w:sz="0" w:space="0" w:color="auto"/>
                                    <w:right w:val="none" w:sz="0" w:space="0" w:color="auto"/>
                                  </w:divBdr>
                                </w:div>
                                <w:div w:id="1545211529">
                                  <w:marLeft w:val="0"/>
                                  <w:marRight w:val="0"/>
                                  <w:marTop w:val="0"/>
                                  <w:marBottom w:val="0"/>
                                  <w:divBdr>
                                    <w:top w:val="none" w:sz="0" w:space="0" w:color="auto"/>
                                    <w:left w:val="none" w:sz="0" w:space="0" w:color="auto"/>
                                    <w:bottom w:val="none" w:sz="0" w:space="0" w:color="auto"/>
                                    <w:right w:val="none" w:sz="0" w:space="0" w:color="auto"/>
                                  </w:divBdr>
                                </w:div>
                                <w:div w:id="80354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7898154">
              <w:marLeft w:val="0"/>
              <w:marRight w:val="0"/>
              <w:marTop w:val="0"/>
              <w:marBottom w:val="0"/>
              <w:divBdr>
                <w:top w:val="none" w:sz="0" w:space="0" w:color="auto"/>
                <w:left w:val="none" w:sz="0" w:space="0" w:color="auto"/>
                <w:bottom w:val="none" w:sz="0" w:space="0" w:color="auto"/>
                <w:right w:val="none" w:sz="0" w:space="0" w:color="auto"/>
              </w:divBdr>
              <w:divsChild>
                <w:div w:id="1743020220">
                  <w:marLeft w:val="0"/>
                  <w:marRight w:val="0"/>
                  <w:marTop w:val="0"/>
                  <w:marBottom w:val="0"/>
                  <w:divBdr>
                    <w:top w:val="none" w:sz="0" w:space="0" w:color="auto"/>
                    <w:left w:val="none" w:sz="0" w:space="0" w:color="auto"/>
                    <w:bottom w:val="none" w:sz="0" w:space="0" w:color="auto"/>
                    <w:right w:val="none" w:sz="0" w:space="0" w:color="auto"/>
                  </w:divBdr>
                  <w:divsChild>
                    <w:div w:id="1460224401">
                      <w:marLeft w:val="0"/>
                      <w:marRight w:val="0"/>
                      <w:marTop w:val="0"/>
                      <w:marBottom w:val="0"/>
                      <w:divBdr>
                        <w:top w:val="none" w:sz="0" w:space="0" w:color="auto"/>
                        <w:left w:val="none" w:sz="0" w:space="0" w:color="auto"/>
                        <w:bottom w:val="none" w:sz="0" w:space="0" w:color="auto"/>
                        <w:right w:val="none" w:sz="0" w:space="0" w:color="auto"/>
                      </w:divBdr>
                      <w:divsChild>
                        <w:div w:id="2055233698">
                          <w:marLeft w:val="0"/>
                          <w:marRight w:val="0"/>
                          <w:marTop w:val="0"/>
                          <w:marBottom w:val="0"/>
                          <w:divBdr>
                            <w:top w:val="none" w:sz="0" w:space="0" w:color="auto"/>
                            <w:left w:val="none" w:sz="0" w:space="0" w:color="auto"/>
                            <w:bottom w:val="none" w:sz="0" w:space="0" w:color="auto"/>
                            <w:right w:val="none" w:sz="0" w:space="0" w:color="auto"/>
                          </w:divBdr>
                          <w:divsChild>
                            <w:div w:id="984548872">
                              <w:marLeft w:val="0"/>
                              <w:marRight w:val="0"/>
                              <w:marTop w:val="0"/>
                              <w:marBottom w:val="0"/>
                              <w:divBdr>
                                <w:top w:val="none" w:sz="0" w:space="0" w:color="auto"/>
                                <w:left w:val="none" w:sz="0" w:space="0" w:color="auto"/>
                                <w:bottom w:val="none" w:sz="0" w:space="0" w:color="auto"/>
                                <w:right w:val="none" w:sz="0" w:space="0" w:color="auto"/>
                              </w:divBdr>
                              <w:divsChild>
                                <w:div w:id="1740590622">
                                  <w:marLeft w:val="0"/>
                                  <w:marRight w:val="0"/>
                                  <w:marTop w:val="0"/>
                                  <w:marBottom w:val="0"/>
                                  <w:divBdr>
                                    <w:top w:val="none" w:sz="0" w:space="0" w:color="auto"/>
                                    <w:left w:val="none" w:sz="0" w:space="0" w:color="auto"/>
                                    <w:bottom w:val="none" w:sz="0" w:space="0" w:color="auto"/>
                                    <w:right w:val="none" w:sz="0" w:space="0" w:color="auto"/>
                                  </w:divBdr>
                                </w:div>
                                <w:div w:id="1859006245">
                                  <w:marLeft w:val="0"/>
                                  <w:marRight w:val="0"/>
                                  <w:marTop w:val="0"/>
                                  <w:marBottom w:val="0"/>
                                  <w:divBdr>
                                    <w:top w:val="none" w:sz="0" w:space="0" w:color="auto"/>
                                    <w:left w:val="none" w:sz="0" w:space="0" w:color="auto"/>
                                    <w:bottom w:val="none" w:sz="0" w:space="0" w:color="auto"/>
                                    <w:right w:val="none" w:sz="0" w:space="0" w:color="auto"/>
                                  </w:divBdr>
                                </w:div>
                                <w:div w:id="71258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86234">
              <w:marLeft w:val="0"/>
              <w:marRight w:val="0"/>
              <w:marTop w:val="0"/>
              <w:marBottom w:val="0"/>
              <w:divBdr>
                <w:top w:val="none" w:sz="0" w:space="0" w:color="auto"/>
                <w:left w:val="none" w:sz="0" w:space="0" w:color="auto"/>
                <w:bottom w:val="none" w:sz="0" w:space="0" w:color="auto"/>
                <w:right w:val="none" w:sz="0" w:space="0" w:color="auto"/>
              </w:divBdr>
            </w:div>
            <w:div w:id="1413164453">
              <w:marLeft w:val="0"/>
              <w:marRight w:val="0"/>
              <w:marTop w:val="0"/>
              <w:marBottom w:val="0"/>
              <w:divBdr>
                <w:top w:val="none" w:sz="0" w:space="0" w:color="auto"/>
                <w:left w:val="none" w:sz="0" w:space="0" w:color="auto"/>
                <w:bottom w:val="none" w:sz="0" w:space="0" w:color="auto"/>
                <w:right w:val="none" w:sz="0" w:space="0" w:color="auto"/>
              </w:divBdr>
              <w:divsChild>
                <w:div w:id="607083937">
                  <w:marLeft w:val="0"/>
                  <w:marRight w:val="0"/>
                  <w:marTop w:val="0"/>
                  <w:marBottom w:val="0"/>
                  <w:divBdr>
                    <w:top w:val="none" w:sz="0" w:space="0" w:color="auto"/>
                    <w:left w:val="none" w:sz="0" w:space="0" w:color="auto"/>
                    <w:bottom w:val="none" w:sz="0" w:space="0" w:color="auto"/>
                    <w:right w:val="none" w:sz="0" w:space="0" w:color="auto"/>
                  </w:divBdr>
                </w:div>
                <w:div w:id="20015717">
                  <w:marLeft w:val="0"/>
                  <w:marRight w:val="0"/>
                  <w:marTop w:val="0"/>
                  <w:marBottom w:val="0"/>
                  <w:divBdr>
                    <w:top w:val="none" w:sz="0" w:space="0" w:color="auto"/>
                    <w:left w:val="none" w:sz="0" w:space="0" w:color="auto"/>
                    <w:bottom w:val="none" w:sz="0" w:space="0" w:color="auto"/>
                    <w:right w:val="none" w:sz="0" w:space="0" w:color="auto"/>
                  </w:divBdr>
                </w:div>
                <w:div w:id="1533766572">
                  <w:marLeft w:val="0"/>
                  <w:marRight w:val="0"/>
                  <w:marTop w:val="0"/>
                  <w:marBottom w:val="0"/>
                  <w:divBdr>
                    <w:top w:val="none" w:sz="0" w:space="0" w:color="auto"/>
                    <w:left w:val="none" w:sz="0" w:space="0" w:color="auto"/>
                    <w:bottom w:val="none" w:sz="0" w:space="0" w:color="auto"/>
                    <w:right w:val="none" w:sz="0" w:space="0" w:color="auto"/>
                  </w:divBdr>
                </w:div>
                <w:div w:id="1277441844">
                  <w:marLeft w:val="0"/>
                  <w:marRight w:val="0"/>
                  <w:marTop w:val="0"/>
                  <w:marBottom w:val="0"/>
                  <w:divBdr>
                    <w:top w:val="none" w:sz="0" w:space="0" w:color="auto"/>
                    <w:left w:val="none" w:sz="0" w:space="0" w:color="auto"/>
                    <w:bottom w:val="none" w:sz="0" w:space="0" w:color="auto"/>
                    <w:right w:val="none" w:sz="0" w:space="0" w:color="auto"/>
                  </w:divBdr>
                </w:div>
                <w:div w:id="1280798051">
                  <w:marLeft w:val="0"/>
                  <w:marRight w:val="0"/>
                  <w:marTop w:val="0"/>
                  <w:marBottom w:val="0"/>
                  <w:divBdr>
                    <w:top w:val="none" w:sz="0" w:space="0" w:color="auto"/>
                    <w:left w:val="none" w:sz="0" w:space="0" w:color="auto"/>
                    <w:bottom w:val="none" w:sz="0" w:space="0" w:color="auto"/>
                    <w:right w:val="none" w:sz="0" w:space="0" w:color="auto"/>
                  </w:divBdr>
                </w:div>
                <w:div w:id="570039986">
                  <w:marLeft w:val="0"/>
                  <w:marRight w:val="0"/>
                  <w:marTop w:val="0"/>
                  <w:marBottom w:val="0"/>
                  <w:divBdr>
                    <w:top w:val="none" w:sz="0" w:space="0" w:color="auto"/>
                    <w:left w:val="none" w:sz="0" w:space="0" w:color="auto"/>
                    <w:bottom w:val="none" w:sz="0" w:space="0" w:color="auto"/>
                    <w:right w:val="none" w:sz="0" w:space="0" w:color="auto"/>
                  </w:divBdr>
                </w:div>
                <w:div w:id="458494254">
                  <w:marLeft w:val="0"/>
                  <w:marRight w:val="0"/>
                  <w:marTop w:val="0"/>
                  <w:marBottom w:val="0"/>
                  <w:divBdr>
                    <w:top w:val="none" w:sz="0" w:space="0" w:color="auto"/>
                    <w:left w:val="none" w:sz="0" w:space="0" w:color="auto"/>
                    <w:bottom w:val="none" w:sz="0" w:space="0" w:color="auto"/>
                    <w:right w:val="none" w:sz="0" w:space="0" w:color="auto"/>
                  </w:divBdr>
                </w:div>
                <w:div w:id="590284977">
                  <w:marLeft w:val="0"/>
                  <w:marRight w:val="0"/>
                  <w:marTop w:val="0"/>
                  <w:marBottom w:val="0"/>
                  <w:divBdr>
                    <w:top w:val="none" w:sz="0" w:space="0" w:color="auto"/>
                    <w:left w:val="none" w:sz="0" w:space="0" w:color="auto"/>
                    <w:bottom w:val="none" w:sz="0" w:space="0" w:color="auto"/>
                    <w:right w:val="none" w:sz="0" w:space="0" w:color="auto"/>
                  </w:divBdr>
                </w:div>
                <w:div w:id="1769082846">
                  <w:marLeft w:val="0"/>
                  <w:marRight w:val="0"/>
                  <w:marTop w:val="0"/>
                  <w:marBottom w:val="0"/>
                  <w:divBdr>
                    <w:top w:val="none" w:sz="0" w:space="0" w:color="auto"/>
                    <w:left w:val="none" w:sz="0" w:space="0" w:color="auto"/>
                    <w:bottom w:val="none" w:sz="0" w:space="0" w:color="auto"/>
                    <w:right w:val="none" w:sz="0" w:space="0" w:color="auto"/>
                  </w:divBdr>
                </w:div>
              </w:divsChild>
            </w:div>
            <w:div w:id="1216355102">
              <w:marLeft w:val="0"/>
              <w:marRight w:val="0"/>
              <w:marTop w:val="0"/>
              <w:marBottom w:val="0"/>
              <w:divBdr>
                <w:top w:val="none" w:sz="0" w:space="0" w:color="auto"/>
                <w:left w:val="none" w:sz="0" w:space="0" w:color="auto"/>
                <w:bottom w:val="none" w:sz="0" w:space="0" w:color="auto"/>
                <w:right w:val="none" w:sz="0" w:space="0" w:color="auto"/>
              </w:divBdr>
            </w:div>
            <w:div w:id="1834686310">
              <w:marLeft w:val="0"/>
              <w:marRight w:val="0"/>
              <w:marTop w:val="0"/>
              <w:marBottom w:val="0"/>
              <w:divBdr>
                <w:top w:val="none" w:sz="0" w:space="0" w:color="auto"/>
                <w:left w:val="none" w:sz="0" w:space="0" w:color="auto"/>
                <w:bottom w:val="none" w:sz="0" w:space="0" w:color="auto"/>
                <w:right w:val="none" w:sz="0" w:space="0" w:color="auto"/>
              </w:divBdr>
            </w:div>
            <w:div w:id="1711033783">
              <w:marLeft w:val="0"/>
              <w:marRight w:val="0"/>
              <w:marTop w:val="0"/>
              <w:marBottom w:val="0"/>
              <w:divBdr>
                <w:top w:val="none" w:sz="0" w:space="0" w:color="auto"/>
                <w:left w:val="none" w:sz="0" w:space="0" w:color="auto"/>
                <w:bottom w:val="none" w:sz="0" w:space="0" w:color="auto"/>
                <w:right w:val="none" w:sz="0" w:space="0" w:color="auto"/>
              </w:divBdr>
              <w:divsChild>
                <w:div w:id="1300576850">
                  <w:marLeft w:val="0"/>
                  <w:marRight w:val="0"/>
                  <w:marTop w:val="0"/>
                  <w:marBottom w:val="0"/>
                  <w:divBdr>
                    <w:top w:val="none" w:sz="0" w:space="0" w:color="auto"/>
                    <w:left w:val="none" w:sz="0" w:space="0" w:color="auto"/>
                    <w:bottom w:val="none" w:sz="0" w:space="0" w:color="auto"/>
                    <w:right w:val="none" w:sz="0" w:space="0" w:color="auto"/>
                  </w:divBdr>
                </w:div>
                <w:div w:id="203711968">
                  <w:marLeft w:val="0"/>
                  <w:marRight w:val="0"/>
                  <w:marTop w:val="0"/>
                  <w:marBottom w:val="0"/>
                  <w:divBdr>
                    <w:top w:val="none" w:sz="0" w:space="0" w:color="auto"/>
                    <w:left w:val="none" w:sz="0" w:space="0" w:color="auto"/>
                    <w:bottom w:val="none" w:sz="0" w:space="0" w:color="auto"/>
                    <w:right w:val="none" w:sz="0" w:space="0" w:color="auto"/>
                  </w:divBdr>
                  <w:divsChild>
                    <w:div w:id="644310267">
                      <w:marLeft w:val="0"/>
                      <w:marRight w:val="0"/>
                      <w:marTop w:val="0"/>
                      <w:marBottom w:val="0"/>
                      <w:divBdr>
                        <w:top w:val="none" w:sz="0" w:space="0" w:color="auto"/>
                        <w:left w:val="none" w:sz="0" w:space="0" w:color="auto"/>
                        <w:bottom w:val="none" w:sz="0" w:space="0" w:color="auto"/>
                        <w:right w:val="none" w:sz="0" w:space="0" w:color="auto"/>
                      </w:divBdr>
                      <w:divsChild>
                        <w:div w:id="1008681256">
                          <w:marLeft w:val="0"/>
                          <w:marRight w:val="0"/>
                          <w:marTop w:val="0"/>
                          <w:marBottom w:val="0"/>
                          <w:divBdr>
                            <w:top w:val="none" w:sz="0" w:space="0" w:color="auto"/>
                            <w:left w:val="none" w:sz="0" w:space="0" w:color="auto"/>
                            <w:bottom w:val="none" w:sz="0" w:space="0" w:color="auto"/>
                            <w:right w:val="none" w:sz="0" w:space="0" w:color="auto"/>
                          </w:divBdr>
                          <w:divsChild>
                            <w:div w:id="824711621">
                              <w:marLeft w:val="0"/>
                              <w:marRight w:val="0"/>
                              <w:marTop w:val="0"/>
                              <w:marBottom w:val="0"/>
                              <w:divBdr>
                                <w:top w:val="none" w:sz="0" w:space="0" w:color="auto"/>
                                <w:left w:val="none" w:sz="0" w:space="0" w:color="auto"/>
                                <w:bottom w:val="none" w:sz="0" w:space="0" w:color="auto"/>
                                <w:right w:val="none" w:sz="0" w:space="0" w:color="auto"/>
                              </w:divBdr>
                              <w:divsChild>
                                <w:div w:id="2017339754">
                                  <w:marLeft w:val="0"/>
                                  <w:marRight w:val="0"/>
                                  <w:marTop w:val="0"/>
                                  <w:marBottom w:val="0"/>
                                  <w:divBdr>
                                    <w:top w:val="none" w:sz="0" w:space="0" w:color="auto"/>
                                    <w:left w:val="none" w:sz="0" w:space="0" w:color="auto"/>
                                    <w:bottom w:val="none" w:sz="0" w:space="0" w:color="auto"/>
                                    <w:right w:val="none" w:sz="0" w:space="0" w:color="auto"/>
                                  </w:divBdr>
                                </w:div>
                                <w:div w:id="1256522074">
                                  <w:marLeft w:val="0"/>
                                  <w:marRight w:val="0"/>
                                  <w:marTop w:val="0"/>
                                  <w:marBottom w:val="0"/>
                                  <w:divBdr>
                                    <w:top w:val="none" w:sz="0" w:space="0" w:color="auto"/>
                                    <w:left w:val="none" w:sz="0" w:space="0" w:color="auto"/>
                                    <w:bottom w:val="none" w:sz="0" w:space="0" w:color="auto"/>
                                    <w:right w:val="none" w:sz="0" w:space="0" w:color="auto"/>
                                  </w:divBdr>
                                </w:div>
                                <w:div w:id="156803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816931">
              <w:marLeft w:val="0"/>
              <w:marRight w:val="0"/>
              <w:marTop w:val="0"/>
              <w:marBottom w:val="0"/>
              <w:divBdr>
                <w:top w:val="none" w:sz="0" w:space="0" w:color="auto"/>
                <w:left w:val="none" w:sz="0" w:space="0" w:color="auto"/>
                <w:bottom w:val="none" w:sz="0" w:space="0" w:color="auto"/>
                <w:right w:val="none" w:sz="0" w:space="0" w:color="auto"/>
              </w:divBdr>
            </w:div>
            <w:div w:id="66734042">
              <w:marLeft w:val="0"/>
              <w:marRight w:val="0"/>
              <w:marTop w:val="0"/>
              <w:marBottom w:val="0"/>
              <w:divBdr>
                <w:top w:val="none" w:sz="0" w:space="0" w:color="auto"/>
                <w:left w:val="none" w:sz="0" w:space="0" w:color="auto"/>
                <w:bottom w:val="none" w:sz="0" w:space="0" w:color="auto"/>
                <w:right w:val="none" w:sz="0" w:space="0" w:color="auto"/>
              </w:divBdr>
              <w:divsChild>
                <w:div w:id="1039546582">
                  <w:marLeft w:val="0"/>
                  <w:marRight w:val="0"/>
                  <w:marTop w:val="0"/>
                  <w:marBottom w:val="0"/>
                  <w:divBdr>
                    <w:top w:val="none" w:sz="0" w:space="0" w:color="auto"/>
                    <w:left w:val="none" w:sz="0" w:space="0" w:color="auto"/>
                    <w:bottom w:val="none" w:sz="0" w:space="0" w:color="auto"/>
                    <w:right w:val="none" w:sz="0" w:space="0" w:color="auto"/>
                  </w:divBdr>
                  <w:divsChild>
                    <w:div w:id="1950580176">
                      <w:marLeft w:val="0"/>
                      <w:marRight w:val="0"/>
                      <w:marTop w:val="0"/>
                      <w:marBottom w:val="0"/>
                      <w:divBdr>
                        <w:top w:val="none" w:sz="0" w:space="0" w:color="auto"/>
                        <w:left w:val="none" w:sz="0" w:space="0" w:color="auto"/>
                        <w:bottom w:val="none" w:sz="0" w:space="0" w:color="auto"/>
                        <w:right w:val="none" w:sz="0" w:space="0" w:color="auto"/>
                      </w:divBdr>
                      <w:divsChild>
                        <w:div w:id="1451784857">
                          <w:marLeft w:val="0"/>
                          <w:marRight w:val="0"/>
                          <w:marTop w:val="0"/>
                          <w:marBottom w:val="0"/>
                          <w:divBdr>
                            <w:top w:val="none" w:sz="0" w:space="0" w:color="auto"/>
                            <w:left w:val="none" w:sz="0" w:space="0" w:color="auto"/>
                            <w:bottom w:val="none" w:sz="0" w:space="0" w:color="auto"/>
                            <w:right w:val="none" w:sz="0" w:space="0" w:color="auto"/>
                          </w:divBdr>
                          <w:divsChild>
                            <w:div w:id="305167648">
                              <w:marLeft w:val="0"/>
                              <w:marRight w:val="0"/>
                              <w:marTop w:val="0"/>
                              <w:marBottom w:val="0"/>
                              <w:divBdr>
                                <w:top w:val="none" w:sz="0" w:space="0" w:color="auto"/>
                                <w:left w:val="none" w:sz="0" w:space="0" w:color="auto"/>
                                <w:bottom w:val="none" w:sz="0" w:space="0" w:color="auto"/>
                                <w:right w:val="none" w:sz="0" w:space="0" w:color="auto"/>
                              </w:divBdr>
                              <w:divsChild>
                                <w:div w:id="1944991837">
                                  <w:marLeft w:val="0"/>
                                  <w:marRight w:val="0"/>
                                  <w:marTop w:val="0"/>
                                  <w:marBottom w:val="0"/>
                                  <w:divBdr>
                                    <w:top w:val="none" w:sz="0" w:space="0" w:color="auto"/>
                                    <w:left w:val="none" w:sz="0" w:space="0" w:color="auto"/>
                                    <w:bottom w:val="none" w:sz="0" w:space="0" w:color="auto"/>
                                    <w:right w:val="none" w:sz="0" w:space="0" w:color="auto"/>
                                  </w:divBdr>
                                </w:div>
                                <w:div w:id="1338146493">
                                  <w:marLeft w:val="0"/>
                                  <w:marRight w:val="0"/>
                                  <w:marTop w:val="0"/>
                                  <w:marBottom w:val="0"/>
                                  <w:divBdr>
                                    <w:top w:val="none" w:sz="0" w:space="0" w:color="auto"/>
                                    <w:left w:val="none" w:sz="0" w:space="0" w:color="auto"/>
                                    <w:bottom w:val="none" w:sz="0" w:space="0" w:color="auto"/>
                                    <w:right w:val="none" w:sz="0" w:space="0" w:color="auto"/>
                                  </w:divBdr>
                                </w:div>
                                <w:div w:id="1198812831">
                                  <w:marLeft w:val="0"/>
                                  <w:marRight w:val="0"/>
                                  <w:marTop w:val="0"/>
                                  <w:marBottom w:val="0"/>
                                  <w:divBdr>
                                    <w:top w:val="none" w:sz="0" w:space="0" w:color="auto"/>
                                    <w:left w:val="none" w:sz="0" w:space="0" w:color="auto"/>
                                    <w:bottom w:val="none" w:sz="0" w:space="0" w:color="auto"/>
                                    <w:right w:val="none" w:sz="0" w:space="0" w:color="auto"/>
                                  </w:divBdr>
                                </w:div>
                                <w:div w:id="1661615080">
                                  <w:marLeft w:val="0"/>
                                  <w:marRight w:val="0"/>
                                  <w:marTop w:val="0"/>
                                  <w:marBottom w:val="0"/>
                                  <w:divBdr>
                                    <w:top w:val="none" w:sz="0" w:space="0" w:color="auto"/>
                                    <w:left w:val="none" w:sz="0" w:space="0" w:color="auto"/>
                                    <w:bottom w:val="none" w:sz="0" w:space="0" w:color="auto"/>
                                    <w:right w:val="none" w:sz="0" w:space="0" w:color="auto"/>
                                  </w:divBdr>
                                </w:div>
                                <w:div w:id="1114716272">
                                  <w:marLeft w:val="0"/>
                                  <w:marRight w:val="0"/>
                                  <w:marTop w:val="0"/>
                                  <w:marBottom w:val="0"/>
                                  <w:divBdr>
                                    <w:top w:val="none" w:sz="0" w:space="0" w:color="auto"/>
                                    <w:left w:val="none" w:sz="0" w:space="0" w:color="auto"/>
                                    <w:bottom w:val="none" w:sz="0" w:space="0" w:color="auto"/>
                                    <w:right w:val="none" w:sz="0" w:space="0" w:color="auto"/>
                                  </w:divBdr>
                                </w:div>
                                <w:div w:id="1203597275">
                                  <w:marLeft w:val="0"/>
                                  <w:marRight w:val="0"/>
                                  <w:marTop w:val="0"/>
                                  <w:marBottom w:val="0"/>
                                  <w:divBdr>
                                    <w:top w:val="none" w:sz="0" w:space="0" w:color="auto"/>
                                    <w:left w:val="none" w:sz="0" w:space="0" w:color="auto"/>
                                    <w:bottom w:val="none" w:sz="0" w:space="0" w:color="auto"/>
                                    <w:right w:val="none" w:sz="0" w:space="0" w:color="auto"/>
                                  </w:divBdr>
                                </w:div>
                                <w:div w:id="1549299306">
                                  <w:marLeft w:val="0"/>
                                  <w:marRight w:val="0"/>
                                  <w:marTop w:val="0"/>
                                  <w:marBottom w:val="0"/>
                                  <w:divBdr>
                                    <w:top w:val="none" w:sz="0" w:space="0" w:color="auto"/>
                                    <w:left w:val="none" w:sz="0" w:space="0" w:color="auto"/>
                                    <w:bottom w:val="none" w:sz="0" w:space="0" w:color="auto"/>
                                    <w:right w:val="none" w:sz="0" w:space="0" w:color="auto"/>
                                  </w:divBdr>
                                </w:div>
                                <w:div w:id="2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1730380">
              <w:marLeft w:val="0"/>
              <w:marRight w:val="0"/>
              <w:marTop w:val="0"/>
              <w:marBottom w:val="0"/>
              <w:divBdr>
                <w:top w:val="none" w:sz="0" w:space="0" w:color="auto"/>
                <w:left w:val="none" w:sz="0" w:space="0" w:color="auto"/>
                <w:bottom w:val="none" w:sz="0" w:space="0" w:color="auto"/>
                <w:right w:val="none" w:sz="0" w:space="0" w:color="auto"/>
              </w:divBdr>
              <w:divsChild>
                <w:div w:id="1188329954">
                  <w:marLeft w:val="0"/>
                  <w:marRight w:val="0"/>
                  <w:marTop w:val="0"/>
                  <w:marBottom w:val="0"/>
                  <w:divBdr>
                    <w:top w:val="none" w:sz="0" w:space="0" w:color="auto"/>
                    <w:left w:val="none" w:sz="0" w:space="0" w:color="auto"/>
                    <w:bottom w:val="none" w:sz="0" w:space="0" w:color="auto"/>
                    <w:right w:val="none" w:sz="0" w:space="0" w:color="auto"/>
                  </w:divBdr>
                  <w:divsChild>
                    <w:div w:id="275989781">
                      <w:marLeft w:val="0"/>
                      <w:marRight w:val="0"/>
                      <w:marTop w:val="0"/>
                      <w:marBottom w:val="0"/>
                      <w:divBdr>
                        <w:top w:val="none" w:sz="0" w:space="0" w:color="auto"/>
                        <w:left w:val="none" w:sz="0" w:space="0" w:color="auto"/>
                        <w:bottom w:val="none" w:sz="0" w:space="0" w:color="auto"/>
                        <w:right w:val="none" w:sz="0" w:space="0" w:color="auto"/>
                      </w:divBdr>
                      <w:divsChild>
                        <w:div w:id="50155606">
                          <w:marLeft w:val="0"/>
                          <w:marRight w:val="0"/>
                          <w:marTop w:val="0"/>
                          <w:marBottom w:val="0"/>
                          <w:divBdr>
                            <w:top w:val="none" w:sz="0" w:space="0" w:color="auto"/>
                            <w:left w:val="none" w:sz="0" w:space="0" w:color="auto"/>
                            <w:bottom w:val="none" w:sz="0" w:space="0" w:color="auto"/>
                            <w:right w:val="none" w:sz="0" w:space="0" w:color="auto"/>
                          </w:divBdr>
                          <w:divsChild>
                            <w:div w:id="249852582">
                              <w:marLeft w:val="0"/>
                              <w:marRight w:val="0"/>
                              <w:marTop w:val="0"/>
                              <w:marBottom w:val="0"/>
                              <w:divBdr>
                                <w:top w:val="none" w:sz="0" w:space="0" w:color="auto"/>
                                <w:left w:val="none" w:sz="0" w:space="0" w:color="auto"/>
                                <w:bottom w:val="none" w:sz="0" w:space="0" w:color="auto"/>
                                <w:right w:val="none" w:sz="0" w:space="0" w:color="auto"/>
                              </w:divBdr>
                              <w:divsChild>
                                <w:div w:id="338896028">
                                  <w:marLeft w:val="0"/>
                                  <w:marRight w:val="0"/>
                                  <w:marTop w:val="0"/>
                                  <w:marBottom w:val="0"/>
                                  <w:divBdr>
                                    <w:top w:val="none" w:sz="0" w:space="0" w:color="auto"/>
                                    <w:left w:val="none" w:sz="0" w:space="0" w:color="auto"/>
                                    <w:bottom w:val="none" w:sz="0" w:space="0" w:color="auto"/>
                                    <w:right w:val="none" w:sz="0" w:space="0" w:color="auto"/>
                                  </w:divBdr>
                                </w:div>
                                <w:div w:id="359859412">
                                  <w:marLeft w:val="0"/>
                                  <w:marRight w:val="0"/>
                                  <w:marTop w:val="0"/>
                                  <w:marBottom w:val="0"/>
                                  <w:divBdr>
                                    <w:top w:val="none" w:sz="0" w:space="0" w:color="auto"/>
                                    <w:left w:val="none" w:sz="0" w:space="0" w:color="auto"/>
                                    <w:bottom w:val="none" w:sz="0" w:space="0" w:color="auto"/>
                                    <w:right w:val="none" w:sz="0" w:space="0" w:color="auto"/>
                                  </w:divBdr>
                                </w:div>
                                <w:div w:id="988099402">
                                  <w:marLeft w:val="0"/>
                                  <w:marRight w:val="0"/>
                                  <w:marTop w:val="0"/>
                                  <w:marBottom w:val="0"/>
                                  <w:divBdr>
                                    <w:top w:val="none" w:sz="0" w:space="0" w:color="auto"/>
                                    <w:left w:val="none" w:sz="0" w:space="0" w:color="auto"/>
                                    <w:bottom w:val="none" w:sz="0" w:space="0" w:color="auto"/>
                                    <w:right w:val="none" w:sz="0" w:space="0" w:color="auto"/>
                                  </w:divBdr>
                                </w:div>
                                <w:div w:id="900485689">
                                  <w:marLeft w:val="0"/>
                                  <w:marRight w:val="0"/>
                                  <w:marTop w:val="0"/>
                                  <w:marBottom w:val="0"/>
                                  <w:divBdr>
                                    <w:top w:val="none" w:sz="0" w:space="0" w:color="auto"/>
                                    <w:left w:val="none" w:sz="0" w:space="0" w:color="auto"/>
                                    <w:bottom w:val="none" w:sz="0" w:space="0" w:color="auto"/>
                                    <w:right w:val="none" w:sz="0" w:space="0" w:color="auto"/>
                                  </w:divBdr>
                                </w:div>
                                <w:div w:id="1745254799">
                                  <w:marLeft w:val="0"/>
                                  <w:marRight w:val="0"/>
                                  <w:marTop w:val="0"/>
                                  <w:marBottom w:val="0"/>
                                  <w:divBdr>
                                    <w:top w:val="none" w:sz="0" w:space="0" w:color="auto"/>
                                    <w:left w:val="none" w:sz="0" w:space="0" w:color="auto"/>
                                    <w:bottom w:val="none" w:sz="0" w:space="0" w:color="auto"/>
                                    <w:right w:val="none" w:sz="0" w:space="0" w:color="auto"/>
                                  </w:divBdr>
                                </w:div>
                                <w:div w:id="47116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107053">
              <w:marLeft w:val="0"/>
              <w:marRight w:val="0"/>
              <w:marTop w:val="0"/>
              <w:marBottom w:val="0"/>
              <w:divBdr>
                <w:top w:val="none" w:sz="0" w:space="0" w:color="auto"/>
                <w:left w:val="none" w:sz="0" w:space="0" w:color="auto"/>
                <w:bottom w:val="none" w:sz="0" w:space="0" w:color="auto"/>
                <w:right w:val="none" w:sz="0" w:space="0" w:color="auto"/>
              </w:divBdr>
              <w:divsChild>
                <w:div w:id="1345741699">
                  <w:marLeft w:val="0"/>
                  <w:marRight w:val="0"/>
                  <w:marTop w:val="0"/>
                  <w:marBottom w:val="0"/>
                  <w:divBdr>
                    <w:top w:val="none" w:sz="0" w:space="0" w:color="auto"/>
                    <w:left w:val="none" w:sz="0" w:space="0" w:color="auto"/>
                    <w:bottom w:val="none" w:sz="0" w:space="0" w:color="auto"/>
                    <w:right w:val="none" w:sz="0" w:space="0" w:color="auto"/>
                  </w:divBdr>
                  <w:divsChild>
                    <w:div w:id="1023744371">
                      <w:marLeft w:val="0"/>
                      <w:marRight w:val="0"/>
                      <w:marTop w:val="0"/>
                      <w:marBottom w:val="0"/>
                      <w:divBdr>
                        <w:top w:val="none" w:sz="0" w:space="0" w:color="auto"/>
                        <w:left w:val="none" w:sz="0" w:space="0" w:color="auto"/>
                        <w:bottom w:val="none" w:sz="0" w:space="0" w:color="auto"/>
                        <w:right w:val="none" w:sz="0" w:space="0" w:color="auto"/>
                      </w:divBdr>
                      <w:divsChild>
                        <w:div w:id="1840997515">
                          <w:marLeft w:val="0"/>
                          <w:marRight w:val="0"/>
                          <w:marTop w:val="0"/>
                          <w:marBottom w:val="0"/>
                          <w:divBdr>
                            <w:top w:val="none" w:sz="0" w:space="0" w:color="auto"/>
                            <w:left w:val="none" w:sz="0" w:space="0" w:color="auto"/>
                            <w:bottom w:val="none" w:sz="0" w:space="0" w:color="auto"/>
                            <w:right w:val="none" w:sz="0" w:space="0" w:color="auto"/>
                          </w:divBdr>
                          <w:divsChild>
                            <w:div w:id="698700485">
                              <w:marLeft w:val="0"/>
                              <w:marRight w:val="0"/>
                              <w:marTop w:val="0"/>
                              <w:marBottom w:val="0"/>
                              <w:divBdr>
                                <w:top w:val="none" w:sz="0" w:space="0" w:color="auto"/>
                                <w:left w:val="none" w:sz="0" w:space="0" w:color="auto"/>
                                <w:bottom w:val="none" w:sz="0" w:space="0" w:color="auto"/>
                                <w:right w:val="none" w:sz="0" w:space="0" w:color="auto"/>
                              </w:divBdr>
                              <w:divsChild>
                                <w:div w:id="348407066">
                                  <w:marLeft w:val="0"/>
                                  <w:marRight w:val="0"/>
                                  <w:marTop w:val="0"/>
                                  <w:marBottom w:val="0"/>
                                  <w:divBdr>
                                    <w:top w:val="none" w:sz="0" w:space="0" w:color="auto"/>
                                    <w:left w:val="none" w:sz="0" w:space="0" w:color="auto"/>
                                    <w:bottom w:val="none" w:sz="0" w:space="0" w:color="auto"/>
                                    <w:right w:val="none" w:sz="0" w:space="0" w:color="auto"/>
                                  </w:divBdr>
                                </w:div>
                                <w:div w:id="480970356">
                                  <w:marLeft w:val="0"/>
                                  <w:marRight w:val="0"/>
                                  <w:marTop w:val="0"/>
                                  <w:marBottom w:val="0"/>
                                  <w:divBdr>
                                    <w:top w:val="none" w:sz="0" w:space="0" w:color="auto"/>
                                    <w:left w:val="none" w:sz="0" w:space="0" w:color="auto"/>
                                    <w:bottom w:val="none" w:sz="0" w:space="0" w:color="auto"/>
                                    <w:right w:val="none" w:sz="0" w:space="0" w:color="auto"/>
                                  </w:divBdr>
                                </w:div>
                                <w:div w:id="312032211">
                                  <w:marLeft w:val="0"/>
                                  <w:marRight w:val="0"/>
                                  <w:marTop w:val="0"/>
                                  <w:marBottom w:val="0"/>
                                  <w:divBdr>
                                    <w:top w:val="none" w:sz="0" w:space="0" w:color="auto"/>
                                    <w:left w:val="none" w:sz="0" w:space="0" w:color="auto"/>
                                    <w:bottom w:val="none" w:sz="0" w:space="0" w:color="auto"/>
                                    <w:right w:val="none" w:sz="0" w:space="0" w:color="auto"/>
                                  </w:divBdr>
                                </w:div>
                                <w:div w:id="603153868">
                                  <w:marLeft w:val="0"/>
                                  <w:marRight w:val="0"/>
                                  <w:marTop w:val="0"/>
                                  <w:marBottom w:val="0"/>
                                  <w:divBdr>
                                    <w:top w:val="none" w:sz="0" w:space="0" w:color="auto"/>
                                    <w:left w:val="none" w:sz="0" w:space="0" w:color="auto"/>
                                    <w:bottom w:val="none" w:sz="0" w:space="0" w:color="auto"/>
                                    <w:right w:val="none" w:sz="0" w:space="0" w:color="auto"/>
                                  </w:divBdr>
                                </w:div>
                                <w:div w:id="1762068813">
                                  <w:marLeft w:val="0"/>
                                  <w:marRight w:val="0"/>
                                  <w:marTop w:val="0"/>
                                  <w:marBottom w:val="0"/>
                                  <w:divBdr>
                                    <w:top w:val="none" w:sz="0" w:space="0" w:color="auto"/>
                                    <w:left w:val="none" w:sz="0" w:space="0" w:color="auto"/>
                                    <w:bottom w:val="none" w:sz="0" w:space="0" w:color="auto"/>
                                    <w:right w:val="none" w:sz="0" w:space="0" w:color="auto"/>
                                  </w:divBdr>
                                </w:div>
                                <w:div w:id="1722482848">
                                  <w:marLeft w:val="0"/>
                                  <w:marRight w:val="0"/>
                                  <w:marTop w:val="0"/>
                                  <w:marBottom w:val="0"/>
                                  <w:divBdr>
                                    <w:top w:val="none" w:sz="0" w:space="0" w:color="auto"/>
                                    <w:left w:val="none" w:sz="0" w:space="0" w:color="auto"/>
                                    <w:bottom w:val="none" w:sz="0" w:space="0" w:color="auto"/>
                                    <w:right w:val="none" w:sz="0" w:space="0" w:color="auto"/>
                                  </w:divBdr>
                                </w:div>
                                <w:div w:id="2018732158">
                                  <w:marLeft w:val="0"/>
                                  <w:marRight w:val="0"/>
                                  <w:marTop w:val="0"/>
                                  <w:marBottom w:val="0"/>
                                  <w:divBdr>
                                    <w:top w:val="none" w:sz="0" w:space="0" w:color="auto"/>
                                    <w:left w:val="none" w:sz="0" w:space="0" w:color="auto"/>
                                    <w:bottom w:val="none" w:sz="0" w:space="0" w:color="auto"/>
                                    <w:right w:val="none" w:sz="0" w:space="0" w:color="auto"/>
                                  </w:divBdr>
                                </w:div>
                                <w:div w:id="1120491354">
                                  <w:marLeft w:val="0"/>
                                  <w:marRight w:val="0"/>
                                  <w:marTop w:val="0"/>
                                  <w:marBottom w:val="0"/>
                                  <w:divBdr>
                                    <w:top w:val="none" w:sz="0" w:space="0" w:color="auto"/>
                                    <w:left w:val="none" w:sz="0" w:space="0" w:color="auto"/>
                                    <w:bottom w:val="none" w:sz="0" w:space="0" w:color="auto"/>
                                    <w:right w:val="none" w:sz="0" w:space="0" w:color="auto"/>
                                  </w:divBdr>
                                </w:div>
                                <w:div w:id="687298119">
                                  <w:marLeft w:val="0"/>
                                  <w:marRight w:val="0"/>
                                  <w:marTop w:val="0"/>
                                  <w:marBottom w:val="0"/>
                                  <w:divBdr>
                                    <w:top w:val="none" w:sz="0" w:space="0" w:color="auto"/>
                                    <w:left w:val="none" w:sz="0" w:space="0" w:color="auto"/>
                                    <w:bottom w:val="none" w:sz="0" w:space="0" w:color="auto"/>
                                    <w:right w:val="none" w:sz="0" w:space="0" w:color="auto"/>
                                  </w:divBdr>
                                </w:div>
                                <w:div w:id="200967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3881511">
              <w:marLeft w:val="0"/>
              <w:marRight w:val="0"/>
              <w:marTop w:val="0"/>
              <w:marBottom w:val="0"/>
              <w:divBdr>
                <w:top w:val="none" w:sz="0" w:space="0" w:color="auto"/>
                <w:left w:val="none" w:sz="0" w:space="0" w:color="auto"/>
                <w:bottom w:val="none" w:sz="0" w:space="0" w:color="auto"/>
                <w:right w:val="none" w:sz="0" w:space="0" w:color="auto"/>
              </w:divBdr>
              <w:divsChild>
                <w:div w:id="980813680">
                  <w:marLeft w:val="0"/>
                  <w:marRight w:val="0"/>
                  <w:marTop w:val="0"/>
                  <w:marBottom w:val="0"/>
                  <w:divBdr>
                    <w:top w:val="none" w:sz="0" w:space="0" w:color="auto"/>
                    <w:left w:val="none" w:sz="0" w:space="0" w:color="auto"/>
                    <w:bottom w:val="none" w:sz="0" w:space="0" w:color="auto"/>
                    <w:right w:val="none" w:sz="0" w:space="0" w:color="auto"/>
                  </w:divBdr>
                  <w:divsChild>
                    <w:div w:id="1163357643">
                      <w:marLeft w:val="0"/>
                      <w:marRight w:val="0"/>
                      <w:marTop w:val="0"/>
                      <w:marBottom w:val="0"/>
                      <w:divBdr>
                        <w:top w:val="none" w:sz="0" w:space="0" w:color="auto"/>
                        <w:left w:val="none" w:sz="0" w:space="0" w:color="auto"/>
                        <w:bottom w:val="none" w:sz="0" w:space="0" w:color="auto"/>
                        <w:right w:val="none" w:sz="0" w:space="0" w:color="auto"/>
                      </w:divBdr>
                      <w:divsChild>
                        <w:div w:id="914975463">
                          <w:marLeft w:val="0"/>
                          <w:marRight w:val="0"/>
                          <w:marTop w:val="0"/>
                          <w:marBottom w:val="0"/>
                          <w:divBdr>
                            <w:top w:val="none" w:sz="0" w:space="0" w:color="auto"/>
                            <w:left w:val="none" w:sz="0" w:space="0" w:color="auto"/>
                            <w:bottom w:val="none" w:sz="0" w:space="0" w:color="auto"/>
                            <w:right w:val="none" w:sz="0" w:space="0" w:color="auto"/>
                          </w:divBdr>
                          <w:divsChild>
                            <w:div w:id="1451164407">
                              <w:marLeft w:val="0"/>
                              <w:marRight w:val="0"/>
                              <w:marTop w:val="0"/>
                              <w:marBottom w:val="0"/>
                              <w:divBdr>
                                <w:top w:val="none" w:sz="0" w:space="0" w:color="auto"/>
                                <w:left w:val="none" w:sz="0" w:space="0" w:color="auto"/>
                                <w:bottom w:val="none" w:sz="0" w:space="0" w:color="auto"/>
                                <w:right w:val="none" w:sz="0" w:space="0" w:color="auto"/>
                              </w:divBdr>
                              <w:divsChild>
                                <w:div w:id="558518274">
                                  <w:marLeft w:val="0"/>
                                  <w:marRight w:val="0"/>
                                  <w:marTop w:val="0"/>
                                  <w:marBottom w:val="0"/>
                                  <w:divBdr>
                                    <w:top w:val="none" w:sz="0" w:space="0" w:color="auto"/>
                                    <w:left w:val="none" w:sz="0" w:space="0" w:color="auto"/>
                                    <w:bottom w:val="none" w:sz="0" w:space="0" w:color="auto"/>
                                    <w:right w:val="none" w:sz="0" w:space="0" w:color="auto"/>
                                  </w:divBdr>
                                </w:div>
                                <w:div w:id="52968948">
                                  <w:marLeft w:val="0"/>
                                  <w:marRight w:val="0"/>
                                  <w:marTop w:val="0"/>
                                  <w:marBottom w:val="0"/>
                                  <w:divBdr>
                                    <w:top w:val="none" w:sz="0" w:space="0" w:color="auto"/>
                                    <w:left w:val="none" w:sz="0" w:space="0" w:color="auto"/>
                                    <w:bottom w:val="none" w:sz="0" w:space="0" w:color="auto"/>
                                    <w:right w:val="none" w:sz="0" w:space="0" w:color="auto"/>
                                  </w:divBdr>
                                </w:div>
                                <w:div w:id="1460687486">
                                  <w:marLeft w:val="0"/>
                                  <w:marRight w:val="0"/>
                                  <w:marTop w:val="0"/>
                                  <w:marBottom w:val="0"/>
                                  <w:divBdr>
                                    <w:top w:val="none" w:sz="0" w:space="0" w:color="auto"/>
                                    <w:left w:val="none" w:sz="0" w:space="0" w:color="auto"/>
                                    <w:bottom w:val="none" w:sz="0" w:space="0" w:color="auto"/>
                                    <w:right w:val="none" w:sz="0" w:space="0" w:color="auto"/>
                                  </w:divBdr>
                                </w:div>
                                <w:div w:id="1311010224">
                                  <w:marLeft w:val="0"/>
                                  <w:marRight w:val="0"/>
                                  <w:marTop w:val="0"/>
                                  <w:marBottom w:val="0"/>
                                  <w:divBdr>
                                    <w:top w:val="none" w:sz="0" w:space="0" w:color="auto"/>
                                    <w:left w:val="none" w:sz="0" w:space="0" w:color="auto"/>
                                    <w:bottom w:val="none" w:sz="0" w:space="0" w:color="auto"/>
                                    <w:right w:val="none" w:sz="0" w:space="0" w:color="auto"/>
                                  </w:divBdr>
                                </w:div>
                                <w:div w:id="505021793">
                                  <w:marLeft w:val="0"/>
                                  <w:marRight w:val="0"/>
                                  <w:marTop w:val="0"/>
                                  <w:marBottom w:val="0"/>
                                  <w:divBdr>
                                    <w:top w:val="none" w:sz="0" w:space="0" w:color="auto"/>
                                    <w:left w:val="none" w:sz="0" w:space="0" w:color="auto"/>
                                    <w:bottom w:val="none" w:sz="0" w:space="0" w:color="auto"/>
                                    <w:right w:val="none" w:sz="0" w:space="0" w:color="auto"/>
                                  </w:divBdr>
                                </w:div>
                                <w:div w:id="18852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526207">
              <w:marLeft w:val="0"/>
              <w:marRight w:val="0"/>
              <w:marTop w:val="0"/>
              <w:marBottom w:val="0"/>
              <w:divBdr>
                <w:top w:val="none" w:sz="0" w:space="0" w:color="auto"/>
                <w:left w:val="none" w:sz="0" w:space="0" w:color="auto"/>
                <w:bottom w:val="none" w:sz="0" w:space="0" w:color="auto"/>
                <w:right w:val="none" w:sz="0" w:space="0" w:color="auto"/>
              </w:divBdr>
              <w:divsChild>
                <w:div w:id="1656185320">
                  <w:marLeft w:val="0"/>
                  <w:marRight w:val="0"/>
                  <w:marTop w:val="0"/>
                  <w:marBottom w:val="0"/>
                  <w:divBdr>
                    <w:top w:val="none" w:sz="0" w:space="0" w:color="auto"/>
                    <w:left w:val="none" w:sz="0" w:space="0" w:color="auto"/>
                    <w:bottom w:val="none" w:sz="0" w:space="0" w:color="auto"/>
                    <w:right w:val="none" w:sz="0" w:space="0" w:color="auto"/>
                  </w:divBdr>
                  <w:divsChild>
                    <w:div w:id="901866135">
                      <w:marLeft w:val="0"/>
                      <w:marRight w:val="0"/>
                      <w:marTop w:val="0"/>
                      <w:marBottom w:val="0"/>
                      <w:divBdr>
                        <w:top w:val="none" w:sz="0" w:space="0" w:color="auto"/>
                        <w:left w:val="none" w:sz="0" w:space="0" w:color="auto"/>
                        <w:bottom w:val="none" w:sz="0" w:space="0" w:color="auto"/>
                        <w:right w:val="none" w:sz="0" w:space="0" w:color="auto"/>
                      </w:divBdr>
                      <w:divsChild>
                        <w:div w:id="2058124505">
                          <w:marLeft w:val="0"/>
                          <w:marRight w:val="0"/>
                          <w:marTop w:val="0"/>
                          <w:marBottom w:val="0"/>
                          <w:divBdr>
                            <w:top w:val="none" w:sz="0" w:space="0" w:color="auto"/>
                            <w:left w:val="none" w:sz="0" w:space="0" w:color="auto"/>
                            <w:bottom w:val="none" w:sz="0" w:space="0" w:color="auto"/>
                            <w:right w:val="none" w:sz="0" w:space="0" w:color="auto"/>
                          </w:divBdr>
                          <w:divsChild>
                            <w:div w:id="742030194">
                              <w:marLeft w:val="0"/>
                              <w:marRight w:val="0"/>
                              <w:marTop w:val="0"/>
                              <w:marBottom w:val="0"/>
                              <w:divBdr>
                                <w:top w:val="none" w:sz="0" w:space="0" w:color="auto"/>
                                <w:left w:val="none" w:sz="0" w:space="0" w:color="auto"/>
                                <w:bottom w:val="none" w:sz="0" w:space="0" w:color="auto"/>
                                <w:right w:val="none" w:sz="0" w:space="0" w:color="auto"/>
                              </w:divBdr>
                              <w:divsChild>
                                <w:div w:id="1293630437">
                                  <w:marLeft w:val="0"/>
                                  <w:marRight w:val="0"/>
                                  <w:marTop w:val="0"/>
                                  <w:marBottom w:val="0"/>
                                  <w:divBdr>
                                    <w:top w:val="none" w:sz="0" w:space="0" w:color="auto"/>
                                    <w:left w:val="none" w:sz="0" w:space="0" w:color="auto"/>
                                    <w:bottom w:val="none" w:sz="0" w:space="0" w:color="auto"/>
                                    <w:right w:val="none" w:sz="0" w:space="0" w:color="auto"/>
                                  </w:divBdr>
                                </w:div>
                                <w:div w:id="1390155607">
                                  <w:marLeft w:val="0"/>
                                  <w:marRight w:val="0"/>
                                  <w:marTop w:val="0"/>
                                  <w:marBottom w:val="0"/>
                                  <w:divBdr>
                                    <w:top w:val="none" w:sz="0" w:space="0" w:color="auto"/>
                                    <w:left w:val="none" w:sz="0" w:space="0" w:color="auto"/>
                                    <w:bottom w:val="none" w:sz="0" w:space="0" w:color="auto"/>
                                    <w:right w:val="none" w:sz="0" w:space="0" w:color="auto"/>
                                  </w:divBdr>
                                </w:div>
                                <w:div w:id="1882860415">
                                  <w:marLeft w:val="0"/>
                                  <w:marRight w:val="0"/>
                                  <w:marTop w:val="0"/>
                                  <w:marBottom w:val="0"/>
                                  <w:divBdr>
                                    <w:top w:val="none" w:sz="0" w:space="0" w:color="auto"/>
                                    <w:left w:val="none" w:sz="0" w:space="0" w:color="auto"/>
                                    <w:bottom w:val="none" w:sz="0" w:space="0" w:color="auto"/>
                                    <w:right w:val="none" w:sz="0" w:space="0" w:color="auto"/>
                                  </w:divBdr>
                                </w:div>
                                <w:div w:id="81306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879102">
              <w:marLeft w:val="0"/>
              <w:marRight w:val="0"/>
              <w:marTop w:val="0"/>
              <w:marBottom w:val="0"/>
              <w:divBdr>
                <w:top w:val="none" w:sz="0" w:space="0" w:color="auto"/>
                <w:left w:val="none" w:sz="0" w:space="0" w:color="auto"/>
                <w:bottom w:val="none" w:sz="0" w:space="0" w:color="auto"/>
                <w:right w:val="none" w:sz="0" w:space="0" w:color="auto"/>
              </w:divBdr>
              <w:divsChild>
                <w:div w:id="370036192">
                  <w:marLeft w:val="0"/>
                  <w:marRight w:val="0"/>
                  <w:marTop w:val="0"/>
                  <w:marBottom w:val="0"/>
                  <w:divBdr>
                    <w:top w:val="none" w:sz="0" w:space="0" w:color="auto"/>
                    <w:left w:val="none" w:sz="0" w:space="0" w:color="auto"/>
                    <w:bottom w:val="none" w:sz="0" w:space="0" w:color="auto"/>
                    <w:right w:val="none" w:sz="0" w:space="0" w:color="auto"/>
                  </w:divBdr>
                  <w:divsChild>
                    <w:div w:id="753865426">
                      <w:marLeft w:val="0"/>
                      <w:marRight w:val="0"/>
                      <w:marTop w:val="0"/>
                      <w:marBottom w:val="0"/>
                      <w:divBdr>
                        <w:top w:val="none" w:sz="0" w:space="0" w:color="auto"/>
                        <w:left w:val="none" w:sz="0" w:space="0" w:color="auto"/>
                        <w:bottom w:val="none" w:sz="0" w:space="0" w:color="auto"/>
                        <w:right w:val="none" w:sz="0" w:space="0" w:color="auto"/>
                      </w:divBdr>
                      <w:divsChild>
                        <w:div w:id="774905802">
                          <w:marLeft w:val="0"/>
                          <w:marRight w:val="0"/>
                          <w:marTop w:val="0"/>
                          <w:marBottom w:val="0"/>
                          <w:divBdr>
                            <w:top w:val="none" w:sz="0" w:space="0" w:color="auto"/>
                            <w:left w:val="none" w:sz="0" w:space="0" w:color="auto"/>
                            <w:bottom w:val="none" w:sz="0" w:space="0" w:color="auto"/>
                            <w:right w:val="none" w:sz="0" w:space="0" w:color="auto"/>
                          </w:divBdr>
                          <w:divsChild>
                            <w:div w:id="567109203">
                              <w:marLeft w:val="0"/>
                              <w:marRight w:val="0"/>
                              <w:marTop w:val="0"/>
                              <w:marBottom w:val="0"/>
                              <w:divBdr>
                                <w:top w:val="none" w:sz="0" w:space="0" w:color="auto"/>
                                <w:left w:val="none" w:sz="0" w:space="0" w:color="auto"/>
                                <w:bottom w:val="none" w:sz="0" w:space="0" w:color="auto"/>
                                <w:right w:val="none" w:sz="0" w:space="0" w:color="auto"/>
                              </w:divBdr>
                              <w:divsChild>
                                <w:div w:id="87502667">
                                  <w:marLeft w:val="0"/>
                                  <w:marRight w:val="0"/>
                                  <w:marTop w:val="0"/>
                                  <w:marBottom w:val="0"/>
                                  <w:divBdr>
                                    <w:top w:val="none" w:sz="0" w:space="0" w:color="auto"/>
                                    <w:left w:val="none" w:sz="0" w:space="0" w:color="auto"/>
                                    <w:bottom w:val="none" w:sz="0" w:space="0" w:color="auto"/>
                                    <w:right w:val="none" w:sz="0" w:space="0" w:color="auto"/>
                                  </w:divBdr>
                                </w:div>
                                <w:div w:id="2027632614">
                                  <w:marLeft w:val="0"/>
                                  <w:marRight w:val="0"/>
                                  <w:marTop w:val="0"/>
                                  <w:marBottom w:val="0"/>
                                  <w:divBdr>
                                    <w:top w:val="none" w:sz="0" w:space="0" w:color="auto"/>
                                    <w:left w:val="none" w:sz="0" w:space="0" w:color="auto"/>
                                    <w:bottom w:val="none" w:sz="0" w:space="0" w:color="auto"/>
                                    <w:right w:val="none" w:sz="0" w:space="0" w:color="auto"/>
                                  </w:divBdr>
                                </w:div>
                                <w:div w:id="3895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053233">
              <w:marLeft w:val="0"/>
              <w:marRight w:val="0"/>
              <w:marTop w:val="0"/>
              <w:marBottom w:val="0"/>
              <w:divBdr>
                <w:top w:val="none" w:sz="0" w:space="0" w:color="auto"/>
                <w:left w:val="none" w:sz="0" w:space="0" w:color="auto"/>
                <w:bottom w:val="none" w:sz="0" w:space="0" w:color="auto"/>
                <w:right w:val="none" w:sz="0" w:space="0" w:color="auto"/>
              </w:divBdr>
            </w:div>
            <w:div w:id="443965935">
              <w:marLeft w:val="0"/>
              <w:marRight w:val="0"/>
              <w:marTop w:val="0"/>
              <w:marBottom w:val="0"/>
              <w:divBdr>
                <w:top w:val="none" w:sz="0" w:space="0" w:color="auto"/>
                <w:left w:val="none" w:sz="0" w:space="0" w:color="auto"/>
                <w:bottom w:val="none" w:sz="0" w:space="0" w:color="auto"/>
                <w:right w:val="none" w:sz="0" w:space="0" w:color="auto"/>
              </w:divBdr>
              <w:divsChild>
                <w:div w:id="1818574006">
                  <w:marLeft w:val="0"/>
                  <w:marRight w:val="0"/>
                  <w:marTop w:val="0"/>
                  <w:marBottom w:val="0"/>
                  <w:divBdr>
                    <w:top w:val="none" w:sz="0" w:space="0" w:color="auto"/>
                    <w:left w:val="none" w:sz="0" w:space="0" w:color="auto"/>
                    <w:bottom w:val="none" w:sz="0" w:space="0" w:color="auto"/>
                    <w:right w:val="none" w:sz="0" w:space="0" w:color="auto"/>
                  </w:divBdr>
                  <w:divsChild>
                    <w:div w:id="1799256749">
                      <w:marLeft w:val="0"/>
                      <w:marRight w:val="0"/>
                      <w:marTop w:val="0"/>
                      <w:marBottom w:val="0"/>
                      <w:divBdr>
                        <w:top w:val="none" w:sz="0" w:space="0" w:color="auto"/>
                        <w:left w:val="none" w:sz="0" w:space="0" w:color="auto"/>
                        <w:bottom w:val="none" w:sz="0" w:space="0" w:color="auto"/>
                        <w:right w:val="none" w:sz="0" w:space="0" w:color="auto"/>
                      </w:divBdr>
                      <w:divsChild>
                        <w:div w:id="427115811">
                          <w:marLeft w:val="0"/>
                          <w:marRight w:val="0"/>
                          <w:marTop w:val="0"/>
                          <w:marBottom w:val="0"/>
                          <w:divBdr>
                            <w:top w:val="none" w:sz="0" w:space="0" w:color="auto"/>
                            <w:left w:val="none" w:sz="0" w:space="0" w:color="auto"/>
                            <w:bottom w:val="none" w:sz="0" w:space="0" w:color="auto"/>
                            <w:right w:val="none" w:sz="0" w:space="0" w:color="auto"/>
                          </w:divBdr>
                          <w:divsChild>
                            <w:div w:id="1428382067">
                              <w:marLeft w:val="0"/>
                              <w:marRight w:val="0"/>
                              <w:marTop w:val="0"/>
                              <w:marBottom w:val="0"/>
                              <w:divBdr>
                                <w:top w:val="none" w:sz="0" w:space="0" w:color="auto"/>
                                <w:left w:val="none" w:sz="0" w:space="0" w:color="auto"/>
                                <w:bottom w:val="none" w:sz="0" w:space="0" w:color="auto"/>
                                <w:right w:val="none" w:sz="0" w:space="0" w:color="auto"/>
                              </w:divBdr>
                              <w:divsChild>
                                <w:div w:id="1955863483">
                                  <w:marLeft w:val="0"/>
                                  <w:marRight w:val="0"/>
                                  <w:marTop w:val="0"/>
                                  <w:marBottom w:val="0"/>
                                  <w:divBdr>
                                    <w:top w:val="none" w:sz="0" w:space="0" w:color="auto"/>
                                    <w:left w:val="none" w:sz="0" w:space="0" w:color="auto"/>
                                    <w:bottom w:val="none" w:sz="0" w:space="0" w:color="auto"/>
                                    <w:right w:val="none" w:sz="0" w:space="0" w:color="auto"/>
                                  </w:divBdr>
                                </w:div>
                                <w:div w:id="1386566389">
                                  <w:marLeft w:val="0"/>
                                  <w:marRight w:val="0"/>
                                  <w:marTop w:val="0"/>
                                  <w:marBottom w:val="0"/>
                                  <w:divBdr>
                                    <w:top w:val="none" w:sz="0" w:space="0" w:color="auto"/>
                                    <w:left w:val="none" w:sz="0" w:space="0" w:color="auto"/>
                                    <w:bottom w:val="none" w:sz="0" w:space="0" w:color="auto"/>
                                    <w:right w:val="none" w:sz="0" w:space="0" w:color="auto"/>
                                  </w:divBdr>
                                </w:div>
                                <w:div w:id="294214439">
                                  <w:marLeft w:val="0"/>
                                  <w:marRight w:val="0"/>
                                  <w:marTop w:val="0"/>
                                  <w:marBottom w:val="0"/>
                                  <w:divBdr>
                                    <w:top w:val="none" w:sz="0" w:space="0" w:color="auto"/>
                                    <w:left w:val="none" w:sz="0" w:space="0" w:color="auto"/>
                                    <w:bottom w:val="none" w:sz="0" w:space="0" w:color="auto"/>
                                    <w:right w:val="none" w:sz="0" w:space="0" w:color="auto"/>
                                  </w:divBdr>
                                </w:div>
                                <w:div w:id="332222705">
                                  <w:marLeft w:val="0"/>
                                  <w:marRight w:val="0"/>
                                  <w:marTop w:val="0"/>
                                  <w:marBottom w:val="0"/>
                                  <w:divBdr>
                                    <w:top w:val="none" w:sz="0" w:space="0" w:color="auto"/>
                                    <w:left w:val="none" w:sz="0" w:space="0" w:color="auto"/>
                                    <w:bottom w:val="none" w:sz="0" w:space="0" w:color="auto"/>
                                    <w:right w:val="none" w:sz="0" w:space="0" w:color="auto"/>
                                  </w:divBdr>
                                </w:div>
                                <w:div w:id="1153254701">
                                  <w:marLeft w:val="0"/>
                                  <w:marRight w:val="0"/>
                                  <w:marTop w:val="0"/>
                                  <w:marBottom w:val="0"/>
                                  <w:divBdr>
                                    <w:top w:val="none" w:sz="0" w:space="0" w:color="auto"/>
                                    <w:left w:val="none" w:sz="0" w:space="0" w:color="auto"/>
                                    <w:bottom w:val="none" w:sz="0" w:space="0" w:color="auto"/>
                                    <w:right w:val="none" w:sz="0" w:space="0" w:color="auto"/>
                                  </w:divBdr>
                                </w:div>
                                <w:div w:id="1641301453">
                                  <w:marLeft w:val="0"/>
                                  <w:marRight w:val="0"/>
                                  <w:marTop w:val="0"/>
                                  <w:marBottom w:val="0"/>
                                  <w:divBdr>
                                    <w:top w:val="none" w:sz="0" w:space="0" w:color="auto"/>
                                    <w:left w:val="none" w:sz="0" w:space="0" w:color="auto"/>
                                    <w:bottom w:val="none" w:sz="0" w:space="0" w:color="auto"/>
                                    <w:right w:val="none" w:sz="0" w:space="0" w:color="auto"/>
                                  </w:divBdr>
                                </w:div>
                                <w:div w:id="1759784692">
                                  <w:marLeft w:val="0"/>
                                  <w:marRight w:val="0"/>
                                  <w:marTop w:val="0"/>
                                  <w:marBottom w:val="0"/>
                                  <w:divBdr>
                                    <w:top w:val="none" w:sz="0" w:space="0" w:color="auto"/>
                                    <w:left w:val="none" w:sz="0" w:space="0" w:color="auto"/>
                                    <w:bottom w:val="none" w:sz="0" w:space="0" w:color="auto"/>
                                    <w:right w:val="none" w:sz="0" w:space="0" w:color="auto"/>
                                  </w:divBdr>
                                </w:div>
                                <w:div w:id="1453668526">
                                  <w:marLeft w:val="0"/>
                                  <w:marRight w:val="0"/>
                                  <w:marTop w:val="0"/>
                                  <w:marBottom w:val="0"/>
                                  <w:divBdr>
                                    <w:top w:val="none" w:sz="0" w:space="0" w:color="auto"/>
                                    <w:left w:val="none" w:sz="0" w:space="0" w:color="auto"/>
                                    <w:bottom w:val="none" w:sz="0" w:space="0" w:color="auto"/>
                                    <w:right w:val="none" w:sz="0" w:space="0" w:color="auto"/>
                                  </w:divBdr>
                                </w:div>
                                <w:div w:id="125665120">
                                  <w:marLeft w:val="0"/>
                                  <w:marRight w:val="0"/>
                                  <w:marTop w:val="0"/>
                                  <w:marBottom w:val="0"/>
                                  <w:divBdr>
                                    <w:top w:val="none" w:sz="0" w:space="0" w:color="auto"/>
                                    <w:left w:val="none" w:sz="0" w:space="0" w:color="auto"/>
                                    <w:bottom w:val="none" w:sz="0" w:space="0" w:color="auto"/>
                                    <w:right w:val="none" w:sz="0" w:space="0" w:color="auto"/>
                                  </w:divBdr>
                                </w:div>
                                <w:div w:id="587428866">
                                  <w:marLeft w:val="0"/>
                                  <w:marRight w:val="0"/>
                                  <w:marTop w:val="0"/>
                                  <w:marBottom w:val="0"/>
                                  <w:divBdr>
                                    <w:top w:val="none" w:sz="0" w:space="0" w:color="auto"/>
                                    <w:left w:val="none" w:sz="0" w:space="0" w:color="auto"/>
                                    <w:bottom w:val="none" w:sz="0" w:space="0" w:color="auto"/>
                                    <w:right w:val="none" w:sz="0" w:space="0" w:color="auto"/>
                                  </w:divBdr>
                                </w:div>
                                <w:div w:id="405494346">
                                  <w:marLeft w:val="0"/>
                                  <w:marRight w:val="0"/>
                                  <w:marTop w:val="0"/>
                                  <w:marBottom w:val="0"/>
                                  <w:divBdr>
                                    <w:top w:val="none" w:sz="0" w:space="0" w:color="auto"/>
                                    <w:left w:val="none" w:sz="0" w:space="0" w:color="auto"/>
                                    <w:bottom w:val="none" w:sz="0" w:space="0" w:color="auto"/>
                                    <w:right w:val="none" w:sz="0" w:space="0" w:color="auto"/>
                                  </w:divBdr>
                                </w:div>
                                <w:div w:id="1939562361">
                                  <w:marLeft w:val="0"/>
                                  <w:marRight w:val="0"/>
                                  <w:marTop w:val="0"/>
                                  <w:marBottom w:val="0"/>
                                  <w:divBdr>
                                    <w:top w:val="none" w:sz="0" w:space="0" w:color="auto"/>
                                    <w:left w:val="none" w:sz="0" w:space="0" w:color="auto"/>
                                    <w:bottom w:val="none" w:sz="0" w:space="0" w:color="auto"/>
                                    <w:right w:val="none" w:sz="0" w:space="0" w:color="auto"/>
                                  </w:divBdr>
                                </w:div>
                                <w:div w:id="1090010743">
                                  <w:marLeft w:val="0"/>
                                  <w:marRight w:val="0"/>
                                  <w:marTop w:val="0"/>
                                  <w:marBottom w:val="0"/>
                                  <w:divBdr>
                                    <w:top w:val="none" w:sz="0" w:space="0" w:color="auto"/>
                                    <w:left w:val="none" w:sz="0" w:space="0" w:color="auto"/>
                                    <w:bottom w:val="none" w:sz="0" w:space="0" w:color="auto"/>
                                    <w:right w:val="none" w:sz="0" w:space="0" w:color="auto"/>
                                  </w:divBdr>
                                </w:div>
                                <w:div w:id="2106071912">
                                  <w:marLeft w:val="0"/>
                                  <w:marRight w:val="0"/>
                                  <w:marTop w:val="0"/>
                                  <w:marBottom w:val="0"/>
                                  <w:divBdr>
                                    <w:top w:val="none" w:sz="0" w:space="0" w:color="auto"/>
                                    <w:left w:val="none" w:sz="0" w:space="0" w:color="auto"/>
                                    <w:bottom w:val="none" w:sz="0" w:space="0" w:color="auto"/>
                                    <w:right w:val="none" w:sz="0" w:space="0" w:color="auto"/>
                                  </w:divBdr>
                                </w:div>
                                <w:div w:id="1654484778">
                                  <w:marLeft w:val="0"/>
                                  <w:marRight w:val="0"/>
                                  <w:marTop w:val="0"/>
                                  <w:marBottom w:val="0"/>
                                  <w:divBdr>
                                    <w:top w:val="none" w:sz="0" w:space="0" w:color="auto"/>
                                    <w:left w:val="none" w:sz="0" w:space="0" w:color="auto"/>
                                    <w:bottom w:val="none" w:sz="0" w:space="0" w:color="auto"/>
                                    <w:right w:val="none" w:sz="0" w:space="0" w:color="auto"/>
                                  </w:divBdr>
                                </w:div>
                                <w:div w:id="1450390522">
                                  <w:marLeft w:val="0"/>
                                  <w:marRight w:val="0"/>
                                  <w:marTop w:val="0"/>
                                  <w:marBottom w:val="0"/>
                                  <w:divBdr>
                                    <w:top w:val="none" w:sz="0" w:space="0" w:color="auto"/>
                                    <w:left w:val="none" w:sz="0" w:space="0" w:color="auto"/>
                                    <w:bottom w:val="none" w:sz="0" w:space="0" w:color="auto"/>
                                    <w:right w:val="none" w:sz="0" w:space="0" w:color="auto"/>
                                  </w:divBdr>
                                </w:div>
                                <w:div w:id="440880177">
                                  <w:marLeft w:val="0"/>
                                  <w:marRight w:val="0"/>
                                  <w:marTop w:val="0"/>
                                  <w:marBottom w:val="0"/>
                                  <w:divBdr>
                                    <w:top w:val="none" w:sz="0" w:space="0" w:color="auto"/>
                                    <w:left w:val="none" w:sz="0" w:space="0" w:color="auto"/>
                                    <w:bottom w:val="none" w:sz="0" w:space="0" w:color="auto"/>
                                    <w:right w:val="none" w:sz="0" w:space="0" w:color="auto"/>
                                  </w:divBdr>
                                </w:div>
                                <w:div w:id="184288305">
                                  <w:marLeft w:val="0"/>
                                  <w:marRight w:val="0"/>
                                  <w:marTop w:val="0"/>
                                  <w:marBottom w:val="0"/>
                                  <w:divBdr>
                                    <w:top w:val="none" w:sz="0" w:space="0" w:color="auto"/>
                                    <w:left w:val="none" w:sz="0" w:space="0" w:color="auto"/>
                                    <w:bottom w:val="none" w:sz="0" w:space="0" w:color="auto"/>
                                    <w:right w:val="none" w:sz="0" w:space="0" w:color="auto"/>
                                  </w:divBdr>
                                </w:div>
                                <w:div w:id="1604259698">
                                  <w:marLeft w:val="0"/>
                                  <w:marRight w:val="0"/>
                                  <w:marTop w:val="0"/>
                                  <w:marBottom w:val="0"/>
                                  <w:divBdr>
                                    <w:top w:val="none" w:sz="0" w:space="0" w:color="auto"/>
                                    <w:left w:val="none" w:sz="0" w:space="0" w:color="auto"/>
                                    <w:bottom w:val="none" w:sz="0" w:space="0" w:color="auto"/>
                                    <w:right w:val="none" w:sz="0" w:space="0" w:color="auto"/>
                                  </w:divBdr>
                                </w:div>
                                <w:div w:id="255212951">
                                  <w:marLeft w:val="0"/>
                                  <w:marRight w:val="0"/>
                                  <w:marTop w:val="0"/>
                                  <w:marBottom w:val="0"/>
                                  <w:divBdr>
                                    <w:top w:val="none" w:sz="0" w:space="0" w:color="auto"/>
                                    <w:left w:val="none" w:sz="0" w:space="0" w:color="auto"/>
                                    <w:bottom w:val="none" w:sz="0" w:space="0" w:color="auto"/>
                                    <w:right w:val="none" w:sz="0" w:space="0" w:color="auto"/>
                                  </w:divBdr>
                                </w:div>
                                <w:div w:id="1658992620">
                                  <w:marLeft w:val="0"/>
                                  <w:marRight w:val="0"/>
                                  <w:marTop w:val="0"/>
                                  <w:marBottom w:val="0"/>
                                  <w:divBdr>
                                    <w:top w:val="none" w:sz="0" w:space="0" w:color="auto"/>
                                    <w:left w:val="none" w:sz="0" w:space="0" w:color="auto"/>
                                    <w:bottom w:val="none" w:sz="0" w:space="0" w:color="auto"/>
                                    <w:right w:val="none" w:sz="0" w:space="0" w:color="auto"/>
                                  </w:divBdr>
                                </w:div>
                                <w:div w:id="1877615911">
                                  <w:marLeft w:val="0"/>
                                  <w:marRight w:val="0"/>
                                  <w:marTop w:val="0"/>
                                  <w:marBottom w:val="0"/>
                                  <w:divBdr>
                                    <w:top w:val="none" w:sz="0" w:space="0" w:color="auto"/>
                                    <w:left w:val="none" w:sz="0" w:space="0" w:color="auto"/>
                                    <w:bottom w:val="none" w:sz="0" w:space="0" w:color="auto"/>
                                    <w:right w:val="none" w:sz="0" w:space="0" w:color="auto"/>
                                  </w:divBdr>
                                </w:div>
                                <w:div w:id="1671909779">
                                  <w:marLeft w:val="0"/>
                                  <w:marRight w:val="0"/>
                                  <w:marTop w:val="0"/>
                                  <w:marBottom w:val="0"/>
                                  <w:divBdr>
                                    <w:top w:val="none" w:sz="0" w:space="0" w:color="auto"/>
                                    <w:left w:val="none" w:sz="0" w:space="0" w:color="auto"/>
                                    <w:bottom w:val="none" w:sz="0" w:space="0" w:color="auto"/>
                                    <w:right w:val="none" w:sz="0" w:space="0" w:color="auto"/>
                                  </w:divBdr>
                                </w:div>
                                <w:div w:id="628780220">
                                  <w:marLeft w:val="0"/>
                                  <w:marRight w:val="0"/>
                                  <w:marTop w:val="0"/>
                                  <w:marBottom w:val="0"/>
                                  <w:divBdr>
                                    <w:top w:val="none" w:sz="0" w:space="0" w:color="auto"/>
                                    <w:left w:val="none" w:sz="0" w:space="0" w:color="auto"/>
                                    <w:bottom w:val="none" w:sz="0" w:space="0" w:color="auto"/>
                                    <w:right w:val="none" w:sz="0" w:space="0" w:color="auto"/>
                                  </w:divBdr>
                                </w:div>
                                <w:div w:id="284699613">
                                  <w:marLeft w:val="0"/>
                                  <w:marRight w:val="0"/>
                                  <w:marTop w:val="0"/>
                                  <w:marBottom w:val="0"/>
                                  <w:divBdr>
                                    <w:top w:val="none" w:sz="0" w:space="0" w:color="auto"/>
                                    <w:left w:val="none" w:sz="0" w:space="0" w:color="auto"/>
                                    <w:bottom w:val="none" w:sz="0" w:space="0" w:color="auto"/>
                                    <w:right w:val="none" w:sz="0" w:space="0" w:color="auto"/>
                                  </w:divBdr>
                                </w:div>
                                <w:div w:id="1350328277">
                                  <w:marLeft w:val="0"/>
                                  <w:marRight w:val="0"/>
                                  <w:marTop w:val="0"/>
                                  <w:marBottom w:val="0"/>
                                  <w:divBdr>
                                    <w:top w:val="none" w:sz="0" w:space="0" w:color="auto"/>
                                    <w:left w:val="none" w:sz="0" w:space="0" w:color="auto"/>
                                    <w:bottom w:val="none" w:sz="0" w:space="0" w:color="auto"/>
                                    <w:right w:val="none" w:sz="0" w:space="0" w:color="auto"/>
                                  </w:divBdr>
                                </w:div>
                                <w:div w:id="358094301">
                                  <w:marLeft w:val="0"/>
                                  <w:marRight w:val="0"/>
                                  <w:marTop w:val="0"/>
                                  <w:marBottom w:val="0"/>
                                  <w:divBdr>
                                    <w:top w:val="none" w:sz="0" w:space="0" w:color="auto"/>
                                    <w:left w:val="none" w:sz="0" w:space="0" w:color="auto"/>
                                    <w:bottom w:val="none" w:sz="0" w:space="0" w:color="auto"/>
                                    <w:right w:val="none" w:sz="0" w:space="0" w:color="auto"/>
                                  </w:divBdr>
                                </w:div>
                                <w:div w:id="1560287496">
                                  <w:marLeft w:val="0"/>
                                  <w:marRight w:val="0"/>
                                  <w:marTop w:val="0"/>
                                  <w:marBottom w:val="0"/>
                                  <w:divBdr>
                                    <w:top w:val="none" w:sz="0" w:space="0" w:color="auto"/>
                                    <w:left w:val="none" w:sz="0" w:space="0" w:color="auto"/>
                                    <w:bottom w:val="none" w:sz="0" w:space="0" w:color="auto"/>
                                    <w:right w:val="none" w:sz="0" w:space="0" w:color="auto"/>
                                  </w:divBdr>
                                </w:div>
                                <w:div w:id="1322586106">
                                  <w:marLeft w:val="0"/>
                                  <w:marRight w:val="0"/>
                                  <w:marTop w:val="0"/>
                                  <w:marBottom w:val="0"/>
                                  <w:divBdr>
                                    <w:top w:val="none" w:sz="0" w:space="0" w:color="auto"/>
                                    <w:left w:val="none" w:sz="0" w:space="0" w:color="auto"/>
                                    <w:bottom w:val="none" w:sz="0" w:space="0" w:color="auto"/>
                                    <w:right w:val="none" w:sz="0" w:space="0" w:color="auto"/>
                                  </w:divBdr>
                                </w:div>
                                <w:div w:id="2066097344">
                                  <w:marLeft w:val="0"/>
                                  <w:marRight w:val="0"/>
                                  <w:marTop w:val="0"/>
                                  <w:marBottom w:val="0"/>
                                  <w:divBdr>
                                    <w:top w:val="none" w:sz="0" w:space="0" w:color="auto"/>
                                    <w:left w:val="none" w:sz="0" w:space="0" w:color="auto"/>
                                    <w:bottom w:val="none" w:sz="0" w:space="0" w:color="auto"/>
                                    <w:right w:val="none" w:sz="0" w:space="0" w:color="auto"/>
                                  </w:divBdr>
                                </w:div>
                                <w:div w:id="1734506909">
                                  <w:marLeft w:val="0"/>
                                  <w:marRight w:val="0"/>
                                  <w:marTop w:val="0"/>
                                  <w:marBottom w:val="0"/>
                                  <w:divBdr>
                                    <w:top w:val="none" w:sz="0" w:space="0" w:color="auto"/>
                                    <w:left w:val="none" w:sz="0" w:space="0" w:color="auto"/>
                                    <w:bottom w:val="none" w:sz="0" w:space="0" w:color="auto"/>
                                    <w:right w:val="none" w:sz="0" w:space="0" w:color="auto"/>
                                  </w:divBdr>
                                </w:div>
                                <w:div w:id="933712552">
                                  <w:marLeft w:val="0"/>
                                  <w:marRight w:val="0"/>
                                  <w:marTop w:val="0"/>
                                  <w:marBottom w:val="0"/>
                                  <w:divBdr>
                                    <w:top w:val="none" w:sz="0" w:space="0" w:color="auto"/>
                                    <w:left w:val="none" w:sz="0" w:space="0" w:color="auto"/>
                                    <w:bottom w:val="none" w:sz="0" w:space="0" w:color="auto"/>
                                    <w:right w:val="none" w:sz="0" w:space="0" w:color="auto"/>
                                  </w:divBdr>
                                </w:div>
                                <w:div w:id="183397615">
                                  <w:marLeft w:val="0"/>
                                  <w:marRight w:val="0"/>
                                  <w:marTop w:val="0"/>
                                  <w:marBottom w:val="0"/>
                                  <w:divBdr>
                                    <w:top w:val="none" w:sz="0" w:space="0" w:color="auto"/>
                                    <w:left w:val="none" w:sz="0" w:space="0" w:color="auto"/>
                                    <w:bottom w:val="none" w:sz="0" w:space="0" w:color="auto"/>
                                    <w:right w:val="none" w:sz="0" w:space="0" w:color="auto"/>
                                  </w:divBdr>
                                </w:div>
                                <w:div w:id="695614650">
                                  <w:marLeft w:val="0"/>
                                  <w:marRight w:val="0"/>
                                  <w:marTop w:val="0"/>
                                  <w:marBottom w:val="0"/>
                                  <w:divBdr>
                                    <w:top w:val="none" w:sz="0" w:space="0" w:color="auto"/>
                                    <w:left w:val="none" w:sz="0" w:space="0" w:color="auto"/>
                                    <w:bottom w:val="none" w:sz="0" w:space="0" w:color="auto"/>
                                    <w:right w:val="none" w:sz="0" w:space="0" w:color="auto"/>
                                  </w:divBdr>
                                </w:div>
                                <w:div w:id="1418408103">
                                  <w:marLeft w:val="0"/>
                                  <w:marRight w:val="0"/>
                                  <w:marTop w:val="0"/>
                                  <w:marBottom w:val="0"/>
                                  <w:divBdr>
                                    <w:top w:val="none" w:sz="0" w:space="0" w:color="auto"/>
                                    <w:left w:val="none" w:sz="0" w:space="0" w:color="auto"/>
                                    <w:bottom w:val="none" w:sz="0" w:space="0" w:color="auto"/>
                                    <w:right w:val="none" w:sz="0" w:space="0" w:color="auto"/>
                                  </w:divBdr>
                                </w:div>
                                <w:div w:id="323897180">
                                  <w:marLeft w:val="0"/>
                                  <w:marRight w:val="0"/>
                                  <w:marTop w:val="0"/>
                                  <w:marBottom w:val="0"/>
                                  <w:divBdr>
                                    <w:top w:val="none" w:sz="0" w:space="0" w:color="auto"/>
                                    <w:left w:val="none" w:sz="0" w:space="0" w:color="auto"/>
                                    <w:bottom w:val="none" w:sz="0" w:space="0" w:color="auto"/>
                                    <w:right w:val="none" w:sz="0" w:space="0" w:color="auto"/>
                                  </w:divBdr>
                                </w:div>
                                <w:div w:id="983195010">
                                  <w:marLeft w:val="0"/>
                                  <w:marRight w:val="0"/>
                                  <w:marTop w:val="0"/>
                                  <w:marBottom w:val="0"/>
                                  <w:divBdr>
                                    <w:top w:val="none" w:sz="0" w:space="0" w:color="auto"/>
                                    <w:left w:val="none" w:sz="0" w:space="0" w:color="auto"/>
                                    <w:bottom w:val="none" w:sz="0" w:space="0" w:color="auto"/>
                                    <w:right w:val="none" w:sz="0" w:space="0" w:color="auto"/>
                                  </w:divBdr>
                                </w:div>
                                <w:div w:id="1659192813">
                                  <w:marLeft w:val="0"/>
                                  <w:marRight w:val="0"/>
                                  <w:marTop w:val="0"/>
                                  <w:marBottom w:val="0"/>
                                  <w:divBdr>
                                    <w:top w:val="none" w:sz="0" w:space="0" w:color="auto"/>
                                    <w:left w:val="none" w:sz="0" w:space="0" w:color="auto"/>
                                    <w:bottom w:val="none" w:sz="0" w:space="0" w:color="auto"/>
                                    <w:right w:val="none" w:sz="0" w:space="0" w:color="auto"/>
                                  </w:divBdr>
                                </w:div>
                                <w:div w:id="103365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681648">
              <w:marLeft w:val="0"/>
              <w:marRight w:val="0"/>
              <w:marTop w:val="0"/>
              <w:marBottom w:val="0"/>
              <w:divBdr>
                <w:top w:val="none" w:sz="0" w:space="0" w:color="auto"/>
                <w:left w:val="none" w:sz="0" w:space="0" w:color="auto"/>
                <w:bottom w:val="none" w:sz="0" w:space="0" w:color="auto"/>
                <w:right w:val="none" w:sz="0" w:space="0" w:color="auto"/>
              </w:divBdr>
              <w:divsChild>
                <w:div w:id="1756316525">
                  <w:marLeft w:val="0"/>
                  <w:marRight w:val="0"/>
                  <w:marTop w:val="0"/>
                  <w:marBottom w:val="0"/>
                  <w:divBdr>
                    <w:top w:val="none" w:sz="0" w:space="0" w:color="auto"/>
                    <w:left w:val="none" w:sz="0" w:space="0" w:color="auto"/>
                    <w:bottom w:val="none" w:sz="0" w:space="0" w:color="auto"/>
                    <w:right w:val="none" w:sz="0" w:space="0" w:color="auto"/>
                  </w:divBdr>
                  <w:divsChild>
                    <w:div w:id="694892921">
                      <w:marLeft w:val="0"/>
                      <w:marRight w:val="0"/>
                      <w:marTop w:val="0"/>
                      <w:marBottom w:val="0"/>
                      <w:divBdr>
                        <w:top w:val="none" w:sz="0" w:space="0" w:color="auto"/>
                        <w:left w:val="none" w:sz="0" w:space="0" w:color="auto"/>
                        <w:bottom w:val="none" w:sz="0" w:space="0" w:color="auto"/>
                        <w:right w:val="none" w:sz="0" w:space="0" w:color="auto"/>
                      </w:divBdr>
                      <w:divsChild>
                        <w:div w:id="841165501">
                          <w:marLeft w:val="0"/>
                          <w:marRight w:val="0"/>
                          <w:marTop w:val="0"/>
                          <w:marBottom w:val="0"/>
                          <w:divBdr>
                            <w:top w:val="none" w:sz="0" w:space="0" w:color="auto"/>
                            <w:left w:val="none" w:sz="0" w:space="0" w:color="auto"/>
                            <w:bottom w:val="none" w:sz="0" w:space="0" w:color="auto"/>
                            <w:right w:val="none" w:sz="0" w:space="0" w:color="auto"/>
                          </w:divBdr>
                          <w:divsChild>
                            <w:div w:id="1293169862">
                              <w:marLeft w:val="0"/>
                              <w:marRight w:val="0"/>
                              <w:marTop w:val="0"/>
                              <w:marBottom w:val="0"/>
                              <w:divBdr>
                                <w:top w:val="none" w:sz="0" w:space="0" w:color="auto"/>
                                <w:left w:val="none" w:sz="0" w:space="0" w:color="auto"/>
                                <w:bottom w:val="none" w:sz="0" w:space="0" w:color="auto"/>
                                <w:right w:val="none" w:sz="0" w:space="0" w:color="auto"/>
                              </w:divBdr>
                              <w:divsChild>
                                <w:div w:id="810636665">
                                  <w:marLeft w:val="0"/>
                                  <w:marRight w:val="0"/>
                                  <w:marTop w:val="0"/>
                                  <w:marBottom w:val="0"/>
                                  <w:divBdr>
                                    <w:top w:val="none" w:sz="0" w:space="0" w:color="auto"/>
                                    <w:left w:val="none" w:sz="0" w:space="0" w:color="auto"/>
                                    <w:bottom w:val="none" w:sz="0" w:space="0" w:color="auto"/>
                                    <w:right w:val="none" w:sz="0" w:space="0" w:color="auto"/>
                                  </w:divBdr>
                                </w:div>
                                <w:div w:id="559634165">
                                  <w:marLeft w:val="0"/>
                                  <w:marRight w:val="0"/>
                                  <w:marTop w:val="0"/>
                                  <w:marBottom w:val="0"/>
                                  <w:divBdr>
                                    <w:top w:val="none" w:sz="0" w:space="0" w:color="auto"/>
                                    <w:left w:val="none" w:sz="0" w:space="0" w:color="auto"/>
                                    <w:bottom w:val="none" w:sz="0" w:space="0" w:color="auto"/>
                                    <w:right w:val="none" w:sz="0" w:space="0" w:color="auto"/>
                                  </w:divBdr>
                                </w:div>
                                <w:div w:id="386489075">
                                  <w:marLeft w:val="0"/>
                                  <w:marRight w:val="0"/>
                                  <w:marTop w:val="0"/>
                                  <w:marBottom w:val="0"/>
                                  <w:divBdr>
                                    <w:top w:val="none" w:sz="0" w:space="0" w:color="auto"/>
                                    <w:left w:val="none" w:sz="0" w:space="0" w:color="auto"/>
                                    <w:bottom w:val="none" w:sz="0" w:space="0" w:color="auto"/>
                                    <w:right w:val="none" w:sz="0" w:space="0" w:color="auto"/>
                                  </w:divBdr>
                                </w:div>
                                <w:div w:id="1241017133">
                                  <w:marLeft w:val="0"/>
                                  <w:marRight w:val="0"/>
                                  <w:marTop w:val="0"/>
                                  <w:marBottom w:val="0"/>
                                  <w:divBdr>
                                    <w:top w:val="none" w:sz="0" w:space="0" w:color="auto"/>
                                    <w:left w:val="none" w:sz="0" w:space="0" w:color="auto"/>
                                    <w:bottom w:val="none" w:sz="0" w:space="0" w:color="auto"/>
                                    <w:right w:val="none" w:sz="0" w:space="0" w:color="auto"/>
                                  </w:divBdr>
                                </w:div>
                                <w:div w:id="1060136397">
                                  <w:marLeft w:val="0"/>
                                  <w:marRight w:val="0"/>
                                  <w:marTop w:val="0"/>
                                  <w:marBottom w:val="0"/>
                                  <w:divBdr>
                                    <w:top w:val="none" w:sz="0" w:space="0" w:color="auto"/>
                                    <w:left w:val="none" w:sz="0" w:space="0" w:color="auto"/>
                                    <w:bottom w:val="none" w:sz="0" w:space="0" w:color="auto"/>
                                    <w:right w:val="none" w:sz="0" w:space="0" w:color="auto"/>
                                  </w:divBdr>
                                </w:div>
                                <w:div w:id="487525026">
                                  <w:marLeft w:val="0"/>
                                  <w:marRight w:val="0"/>
                                  <w:marTop w:val="0"/>
                                  <w:marBottom w:val="0"/>
                                  <w:divBdr>
                                    <w:top w:val="none" w:sz="0" w:space="0" w:color="auto"/>
                                    <w:left w:val="none" w:sz="0" w:space="0" w:color="auto"/>
                                    <w:bottom w:val="none" w:sz="0" w:space="0" w:color="auto"/>
                                    <w:right w:val="none" w:sz="0" w:space="0" w:color="auto"/>
                                  </w:divBdr>
                                </w:div>
                                <w:div w:id="1730689462">
                                  <w:marLeft w:val="0"/>
                                  <w:marRight w:val="0"/>
                                  <w:marTop w:val="0"/>
                                  <w:marBottom w:val="0"/>
                                  <w:divBdr>
                                    <w:top w:val="none" w:sz="0" w:space="0" w:color="auto"/>
                                    <w:left w:val="none" w:sz="0" w:space="0" w:color="auto"/>
                                    <w:bottom w:val="none" w:sz="0" w:space="0" w:color="auto"/>
                                    <w:right w:val="none" w:sz="0" w:space="0" w:color="auto"/>
                                  </w:divBdr>
                                </w:div>
                                <w:div w:id="337852495">
                                  <w:marLeft w:val="0"/>
                                  <w:marRight w:val="0"/>
                                  <w:marTop w:val="0"/>
                                  <w:marBottom w:val="0"/>
                                  <w:divBdr>
                                    <w:top w:val="none" w:sz="0" w:space="0" w:color="auto"/>
                                    <w:left w:val="none" w:sz="0" w:space="0" w:color="auto"/>
                                    <w:bottom w:val="none" w:sz="0" w:space="0" w:color="auto"/>
                                    <w:right w:val="none" w:sz="0" w:space="0" w:color="auto"/>
                                  </w:divBdr>
                                </w:div>
                                <w:div w:id="1115827964">
                                  <w:marLeft w:val="0"/>
                                  <w:marRight w:val="0"/>
                                  <w:marTop w:val="0"/>
                                  <w:marBottom w:val="0"/>
                                  <w:divBdr>
                                    <w:top w:val="none" w:sz="0" w:space="0" w:color="auto"/>
                                    <w:left w:val="none" w:sz="0" w:space="0" w:color="auto"/>
                                    <w:bottom w:val="none" w:sz="0" w:space="0" w:color="auto"/>
                                    <w:right w:val="none" w:sz="0" w:space="0" w:color="auto"/>
                                  </w:divBdr>
                                </w:div>
                                <w:div w:id="250088240">
                                  <w:marLeft w:val="0"/>
                                  <w:marRight w:val="0"/>
                                  <w:marTop w:val="0"/>
                                  <w:marBottom w:val="0"/>
                                  <w:divBdr>
                                    <w:top w:val="none" w:sz="0" w:space="0" w:color="auto"/>
                                    <w:left w:val="none" w:sz="0" w:space="0" w:color="auto"/>
                                    <w:bottom w:val="none" w:sz="0" w:space="0" w:color="auto"/>
                                    <w:right w:val="none" w:sz="0" w:space="0" w:color="auto"/>
                                  </w:divBdr>
                                </w:div>
                                <w:div w:id="1124730561">
                                  <w:marLeft w:val="0"/>
                                  <w:marRight w:val="0"/>
                                  <w:marTop w:val="0"/>
                                  <w:marBottom w:val="0"/>
                                  <w:divBdr>
                                    <w:top w:val="none" w:sz="0" w:space="0" w:color="auto"/>
                                    <w:left w:val="none" w:sz="0" w:space="0" w:color="auto"/>
                                    <w:bottom w:val="none" w:sz="0" w:space="0" w:color="auto"/>
                                    <w:right w:val="none" w:sz="0" w:space="0" w:color="auto"/>
                                  </w:divBdr>
                                </w:div>
                                <w:div w:id="324206661">
                                  <w:marLeft w:val="0"/>
                                  <w:marRight w:val="0"/>
                                  <w:marTop w:val="0"/>
                                  <w:marBottom w:val="0"/>
                                  <w:divBdr>
                                    <w:top w:val="none" w:sz="0" w:space="0" w:color="auto"/>
                                    <w:left w:val="none" w:sz="0" w:space="0" w:color="auto"/>
                                    <w:bottom w:val="none" w:sz="0" w:space="0" w:color="auto"/>
                                    <w:right w:val="none" w:sz="0" w:space="0" w:color="auto"/>
                                  </w:divBdr>
                                </w:div>
                                <w:div w:id="1369137090">
                                  <w:marLeft w:val="0"/>
                                  <w:marRight w:val="0"/>
                                  <w:marTop w:val="0"/>
                                  <w:marBottom w:val="0"/>
                                  <w:divBdr>
                                    <w:top w:val="none" w:sz="0" w:space="0" w:color="auto"/>
                                    <w:left w:val="none" w:sz="0" w:space="0" w:color="auto"/>
                                    <w:bottom w:val="none" w:sz="0" w:space="0" w:color="auto"/>
                                    <w:right w:val="none" w:sz="0" w:space="0" w:color="auto"/>
                                  </w:divBdr>
                                </w:div>
                                <w:div w:id="1054964880">
                                  <w:marLeft w:val="0"/>
                                  <w:marRight w:val="0"/>
                                  <w:marTop w:val="0"/>
                                  <w:marBottom w:val="0"/>
                                  <w:divBdr>
                                    <w:top w:val="none" w:sz="0" w:space="0" w:color="auto"/>
                                    <w:left w:val="none" w:sz="0" w:space="0" w:color="auto"/>
                                    <w:bottom w:val="none" w:sz="0" w:space="0" w:color="auto"/>
                                    <w:right w:val="none" w:sz="0" w:space="0" w:color="auto"/>
                                  </w:divBdr>
                                </w:div>
                                <w:div w:id="1041981353">
                                  <w:marLeft w:val="0"/>
                                  <w:marRight w:val="0"/>
                                  <w:marTop w:val="0"/>
                                  <w:marBottom w:val="0"/>
                                  <w:divBdr>
                                    <w:top w:val="none" w:sz="0" w:space="0" w:color="auto"/>
                                    <w:left w:val="none" w:sz="0" w:space="0" w:color="auto"/>
                                    <w:bottom w:val="none" w:sz="0" w:space="0" w:color="auto"/>
                                    <w:right w:val="none" w:sz="0" w:space="0" w:color="auto"/>
                                  </w:divBdr>
                                </w:div>
                                <w:div w:id="1777213317">
                                  <w:marLeft w:val="0"/>
                                  <w:marRight w:val="0"/>
                                  <w:marTop w:val="0"/>
                                  <w:marBottom w:val="0"/>
                                  <w:divBdr>
                                    <w:top w:val="none" w:sz="0" w:space="0" w:color="auto"/>
                                    <w:left w:val="none" w:sz="0" w:space="0" w:color="auto"/>
                                    <w:bottom w:val="none" w:sz="0" w:space="0" w:color="auto"/>
                                    <w:right w:val="none" w:sz="0" w:space="0" w:color="auto"/>
                                  </w:divBdr>
                                </w:div>
                                <w:div w:id="1067535304">
                                  <w:marLeft w:val="0"/>
                                  <w:marRight w:val="0"/>
                                  <w:marTop w:val="0"/>
                                  <w:marBottom w:val="0"/>
                                  <w:divBdr>
                                    <w:top w:val="none" w:sz="0" w:space="0" w:color="auto"/>
                                    <w:left w:val="none" w:sz="0" w:space="0" w:color="auto"/>
                                    <w:bottom w:val="none" w:sz="0" w:space="0" w:color="auto"/>
                                    <w:right w:val="none" w:sz="0" w:space="0" w:color="auto"/>
                                  </w:divBdr>
                                </w:div>
                                <w:div w:id="1659840664">
                                  <w:marLeft w:val="0"/>
                                  <w:marRight w:val="0"/>
                                  <w:marTop w:val="0"/>
                                  <w:marBottom w:val="0"/>
                                  <w:divBdr>
                                    <w:top w:val="none" w:sz="0" w:space="0" w:color="auto"/>
                                    <w:left w:val="none" w:sz="0" w:space="0" w:color="auto"/>
                                    <w:bottom w:val="none" w:sz="0" w:space="0" w:color="auto"/>
                                    <w:right w:val="none" w:sz="0" w:space="0" w:color="auto"/>
                                  </w:divBdr>
                                </w:div>
                                <w:div w:id="1391152390">
                                  <w:marLeft w:val="0"/>
                                  <w:marRight w:val="0"/>
                                  <w:marTop w:val="0"/>
                                  <w:marBottom w:val="0"/>
                                  <w:divBdr>
                                    <w:top w:val="none" w:sz="0" w:space="0" w:color="auto"/>
                                    <w:left w:val="none" w:sz="0" w:space="0" w:color="auto"/>
                                    <w:bottom w:val="none" w:sz="0" w:space="0" w:color="auto"/>
                                    <w:right w:val="none" w:sz="0" w:space="0" w:color="auto"/>
                                  </w:divBdr>
                                </w:div>
                                <w:div w:id="97064197">
                                  <w:marLeft w:val="0"/>
                                  <w:marRight w:val="0"/>
                                  <w:marTop w:val="0"/>
                                  <w:marBottom w:val="0"/>
                                  <w:divBdr>
                                    <w:top w:val="none" w:sz="0" w:space="0" w:color="auto"/>
                                    <w:left w:val="none" w:sz="0" w:space="0" w:color="auto"/>
                                    <w:bottom w:val="none" w:sz="0" w:space="0" w:color="auto"/>
                                    <w:right w:val="none" w:sz="0" w:space="0" w:color="auto"/>
                                  </w:divBdr>
                                </w:div>
                                <w:div w:id="1625117090">
                                  <w:marLeft w:val="0"/>
                                  <w:marRight w:val="0"/>
                                  <w:marTop w:val="0"/>
                                  <w:marBottom w:val="0"/>
                                  <w:divBdr>
                                    <w:top w:val="none" w:sz="0" w:space="0" w:color="auto"/>
                                    <w:left w:val="none" w:sz="0" w:space="0" w:color="auto"/>
                                    <w:bottom w:val="none" w:sz="0" w:space="0" w:color="auto"/>
                                    <w:right w:val="none" w:sz="0" w:space="0" w:color="auto"/>
                                  </w:divBdr>
                                </w:div>
                                <w:div w:id="1491411542">
                                  <w:marLeft w:val="0"/>
                                  <w:marRight w:val="0"/>
                                  <w:marTop w:val="0"/>
                                  <w:marBottom w:val="0"/>
                                  <w:divBdr>
                                    <w:top w:val="none" w:sz="0" w:space="0" w:color="auto"/>
                                    <w:left w:val="none" w:sz="0" w:space="0" w:color="auto"/>
                                    <w:bottom w:val="none" w:sz="0" w:space="0" w:color="auto"/>
                                    <w:right w:val="none" w:sz="0" w:space="0" w:color="auto"/>
                                  </w:divBdr>
                                </w:div>
                                <w:div w:id="1383627679">
                                  <w:marLeft w:val="0"/>
                                  <w:marRight w:val="0"/>
                                  <w:marTop w:val="0"/>
                                  <w:marBottom w:val="0"/>
                                  <w:divBdr>
                                    <w:top w:val="none" w:sz="0" w:space="0" w:color="auto"/>
                                    <w:left w:val="none" w:sz="0" w:space="0" w:color="auto"/>
                                    <w:bottom w:val="none" w:sz="0" w:space="0" w:color="auto"/>
                                    <w:right w:val="none" w:sz="0" w:space="0" w:color="auto"/>
                                  </w:divBdr>
                                </w:div>
                                <w:div w:id="971978960">
                                  <w:marLeft w:val="0"/>
                                  <w:marRight w:val="0"/>
                                  <w:marTop w:val="0"/>
                                  <w:marBottom w:val="0"/>
                                  <w:divBdr>
                                    <w:top w:val="none" w:sz="0" w:space="0" w:color="auto"/>
                                    <w:left w:val="none" w:sz="0" w:space="0" w:color="auto"/>
                                    <w:bottom w:val="none" w:sz="0" w:space="0" w:color="auto"/>
                                    <w:right w:val="none" w:sz="0" w:space="0" w:color="auto"/>
                                  </w:divBdr>
                                </w:div>
                                <w:div w:id="334189586">
                                  <w:marLeft w:val="0"/>
                                  <w:marRight w:val="0"/>
                                  <w:marTop w:val="0"/>
                                  <w:marBottom w:val="0"/>
                                  <w:divBdr>
                                    <w:top w:val="none" w:sz="0" w:space="0" w:color="auto"/>
                                    <w:left w:val="none" w:sz="0" w:space="0" w:color="auto"/>
                                    <w:bottom w:val="none" w:sz="0" w:space="0" w:color="auto"/>
                                    <w:right w:val="none" w:sz="0" w:space="0" w:color="auto"/>
                                  </w:divBdr>
                                </w:div>
                                <w:div w:id="1570924427">
                                  <w:marLeft w:val="0"/>
                                  <w:marRight w:val="0"/>
                                  <w:marTop w:val="0"/>
                                  <w:marBottom w:val="0"/>
                                  <w:divBdr>
                                    <w:top w:val="none" w:sz="0" w:space="0" w:color="auto"/>
                                    <w:left w:val="none" w:sz="0" w:space="0" w:color="auto"/>
                                    <w:bottom w:val="none" w:sz="0" w:space="0" w:color="auto"/>
                                    <w:right w:val="none" w:sz="0" w:space="0" w:color="auto"/>
                                  </w:divBdr>
                                </w:div>
                                <w:div w:id="185114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1442">
              <w:marLeft w:val="0"/>
              <w:marRight w:val="0"/>
              <w:marTop w:val="0"/>
              <w:marBottom w:val="0"/>
              <w:divBdr>
                <w:top w:val="none" w:sz="0" w:space="0" w:color="auto"/>
                <w:left w:val="none" w:sz="0" w:space="0" w:color="auto"/>
                <w:bottom w:val="none" w:sz="0" w:space="0" w:color="auto"/>
                <w:right w:val="none" w:sz="0" w:space="0" w:color="auto"/>
              </w:divBdr>
              <w:divsChild>
                <w:div w:id="1706322894">
                  <w:marLeft w:val="0"/>
                  <w:marRight w:val="0"/>
                  <w:marTop w:val="0"/>
                  <w:marBottom w:val="0"/>
                  <w:divBdr>
                    <w:top w:val="none" w:sz="0" w:space="0" w:color="auto"/>
                    <w:left w:val="none" w:sz="0" w:space="0" w:color="auto"/>
                    <w:bottom w:val="none" w:sz="0" w:space="0" w:color="auto"/>
                    <w:right w:val="none" w:sz="0" w:space="0" w:color="auto"/>
                  </w:divBdr>
                  <w:divsChild>
                    <w:div w:id="1654487048">
                      <w:marLeft w:val="0"/>
                      <w:marRight w:val="0"/>
                      <w:marTop w:val="0"/>
                      <w:marBottom w:val="0"/>
                      <w:divBdr>
                        <w:top w:val="none" w:sz="0" w:space="0" w:color="auto"/>
                        <w:left w:val="none" w:sz="0" w:space="0" w:color="auto"/>
                        <w:bottom w:val="none" w:sz="0" w:space="0" w:color="auto"/>
                        <w:right w:val="none" w:sz="0" w:space="0" w:color="auto"/>
                      </w:divBdr>
                      <w:divsChild>
                        <w:div w:id="1790784315">
                          <w:marLeft w:val="0"/>
                          <w:marRight w:val="0"/>
                          <w:marTop w:val="0"/>
                          <w:marBottom w:val="0"/>
                          <w:divBdr>
                            <w:top w:val="none" w:sz="0" w:space="0" w:color="auto"/>
                            <w:left w:val="none" w:sz="0" w:space="0" w:color="auto"/>
                            <w:bottom w:val="none" w:sz="0" w:space="0" w:color="auto"/>
                            <w:right w:val="none" w:sz="0" w:space="0" w:color="auto"/>
                          </w:divBdr>
                          <w:divsChild>
                            <w:div w:id="675307049">
                              <w:marLeft w:val="0"/>
                              <w:marRight w:val="0"/>
                              <w:marTop w:val="0"/>
                              <w:marBottom w:val="0"/>
                              <w:divBdr>
                                <w:top w:val="none" w:sz="0" w:space="0" w:color="auto"/>
                                <w:left w:val="none" w:sz="0" w:space="0" w:color="auto"/>
                                <w:bottom w:val="none" w:sz="0" w:space="0" w:color="auto"/>
                                <w:right w:val="none" w:sz="0" w:space="0" w:color="auto"/>
                              </w:divBdr>
                              <w:divsChild>
                                <w:div w:id="1047945963">
                                  <w:marLeft w:val="0"/>
                                  <w:marRight w:val="0"/>
                                  <w:marTop w:val="0"/>
                                  <w:marBottom w:val="0"/>
                                  <w:divBdr>
                                    <w:top w:val="none" w:sz="0" w:space="0" w:color="auto"/>
                                    <w:left w:val="none" w:sz="0" w:space="0" w:color="auto"/>
                                    <w:bottom w:val="none" w:sz="0" w:space="0" w:color="auto"/>
                                    <w:right w:val="none" w:sz="0" w:space="0" w:color="auto"/>
                                  </w:divBdr>
                                </w:div>
                                <w:div w:id="108091337">
                                  <w:marLeft w:val="0"/>
                                  <w:marRight w:val="0"/>
                                  <w:marTop w:val="0"/>
                                  <w:marBottom w:val="0"/>
                                  <w:divBdr>
                                    <w:top w:val="none" w:sz="0" w:space="0" w:color="auto"/>
                                    <w:left w:val="none" w:sz="0" w:space="0" w:color="auto"/>
                                    <w:bottom w:val="none" w:sz="0" w:space="0" w:color="auto"/>
                                    <w:right w:val="none" w:sz="0" w:space="0" w:color="auto"/>
                                  </w:divBdr>
                                </w:div>
                                <w:div w:id="1480344222">
                                  <w:marLeft w:val="0"/>
                                  <w:marRight w:val="0"/>
                                  <w:marTop w:val="0"/>
                                  <w:marBottom w:val="0"/>
                                  <w:divBdr>
                                    <w:top w:val="none" w:sz="0" w:space="0" w:color="auto"/>
                                    <w:left w:val="none" w:sz="0" w:space="0" w:color="auto"/>
                                    <w:bottom w:val="none" w:sz="0" w:space="0" w:color="auto"/>
                                    <w:right w:val="none" w:sz="0" w:space="0" w:color="auto"/>
                                  </w:divBdr>
                                </w:div>
                                <w:div w:id="997346163">
                                  <w:marLeft w:val="0"/>
                                  <w:marRight w:val="0"/>
                                  <w:marTop w:val="0"/>
                                  <w:marBottom w:val="0"/>
                                  <w:divBdr>
                                    <w:top w:val="none" w:sz="0" w:space="0" w:color="auto"/>
                                    <w:left w:val="none" w:sz="0" w:space="0" w:color="auto"/>
                                    <w:bottom w:val="none" w:sz="0" w:space="0" w:color="auto"/>
                                    <w:right w:val="none" w:sz="0" w:space="0" w:color="auto"/>
                                  </w:divBdr>
                                </w:div>
                                <w:div w:id="104693683">
                                  <w:marLeft w:val="0"/>
                                  <w:marRight w:val="0"/>
                                  <w:marTop w:val="0"/>
                                  <w:marBottom w:val="0"/>
                                  <w:divBdr>
                                    <w:top w:val="none" w:sz="0" w:space="0" w:color="auto"/>
                                    <w:left w:val="none" w:sz="0" w:space="0" w:color="auto"/>
                                    <w:bottom w:val="none" w:sz="0" w:space="0" w:color="auto"/>
                                    <w:right w:val="none" w:sz="0" w:space="0" w:color="auto"/>
                                  </w:divBdr>
                                </w:div>
                                <w:div w:id="433478899">
                                  <w:marLeft w:val="0"/>
                                  <w:marRight w:val="0"/>
                                  <w:marTop w:val="0"/>
                                  <w:marBottom w:val="0"/>
                                  <w:divBdr>
                                    <w:top w:val="none" w:sz="0" w:space="0" w:color="auto"/>
                                    <w:left w:val="none" w:sz="0" w:space="0" w:color="auto"/>
                                    <w:bottom w:val="none" w:sz="0" w:space="0" w:color="auto"/>
                                    <w:right w:val="none" w:sz="0" w:space="0" w:color="auto"/>
                                  </w:divBdr>
                                </w:div>
                                <w:div w:id="49773880">
                                  <w:marLeft w:val="0"/>
                                  <w:marRight w:val="0"/>
                                  <w:marTop w:val="0"/>
                                  <w:marBottom w:val="0"/>
                                  <w:divBdr>
                                    <w:top w:val="none" w:sz="0" w:space="0" w:color="auto"/>
                                    <w:left w:val="none" w:sz="0" w:space="0" w:color="auto"/>
                                    <w:bottom w:val="none" w:sz="0" w:space="0" w:color="auto"/>
                                    <w:right w:val="none" w:sz="0" w:space="0" w:color="auto"/>
                                  </w:divBdr>
                                </w:div>
                                <w:div w:id="1738285750">
                                  <w:marLeft w:val="0"/>
                                  <w:marRight w:val="0"/>
                                  <w:marTop w:val="0"/>
                                  <w:marBottom w:val="0"/>
                                  <w:divBdr>
                                    <w:top w:val="none" w:sz="0" w:space="0" w:color="auto"/>
                                    <w:left w:val="none" w:sz="0" w:space="0" w:color="auto"/>
                                    <w:bottom w:val="none" w:sz="0" w:space="0" w:color="auto"/>
                                    <w:right w:val="none" w:sz="0" w:space="0" w:color="auto"/>
                                  </w:divBdr>
                                </w:div>
                                <w:div w:id="705789250">
                                  <w:marLeft w:val="0"/>
                                  <w:marRight w:val="0"/>
                                  <w:marTop w:val="0"/>
                                  <w:marBottom w:val="0"/>
                                  <w:divBdr>
                                    <w:top w:val="none" w:sz="0" w:space="0" w:color="auto"/>
                                    <w:left w:val="none" w:sz="0" w:space="0" w:color="auto"/>
                                    <w:bottom w:val="none" w:sz="0" w:space="0" w:color="auto"/>
                                    <w:right w:val="none" w:sz="0" w:space="0" w:color="auto"/>
                                  </w:divBdr>
                                </w:div>
                                <w:div w:id="1741445659">
                                  <w:marLeft w:val="0"/>
                                  <w:marRight w:val="0"/>
                                  <w:marTop w:val="0"/>
                                  <w:marBottom w:val="0"/>
                                  <w:divBdr>
                                    <w:top w:val="none" w:sz="0" w:space="0" w:color="auto"/>
                                    <w:left w:val="none" w:sz="0" w:space="0" w:color="auto"/>
                                    <w:bottom w:val="none" w:sz="0" w:space="0" w:color="auto"/>
                                    <w:right w:val="none" w:sz="0" w:space="0" w:color="auto"/>
                                  </w:divBdr>
                                </w:div>
                                <w:div w:id="1558475331">
                                  <w:marLeft w:val="0"/>
                                  <w:marRight w:val="0"/>
                                  <w:marTop w:val="0"/>
                                  <w:marBottom w:val="0"/>
                                  <w:divBdr>
                                    <w:top w:val="none" w:sz="0" w:space="0" w:color="auto"/>
                                    <w:left w:val="none" w:sz="0" w:space="0" w:color="auto"/>
                                    <w:bottom w:val="none" w:sz="0" w:space="0" w:color="auto"/>
                                    <w:right w:val="none" w:sz="0" w:space="0" w:color="auto"/>
                                  </w:divBdr>
                                </w:div>
                                <w:div w:id="653339388">
                                  <w:marLeft w:val="0"/>
                                  <w:marRight w:val="0"/>
                                  <w:marTop w:val="0"/>
                                  <w:marBottom w:val="0"/>
                                  <w:divBdr>
                                    <w:top w:val="none" w:sz="0" w:space="0" w:color="auto"/>
                                    <w:left w:val="none" w:sz="0" w:space="0" w:color="auto"/>
                                    <w:bottom w:val="none" w:sz="0" w:space="0" w:color="auto"/>
                                    <w:right w:val="none" w:sz="0" w:space="0" w:color="auto"/>
                                  </w:divBdr>
                                </w:div>
                                <w:div w:id="434372869">
                                  <w:marLeft w:val="0"/>
                                  <w:marRight w:val="0"/>
                                  <w:marTop w:val="0"/>
                                  <w:marBottom w:val="0"/>
                                  <w:divBdr>
                                    <w:top w:val="none" w:sz="0" w:space="0" w:color="auto"/>
                                    <w:left w:val="none" w:sz="0" w:space="0" w:color="auto"/>
                                    <w:bottom w:val="none" w:sz="0" w:space="0" w:color="auto"/>
                                    <w:right w:val="none" w:sz="0" w:space="0" w:color="auto"/>
                                  </w:divBdr>
                                </w:div>
                                <w:div w:id="329717520">
                                  <w:marLeft w:val="0"/>
                                  <w:marRight w:val="0"/>
                                  <w:marTop w:val="0"/>
                                  <w:marBottom w:val="0"/>
                                  <w:divBdr>
                                    <w:top w:val="none" w:sz="0" w:space="0" w:color="auto"/>
                                    <w:left w:val="none" w:sz="0" w:space="0" w:color="auto"/>
                                    <w:bottom w:val="none" w:sz="0" w:space="0" w:color="auto"/>
                                    <w:right w:val="none" w:sz="0" w:space="0" w:color="auto"/>
                                  </w:divBdr>
                                </w:div>
                                <w:div w:id="1570190312">
                                  <w:marLeft w:val="0"/>
                                  <w:marRight w:val="0"/>
                                  <w:marTop w:val="0"/>
                                  <w:marBottom w:val="0"/>
                                  <w:divBdr>
                                    <w:top w:val="none" w:sz="0" w:space="0" w:color="auto"/>
                                    <w:left w:val="none" w:sz="0" w:space="0" w:color="auto"/>
                                    <w:bottom w:val="none" w:sz="0" w:space="0" w:color="auto"/>
                                    <w:right w:val="none" w:sz="0" w:space="0" w:color="auto"/>
                                  </w:divBdr>
                                </w:div>
                                <w:div w:id="174630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72808">
              <w:marLeft w:val="0"/>
              <w:marRight w:val="0"/>
              <w:marTop w:val="0"/>
              <w:marBottom w:val="0"/>
              <w:divBdr>
                <w:top w:val="none" w:sz="0" w:space="0" w:color="auto"/>
                <w:left w:val="none" w:sz="0" w:space="0" w:color="auto"/>
                <w:bottom w:val="none" w:sz="0" w:space="0" w:color="auto"/>
                <w:right w:val="none" w:sz="0" w:space="0" w:color="auto"/>
              </w:divBdr>
              <w:divsChild>
                <w:div w:id="107430106">
                  <w:marLeft w:val="0"/>
                  <w:marRight w:val="0"/>
                  <w:marTop w:val="0"/>
                  <w:marBottom w:val="0"/>
                  <w:divBdr>
                    <w:top w:val="none" w:sz="0" w:space="0" w:color="auto"/>
                    <w:left w:val="none" w:sz="0" w:space="0" w:color="auto"/>
                    <w:bottom w:val="none" w:sz="0" w:space="0" w:color="auto"/>
                    <w:right w:val="none" w:sz="0" w:space="0" w:color="auto"/>
                  </w:divBdr>
                  <w:divsChild>
                    <w:div w:id="1782452258">
                      <w:marLeft w:val="0"/>
                      <w:marRight w:val="0"/>
                      <w:marTop w:val="0"/>
                      <w:marBottom w:val="0"/>
                      <w:divBdr>
                        <w:top w:val="none" w:sz="0" w:space="0" w:color="auto"/>
                        <w:left w:val="none" w:sz="0" w:space="0" w:color="auto"/>
                        <w:bottom w:val="none" w:sz="0" w:space="0" w:color="auto"/>
                        <w:right w:val="none" w:sz="0" w:space="0" w:color="auto"/>
                      </w:divBdr>
                      <w:divsChild>
                        <w:div w:id="1783263666">
                          <w:marLeft w:val="0"/>
                          <w:marRight w:val="0"/>
                          <w:marTop w:val="0"/>
                          <w:marBottom w:val="0"/>
                          <w:divBdr>
                            <w:top w:val="none" w:sz="0" w:space="0" w:color="auto"/>
                            <w:left w:val="none" w:sz="0" w:space="0" w:color="auto"/>
                            <w:bottom w:val="none" w:sz="0" w:space="0" w:color="auto"/>
                            <w:right w:val="none" w:sz="0" w:space="0" w:color="auto"/>
                          </w:divBdr>
                          <w:divsChild>
                            <w:div w:id="2004895642">
                              <w:marLeft w:val="0"/>
                              <w:marRight w:val="0"/>
                              <w:marTop w:val="0"/>
                              <w:marBottom w:val="0"/>
                              <w:divBdr>
                                <w:top w:val="none" w:sz="0" w:space="0" w:color="auto"/>
                                <w:left w:val="none" w:sz="0" w:space="0" w:color="auto"/>
                                <w:bottom w:val="none" w:sz="0" w:space="0" w:color="auto"/>
                                <w:right w:val="none" w:sz="0" w:space="0" w:color="auto"/>
                              </w:divBdr>
                              <w:divsChild>
                                <w:div w:id="1498690279">
                                  <w:marLeft w:val="0"/>
                                  <w:marRight w:val="0"/>
                                  <w:marTop w:val="0"/>
                                  <w:marBottom w:val="0"/>
                                  <w:divBdr>
                                    <w:top w:val="none" w:sz="0" w:space="0" w:color="auto"/>
                                    <w:left w:val="none" w:sz="0" w:space="0" w:color="auto"/>
                                    <w:bottom w:val="none" w:sz="0" w:space="0" w:color="auto"/>
                                    <w:right w:val="none" w:sz="0" w:space="0" w:color="auto"/>
                                  </w:divBdr>
                                </w:div>
                                <w:div w:id="1677423397">
                                  <w:marLeft w:val="0"/>
                                  <w:marRight w:val="0"/>
                                  <w:marTop w:val="0"/>
                                  <w:marBottom w:val="0"/>
                                  <w:divBdr>
                                    <w:top w:val="none" w:sz="0" w:space="0" w:color="auto"/>
                                    <w:left w:val="none" w:sz="0" w:space="0" w:color="auto"/>
                                    <w:bottom w:val="none" w:sz="0" w:space="0" w:color="auto"/>
                                    <w:right w:val="none" w:sz="0" w:space="0" w:color="auto"/>
                                  </w:divBdr>
                                </w:div>
                                <w:div w:id="2094160044">
                                  <w:marLeft w:val="0"/>
                                  <w:marRight w:val="0"/>
                                  <w:marTop w:val="0"/>
                                  <w:marBottom w:val="0"/>
                                  <w:divBdr>
                                    <w:top w:val="none" w:sz="0" w:space="0" w:color="auto"/>
                                    <w:left w:val="none" w:sz="0" w:space="0" w:color="auto"/>
                                    <w:bottom w:val="none" w:sz="0" w:space="0" w:color="auto"/>
                                    <w:right w:val="none" w:sz="0" w:space="0" w:color="auto"/>
                                  </w:divBdr>
                                </w:div>
                                <w:div w:id="1407799419">
                                  <w:marLeft w:val="0"/>
                                  <w:marRight w:val="0"/>
                                  <w:marTop w:val="0"/>
                                  <w:marBottom w:val="0"/>
                                  <w:divBdr>
                                    <w:top w:val="none" w:sz="0" w:space="0" w:color="auto"/>
                                    <w:left w:val="none" w:sz="0" w:space="0" w:color="auto"/>
                                    <w:bottom w:val="none" w:sz="0" w:space="0" w:color="auto"/>
                                    <w:right w:val="none" w:sz="0" w:space="0" w:color="auto"/>
                                  </w:divBdr>
                                </w:div>
                                <w:div w:id="712385678">
                                  <w:marLeft w:val="0"/>
                                  <w:marRight w:val="0"/>
                                  <w:marTop w:val="0"/>
                                  <w:marBottom w:val="0"/>
                                  <w:divBdr>
                                    <w:top w:val="none" w:sz="0" w:space="0" w:color="auto"/>
                                    <w:left w:val="none" w:sz="0" w:space="0" w:color="auto"/>
                                    <w:bottom w:val="none" w:sz="0" w:space="0" w:color="auto"/>
                                    <w:right w:val="none" w:sz="0" w:space="0" w:color="auto"/>
                                  </w:divBdr>
                                </w:div>
                                <w:div w:id="1695955846">
                                  <w:marLeft w:val="0"/>
                                  <w:marRight w:val="0"/>
                                  <w:marTop w:val="0"/>
                                  <w:marBottom w:val="0"/>
                                  <w:divBdr>
                                    <w:top w:val="none" w:sz="0" w:space="0" w:color="auto"/>
                                    <w:left w:val="none" w:sz="0" w:space="0" w:color="auto"/>
                                    <w:bottom w:val="none" w:sz="0" w:space="0" w:color="auto"/>
                                    <w:right w:val="none" w:sz="0" w:space="0" w:color="auto"/>
                                  </w:divBdr>
                                </w:div>
                                <w:div w:id="781652207">
                                  <w:marLeft w:val="0"/>
                                  <w:marRight w:val="0"/>
                                  <w:marTop w:val="0"/>
                                  <w:marBottom w:val="0"/>
                                  <w:divBdr>
                                    <w:top w:val="none" w:sz="0" w:space="0" w:color="auto"/>
                                    <w:left w:val="none" w:sz="0" w:space="0" w:color="auto"/>
                                    <w:bottom w:val="none" w:sz="0" w:space="0" w:color="auto"/>
                                    <w:right w:val="none" w:sz="0" w:space="0" w:color="auto"/>
                                  </w:divBdr>
                                </w:div>
                                <w:div w:id="956836521">
                                  <w:marLeft w:val="0"/>
                                  <w:marRight w:val="0"/>
                                  <w:marTop w:val="0"/>
                                  <w:marBottom w:val="0"/>
                                  <w:divBdr>
                                    <w:top w:val="none" w:sz="0" w:space="0" w:color="auto"/>
                                    <w:left w:val="none" w:sz="0" w:space="0" w:color="auto"/>
                                    <w:bottom w:val="none" w:sz="0" w:space="0" w:color="auto"/>
                                    <w:right w:val="none" w:sz="0" w:space="0" w:color="auto"/>
                                  </w:divBdr>
                                </w:div>
                                <w:div w:id="3952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963495">
              <w:marLeft w:val="0"/>
              <w:marRight w:val="0"/>
              <w:marTop w:val="0"/>
              <w:marBottom w:val="0"/>
              <w:divBdr>
                <w:top w:val="none" w:sz="0" w:space="0" w:color="auto"/>
                <w:left w:val="none" w:sz="0" w:space="0" w:color="auto"/>
                <w:bottom w:val="none" w:sz="0" w:space="0" w:color="auto"/>
                <w:right w:val="none" w:sz="0" w:space="0" w:color="auto"/>
              </w:divBdr>
            </w:div>
            <w:div w:id="1416901715">
              <w:marLeft w:val="0"/>
              <w:marRight w:val="0"/>
              <w:marTop w:val="0"/>
              <w:marBottom w:val="0"/>
              <w:divBdr>
                <w:top w:val="none" w:sz="0" w:space="0" w:color="auto"/>
                <w:left w:val="none" w:sz="0" w:space="0" w:color="auto"/>
                <w:bottom w:val="none" w:sz="0" w:space="0" w:color="auto"/>
                <w:right w:val="none" w:sz="0" w:space="0" w:color="auto"/>
              </w:divBdr>
            </w:div>
            <w:div w:id="335545833">
              <w:marLeft w:val="0"/>
              <w:marRight w:val="0"/>
              <w:marTop w:val="0"/>
              <w:marBottom w:val="0"/>
              <w:divBdr>
                <w:top w:val="none" w:sz="0" w:space="0" w:color="auto"/>
                <w:left w:val="none" w:sz="0" w:space="0" w:color="auto"/>
                <w:bottom w:val="none" w:sz="0" w:space="0" w:color="auto"/>
                <w:right w:val="none" w:sz="0" w:space="0" w:color="auto"/>
              </w:divBdr>
              <w:divsChild>
                <w:div w:id="10954989">
                  <w:marLeft w:val="0"/>
                  <w:marRight w:val="0"/>
                  <w:marTop w:val="0"/>
                  <w:marBottom w:val="0"/>
                  <w:divBdr>
                    <w:top w:val="none" w:sz="0" w:space="0" w:color="auto"/>
                    <w:left w:val="none" w:sz="0" w:space="0" w:color="auto"/>
                    <w:bottom w:val="none" w:sz="0" w:space="0" w:color="auto"/>
                    <w:right w:val="none" w:sz="0" w:space="0" w:color="auto"/>
                  </w:divBdr>
                  <w:divsChild>
                    <w:div w:id="895777290">
                      <w:marLeft w:val="0"/>
                      <w:marRight w:val="0"/>
                      <w:marTop w:val="0"/>
                      <w:marBottom w:val="0"/>
                      <w:divBdr>
                        <w:top w:val="none" w:sz="0" w:space="0" w:color="auto"/>
                        <w:left w:val="none" w:sz="0" w:space="0" w:color="auto"/>
                        <w:bottom w:val="none" w:sz="0" w:space="0" w:color="auto"/>
                        <w:right w:val="none" w:sz="0" w:space="0" w:color="auto"/>
                      </w:divBdr>
                      <w:divsChild>
                        <w:div w:id="2029410145">
                          <w:marLeft w:val="0"/>
                          <w:marRight w:val="0"/>
                          <w:marTop w:val="0"/>
                          <w:marBottom w:val="0"/>
                          <w:divBdr>
                            <w:top w:val="none" w:sz="0" w:space="0" w:color="auto"/>
                            <w:left w:val="none" w:sz="0" w:space="0" w:color="auto"/>
                            <w:bottom w:val="none" w:sz="0" w:space="0" w:color="auto"/>
                            <w:right w:val="none" w:sz="0" w:space="0" w:color="auto"/>
                          </w:divBdr>
                          <w:divsChild>
                            <w:div w:id="817038636">
                              <w:marLeft w:val="0"/>
                              <w:marRight w:val="0"/>
                              <w:marTop w:val="0"/>
                              <w:marBottom w:val="0"/>
                              <w:divBdr>
                                <w:top w:val="none" w:sz="0" w:space="0" w:color="auto"/>
                                <w:left w:val="none" w:sz="0" w:space="0" w:color="auto"/>
                                <w:bottom w:val="none" w:sz="0" w:space="0" w:color="auto"/>
                                <w:right w:val="none" w:sz="0" w:space="0" w:color="auto"/>
                              </w:divBdr>
                              <w:divsChild>
                                <w:div w:id="8962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138259">
              <w:marLeft w:val="0"/>
              <w:marRight w:val="0"/>
              <w:marTop w:val="0"/>
              <w:marBottom w:val="0"/>
              <w:divBdr>
                <w:top w:val="none" w:sz="0" w:space="0" w:color="auto"/>
                <w:left w:val="none" w:sz="0" w:space="0" w:color="auto"/>
                <w:bottom w:val="none" w:sz="0" w:space="0" w:color="auto"/>
                <w:right w:val="none" w:sz="0" w:space="0" w:color="auto"/>
              </w:divBdr>
              <w:divsChild>
                <w:div w:id="1769353093">
                  <w:marLeft w:val="0"/>
                  <w:marRight w:val="0"/>
                  <w:marTop w:val="0"/>
                  <w:marBottom w:val="0"/>
                  <w:divBdr>
                    <w:top w:val="none" w:sz="0" w:space="0" w:color="auto"/>
                    <w:left w:val="none" w:sz="0" w:space="0" w:color="auto"/>
                    <w:bottom w:val="none" w:sz="0" w:space="0" w:color="auto"/>
                    <w:right w:val="none" w:sz="0" w:space="0" w:color="auto"/>
                  </w:divBdr>
                  <w:divsChild>
                    <w:div w:id="1823082729">
                      <w:marLeft w:val="0"/>
                      <w:marRight w:val="0"/>
                      <w:marTop w:val="0"/>
                      <w:marBottom w:val="0"/>
                      <w:divBdr>
                        <w:top w:val="none" w:sz="0" w:space="0" w:color="auto"/>
                        <w:left w:val="none" w:sz="0" w:space="0" w:color="auto"/>
                        <w:bottom w:val="none" w:sz="0" w:space="0" w:color="auto"/>
                        <w:right w:val="none" w:sz="0" w:space="0" w:color="auto"/>
                      </w:divBdr>
                      <w:divsChild>
                        <w:div w:id="1843811100">
                          <w:marLeft w:val="0"/>
                          <w:marRight w:val="0"/>
                          <w:marTop w:val="0"/>
                          <w:marBottom w:val="0"/>
                          <w:divBdr>
                            <w:top w:val="none" w:sz="0" w:space="0" w:color="auto"/>
                            <w:left w:val="none" w:sz="0" w:space="0" w:color="auto"/>
                            <w:bottom w:val="none" w:sz="0" w:space="0" w:color="auto"/>
                            <w:right w:val="none" w:sz="0" w:space="0" w:color="auto"/>
                          </w:divBdr>
                          <w:divsChild>
                            <w:div w:id="828865134">
                              <w:marLeft w:val="0"/>
                              <w:marRight w:val="0"/>
                              <w:marTop w:val="0"/>
                              <w:marBottom w:val="0"/>
                              <w:divBdr>
                                <w:top w:val="none" w:sz="0" w:space="0" w:color="auto"/>
                                <w:left w:val="none" w:sz="0" w:space="0" w:color="auto"/>
                                <w:bottom w:val="none" w:sz="0" w:space="0" w:color="auto"/>
                                <w:right w:val="none" w:sz="0" w:space="0" w:color="auto"/>
                              </w:divBdr>
                              <w:divsChild>
                                <w:div w:id="104490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6552377">
              <w:marLeft w:val="0"/>
              <w:marRight w:val="0"/>
              <w:marTop w:val="0"/>
              <w:marBottom w:val="0"/>
              <w:divBdr>
                <w:top w:val="none" w:sz="0" w:space="0" w:color="auto"/>
                <w:left w:val="none" w:sz="0" w:space="0" w:color="auto"/>
                <w:bottom w:val="none" w:sz="0" w:space="0" w:color="auto"/>
                <w:right w:val="none" w:sz="0" w:space="0" w:color="auto"/>
              </w:divBdr>
              <w:divsChild>
                <w:div w:id="257254669">
                  <w:marLeft w:val="0"/>
                  <w:marRight w:val="0"/>
                  <w:marTop w:val="0"/>
                  <w:marBottom w:val="0"/>
                  <w:divBdr>
                    <w:top w:val="none" w:sz="0" w:space="0" w:color="auto"/>
                    <w:left w:val="none" w:sz="0" w:space="0" w:color="auto"/>
                    <w:bottom w:val="none" w:sz="0" w:space="0" w:color="auto"/>
                    <w:right w:val="none" w:sz="0" w:space="0" w:color="auto"/>
                  </w:divBdr>
                  <w:divsChild>
                    <w:div w:id="1773743047">
                      <w:marLeft w:val="0"/>
                      <w:marRight w:val="0"/>
                      <w:marTop w:val="0"/>
                      <w:marBottom w:val="0"/>
                      <w:divBdr>
                        <w:top w:val="none" w:sz="0" w:space="0" w:color="auto"/>
                        <w:left w:val="none" w:sz="0" w:space="0" w:color="auto"/>
                        <w:bottom w:val="none" w:sz="0" w:space="0" w:color="auto"/>
                        <w:right w:val="none" w:sz="0" w:space="0" w:color="auto"/>
                      </w:divBdr>
                      <w:divsChild>
                        <w:div w:id="1649049588">
                          <w:marLeft w:val="0"/>
                          <w:marRight w:val="0"/>
                          <w:marTop w:val="0"/>
                          <w:marBottom w:val="0"/>
                          <w:divBdr>
                            <w:top w:val="none" w:sz="0" w:space="0" w:color="auto"/>
                            <w:left w:val="none" w:sz="0" w:space="0" w:color="auto"/>
                            <w:bottom w:val="none" w:sz="0" w:space="0" w:color="auto"/>
                            <w:right w:val="none" w:sz="0" w:space="0" w:color="auto"/>
                          </w:divBdr>
                          <w:divsChild>
                            <w:div w:id="957644271">
                              <w:marLeft w:val="0"/>
                              <w:marRight w:val="0"/>
                              <w:marTop w:val="0"/>
                              <w:marBottom w:val="0"/>
                              <w:divBdr>
                                <w:top w:val="none" w:sz="0" w:space="0" w:color="auto"/>
                                <w:left w:val="none" w:sz="0" w:space="0" w:color="auto"/>
                                <w:bottom w:val="none" w:sz="0" w:space="0" w:color="auto"/>
                                <w:right w:val="none" w:sz="0" w:space="0" w:color="auto"/>
                              </w:divBdr>
                              <w:divsChild>
                                <w:div w:id="74850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295012">
              <w:marLeft w:val="0"/>
              <w:marRight w:val="0"/>
              <w:marTop w:val="0"/>
              <w:marBottom w:val="0"/>
              <w:divBdr>
                <w:top w:val="none" w:sz="0" w:space="0" w:color="auto"/>
                <w:left w:val="none" w:sz="0" w:space="0" w:color="auto"/>
                <w:bottom w:val="none" w:sz="0" w:space="0" w:color="auto"/>
                <w:right w:val="none" w:sz="0" w:space="0" w:color="auto"/>
              </w:divBdr>
              <w:divsChild>
                <w:div w:id="35011255">
                  <w:marLeft w:val="0"/>
                  <w:marRight w:val="0"/>
                  <w:marTop w:val="0"/>
                  <w:marBottom w:val="0"/>
                  <w:divBdr>
                    <w:top w:val="none" w:sz="0" w:space="0" w:color="auto"/>
                    <w:left w:val="none" w:sz="0" w:space="0" w:color="auto"/>
                    <w:bottom w:val="none" w:sz="0" w:space="0" w:color="auto"/>
                    <w:right w:val="none" w:sz="0" w:space="0" w:color="auto"/>
                  </w:divBdr>
                </w:div>
                <w:div w:id="716122466">
                  <w:marLeft w:val="0"/>
                  <w:marRight w:val="0"/>
                  <w:marTop w:val="0"/>
                  <w:marBottom w:val="0"/>
                  <w:divBdr>
                    <w:top w:val="none" w:sz="0" w:space="0" w:color="auto"/>
                    <w:left w:val="none" w:sz="0" w:space="0" w:color="auto"/>
                    <w:bottom w:val="none" w:sz="0" w:space="0" w:color="auto"/>
                    <w:right w:val="none" w:sz="0" w:space="0" w:color="auto"/>
                  </w:divBdr>
                  <w:divsChild>
                    <w:div w:id="1413159819">
                      <w:marLeft w:val="0"/>
                      <w:marRight w:val="0"/>
                      <w:marTop w:val="0"/>
                      <w:marBottom w:val="0"/>
                      <w:divBdr>
                        <w:top w:val="none" w:sz="0" w:space="0" w:color="auto"/>
                        <w:left w:val="none" w:sz="0" w:space="0" w:color="auto"/>
                        <w:bottom w:val="none" w:sz="0" w:space="0" w:color="auto"/>
                        <w:right w:val="none" w:sz="0" w:space="0" w:color="auto"/>
                      </w:divBdr>
                      <w:divsChild>
                        <w:div w:id="865408240">
                          <w:marLeft w:val="0"/>
                          <w:marRight w:val="0"/>
                          <w:marTop w:val="0"/>
                          <w:marBottom w:val="0"/>
                          <w:divBdr>
                            <w:top w:val="none" w:sz="0" w:space="0" w:color="auto"/>
                            <w:left w:val="none" w:sz="0" w:space="0" w:color="auto"/>
                            <w:bottom w:val="none" w:sz="0" w:space="0" w:color="auto"/>
                            <w:right w:val="none" w:sz="0" w:space="0" w:color="auto"/>
                          </w:divBdr>
                          <w:divsChild>
                            <w:div w:id="1108037892">
                              <w:marLeft w:val="0"/>
                              <w:marRight w:val="0"/>
                              <w:marTop w:val="0"/>
                              <w:marBottom w:val="0"/>
                              <w:divBdr>
                                <w:top w:val="none" w:sz="0" w:space="0" w:color="auto"/>
                                <w:left w:val="none" w:sz="0" w:space="0" w:color="auto"/>
                                <w:bottom w:val="none" w:sz="0" w:space="0" w:color="auto"/>
                                <w:right w:val="none" w:sz="0" w:space="0" w:color="auto"/>
                              </w:divBdr>
                              <w:divsChild>
                                <w:div w:id="128985459">
                                  <w:marLeft w:val="0"/>
                                  <w:marRight w:val="0"/>
                                  <w:marTop w:val="0"/>
                                  <w:marBottom w:val="0"/>
                                  <w:divBdr>
                                    <w:top w:val="none" w:sz="0" w:space="0" w:color="auto"/>
                                    <w:left w:val="none" w:sz="0" w:space="0" w:color="auto"/>
                                    <w:bottom w:val="none" w:sz="0" w:space="0" w:color="auto"/>
                                    <w:right w:val="none" w:sz="0" w:space="0" w:color="auto"/>
                                  </w:divBdr>
                                </w:div>
                                <w:div w:id="893656557">
                                  <w:marLeft w:val="0"/>
                                  <w:marRight w:val="0"/>
                                  <w:marTop w:val="0"/>
                                  <w:marBottom w:val="0"/>
                                  <w:divBdr>
                                    <w:top w:val="none" w:sz="0" w:space="0" w:color="auto"/>
                                    <w:left w:val="none" w:sz="0" w:space="0" w:color="auto"/>
                                    <w:bottom w:val="none" w:sz="0" w:space="0" w:color="auto"/>
                                    <w:right w:val="none" w:sz="0" w:space="0" w:color="auto"/>
                                  </w:divBdr>
                                </w:div>
                                <w:div w:id="520701831">
                                  <w:marLeft w:val="0"/>
                                  <w:marRight w:val="0"/>
                                  <w:marTop w:val="0"/>
                                  <w:marBottom w:val="0"/>
                                  <w:divBdr>
                                    <w:top w:val="none" w:sz="0" w:space="0" w:color="auto"/>
                                    <w:left w:val="none" w:sz="0" w:space="0" w:color="auto"/>
                                    <w:bottom w:val="none" w:sz="0" w:space="0" w:color="auto"/>
                                    <w:right w:val="none" w:sz="0" w:space="0" w:color="auto"/>
                                  </w:divBdr>
                                </w:div>
                                <w:div w:id="31761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981445">
              <w:marLeft w:val="0"/>
              <w:marRight w:val="0"/>
              <w:marTop w:val="0"/>
              <w:marBottom w:val="0"/>
              <w:divBdr>
                <w:top w:val="none" w:sz="0" w:space="0" w:color="auto"/>
                <w:left w:val="none" w:sz="0" w:space="0" w:color="auto"/>
                <w:bottom w:val="none" w:sz="0" w:space="0" w:color="auto"/>
                <w:right w:val="none" w:sz="0" w:space="0" w:color="auto"/>
              </w:divBdr>
              <w:divsChild>
                <w:div w:id="2143501047">
                  <w:marLeft w:val="0"/>
                  <w:marRight w:val="0"/>
                  <w:marTop w:val="0"/>
                  <w:marBottom w:val="0"/>
                  <w:divBdr>
                    <w:top w:val="none" w:sz="0" w:space="0" w:color="auto"/>
                    <w:left w:val="none" w:sz="0" w:space="0" w:color="auto"/>
                    <w:bottom w:val="none" w:sz="0" w:space="0" w:color="auto"/>
                    <w:right w:val="none" w:sz="0" w:space="0" w:color="auto"/>
                  </w:divBdr>
                  <w:divsChild>
                    <w:div w:id="464351884">
                      <w:marLeft w:val="0"/>
                      <w:marRight w:val="0"/>
                      <w:marTop w:val="0"/>
                      <w:marBottom w:val="0"/>
                      <w:divBdr>
                        <w:top w:val="none" w:sz="0" w:space="0" w:color="auto"/>
                        <w:left w:val="none" w:sz="0" w:space="0" w:color="auto"/>
                        <w:bottom w:val="none" w:sz="0" w:space="0" w:color="auto"/>
                        <w:right w:val="none" w:sz="0" w:space="0" w:color="auto"/>
                      </w:divBdr>
                      <w:divsChild>
                        <w:div w:id="34501447">
                          <w:marLeft w:val="0"/>
                          <w:marRight w:val="0"/>
                          <w:marTop w:val="0"/>
                          <w:marBottom w:val="0"/>
                          <w:divBdr>
                            <w:top w:val="none" w:sz="0" w:space="0" w:color="auto"/>
                            <w:left w:val="none" w:sz="0" w:space="0" w:color="auto"/>
                            <w:bottom w:val="none" w:sz="0" w:space="0" w:color="auto"/>
                            <w:right w:val="none" w:sz="0" w:space="0" w:color="auto"/>
                          </w:divBdr>
                          <w:divsChild>
                            <w:div w:id="353308076">
                              <w:marLeft w:val="0"/>
                              <w:marRight w:val="0"/>
                              <w:marTop w:val="0"/>
                              <w:marBottom w:val="0"/>
                              <w:divBdr>
                                <w:top w:val="none" w:sz="0" w:space="0" w:color="auto"/>
                                <w:left w:val="none" w:sz="0" w:space="0" w:color="auto"/>
                                <w:bottom w:val="none" w:sz="0" w:space="0" w:color="auto"/>
                                <w:right w:val="none" w:sz="0" w:space="0" w:color="auto"/>
                              </w:divBdr>
                              <w:divsChild>
                                <w:div w:id="1112869582">
                                  <w:marLeft w:val="0"/>
                                  <w:marRight w:val="0"/>
                                  <w:marTop w:val="0"/>
                                  <w:marBottom w:val="0"/>
                                  <w:divBdr>
                                    <w:top w:val="none" w:sz="0" w:space="0" w:color="auto"/>
                                    <w:left w:val="none" w:sz="0" w:space="0" w:color="auto"/>
                                    <w:bottom w:val="none" w:sz="0" w:space="0" w:color="auto"/>
                                    <w:right w:val="none" w:sz="0" w:space="0" w:color="auto"/>
                                  </w:divBdr>
                                </w:div>
                                <w:div w:id="291443140">
                                  <w:marLeft w:val="0"/>
                                  <w:marRight w:val="0"/>
                                  <w:marTop w:val="0"/>
                                  <w:marBottom w:val="0"/>
                                  <w:divBdr>
                                    <w:top w:val="none" w:sz="0" w:space="0" w:color="auto"/>
                                    <w:left w:val="none" w:sz="0" w:space="0" w:color="auto"/>
                                    <w:bottom w:val="none" w:sz="0" w:space="0" w:color="auto"/>
                                    <w:right w:val="none" w:sz="0" w:space="0" w:color="auto"/>
                                  </w:divBdr>
                                </w:div>
                                <w:div w:id="512647472">
                                  <w:marLeft w:val="0"/>
                                  <w:marRight w:val="0"/>
                                  <w:marTop w:val="0"/>
                                  <w:marBottom w:val="0"/>
                                  <w:divBdr>
                                    <w:top w:val="none" w:sz="0" w:space="0" w:color="auto"/>
                                    <w:left w:val="none" w:sz="0" w:space="0" w:color="auto"/>
                                    <w:bottom w:val="none" w:sz="0" w:space="0" w:color="auto"/>
                                    <w:right w:val="none" w:sz="0" w:space="0" w:color="auto"/>
                                  </w:divBdr>
                                </w:div>
                                <w:div w:id="4326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3925555">
              <w:marLeft w:val="0"/>
              <w:marRight w:val="0"/>
              <w:marTop w:val="0"/>
              <w:marBottom w:val="0"/>
              <w:divBdr>
                <w:top w:val="none" w:sz="0" w:space="0" w:color="auto"/>
                <w:left w:val="none" w:sz="0" w:space="0" w:color="auto"/>
                <w:bottom w:val="none" w:sz="0" w:space="0" w:color="auto"/>
                <w:right w:val="none" w:sz="0" w:space="0" w:color="auto"/>
              </w:divBdr>
              <w:divsChild>
                <w:div w:id="2071539774">
                  <w:marLeft w:val="0"/>
                  <w:marRight w:val="0"/>
                  <w:marTop w:val="0"/>
                  <w:marBottom w:val="0"/>
                  <w:divBdr>
                    <w:top w:val="none" w:sz="0" w:space="0" w:color="auto"/>
                    <w:left w:val="none" w:sz="0" w:space="0" w:color="auto"/>
                    <w:bottom w:val="none" w:sz="0" w:space="0" w:color="auto"/>
                    <w:right w:val="none" w:sz="0" w:space="0" w:color="auto"/>
                  </w:divBdr>
                  <w:divsChild>
                    <w:div w:id="1924872319">
                      <w:marLeft w:val="0"/>
                      <w:marRight w:val="0"/>
                      <w:marTop w:val="0"/>
                      <w:marBottom w:val="0"/>
                      <w:divBdr>
                        <w:top w:val="none" w:sz="0" w:space="0" w:color="auto"/>
                        <w:left w:val="none" w:sz="0" w:space="0" w:color="auto"/>
                        <w:bottom w:val="none" w:sz="0" w:space="0" w:color="auto"/>
                        <w:right w:val="none" w:sz="0" w:space="0" w:color="auto"/>
                      </w:divBdr>
                      <w:divsChild>
                        <w:div w:id="222835108">
                          <w:marLeft w:val="0"/>
                          <w:marRight w:val="0"/>
                          <w:marTop w:val="0"/>
                          <w:marBottom w:val="0"/>
                          <w:divBdr>
                            <w:top w:val="none" w:sz="0" w:space="0" w:color="auto"/>
                            <w:left w:val="none" w:sz="0" w:space="0" w:color="auto"/>
                            <w:bottom w:val="none" w:sz="0" w:space="0" w:color="auto"/>
                            <w:right w:val="none" w:sz="0" w:space="0" w:color="auto"/>
                          </w:divBdr>
                          <w:divsChild>
                            <w:div w:id="1783332313">
                              <w:marLeft w:val="0"/>
                              <w:marRight w:val="0"/>
                              <w:marTop w:val="0"/>
                              <w:marBottom w:val="0"/>
                              <w:divBdr>
                                <w:top w:val="none" w:sz="0" w:space="0" w:color="auto"/>
                                <w:left w:val="none" w:sz="0" w:space="0" w:color="auto"/>
                                <w:bottom w:val="none" w:sz="0" w:space="0" w:color="auto"/>
                                <w:right w:val="none" w:sz="0" w:space="0" w:color="auto"/>
                              </w:divBdr>
                              <w:divsChild>
                                <w:div w:id="72194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498259">
              <w:marLeft w:val="0"/>
              <w:marRight w:val="0"/>
              <w:marTop w:val="0"/>
              <w:marBottom w:val="0"/>
              <w:divBdr>
                <w:top w:val="none" w:sz="0" w:space="0" w:color="auto"/>
                <w:left w:val="none" w:sz="0" w:space="0" w:color="auto"/>
                <w:bottom w:val="none" w:sz="0" w:space="0" w:color="auto"/>
                <w:right w:val="none" w:sz="0" w:space="0" w:color="auto"/>
              </w:divBdr>
            </w:div>
            <w:div w:id="1063405234">
              <w:marLeft w:val="0"/>
              <w:marRight w:val="0"/>
              <w:marTop w:val="0"/>
              <w:marBottom w:val="0"/>
              <w:divBdr>
                <w:top w:val="none" w:sz="0" w:space="0" w:color="auto"/>
                <w:left w:val="none" w:sz="0" w:space="0" w:color="auto"/>
                <w:bottom w:val="none" w:sz="0" w:space="0" w:color="auto"/>
                <w:right w:val="none" w:sz="0" w:space="0" w:color="auto"/>
              </w:divBdr>
              <w:divsChild>
                <w:div w:id="1704356279">
                  <w:marLeft w:val="0"/>
                  <w:marRight w:val="0"/>
                  <w:marTop w:val="0"/>
                  <w:marBottom w:val="0"/>
                  <w:divBdr>
                    <w:top w:val="none" w:sz="0" w:space="0" w:color="auto"/>
                    <w:left w:val="none" w:sz="0" w:space="0" w:color="auto"/>
                    <w:bottom w:val="none" w:sz="0" w:space="0" w:color="auto"/>
                    <w:right w:val="none" w:sz="0" w:space="0" w:color="auto"/>
                  </w:divBdr>
                  <w:divsChild>
                    <w:div w:id="337971050">
                      <w:marLeft w:val="0"/>
                      <w:marRight w:val="0"/>
                      <w:marTop w:val="0"/>
                      <w:marBottom w:val="0"/>
                      <w:divBdr>
                        <w:top w:val="none" w:sz="0" w:space="0" w:color="auto"/>
                        <w:left w:val="none" w:sz="0" w:space="0" w:color="auto"/>
                        <w:bottom w:val="none" w:sz="0" w:space="0" w:color="auto"/>
                        <w:right w:val="none" w:sz="0" w:space="0" w:color="auto"/>
                      </w:divBdr>
                      <w:divsChild>
                        <w:div w:id="879778072">
                          <w:marLeft w:val="0"/>
                          <w:marRight w:val="0"/>
                          <w:marTop w:val="0"/>
                          <w:marBottom w:val="0"/>
                          <w:divBdr>
                            <w:top w:val="none" w:sz="0" w:space="0" w:color="auto"/>
                            <w:left w:val="none" w:sz="0" w:space="0" w:color="auto"/>
                            <w:bottom w:val="none" w:sz="0" w:space="0" w:color="auto"/>
                            <w:right w:val="none" w:sz="0" w:space="0" w:color="auto"/>
                          </w:divBdr>
                          <w:divsChild>
                            <w:div w:id="2017490336">
                              <w:marLeft w:val="0"/>
                              <w:marRight w:val="0"/>
                              <w:marTop w:val="0"/>
                              <w:marBottom w:val="0"/>
                              <w:divBdr>
                                <w:top w:val="none" w:sz="0" w:space="0" w:color="auto"/>
                                <w:left w:val="none" w:sz="0" w:space="0" w:color="auto"/>
                                <w:bottom w:val="none" w:sz="0" w:space="0" w:color="auto"/>
                                <w:right w:val="none" w:sz="0" w:space="0" w:color="auto"/>
                              </w:divBdr>
                              <w:divsChild>
                                <w:div w:id="21217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050225">
              <w:marLeft w:val="0"/>
              <w:marRight w:val="0"/>
              <w:marTop w:val="0"/>
              <w:marBottom w:val="0"/>
              <w:divBdr>
                <w:top w:val="none" w:sz="0" w:space="0" w:color="auto"/>
                <w:left w:val="none" w:sz="0" w:space="0" w:color="auto"/>
                <w:bottom w:val="none" w:sz="0" w:space="0" w:color="auto"/>
                <w:right w:val="none" w:sz="0" w:space="0" w:color="auto"/>
              </w:divBdr>
              <w:divsChild>
                <w:div w:id="1674262733">
                  <w:marLeft w:val="0"/>
                  <w:marRight w:val="0"/>
                  <w:marTop w:val="0"/>
                  <w:marBottom w:val="0"/>
                  <w:divBdr>
                    <w:top w:val="none" w:sz="0" w:space="0" w:color="auto"/>
                    <w:left w:val="none" w:sz="0" w:space="0" w:color="auto"/>
                    <w:bottom w:val="none" w:sz="0" w:space="0" w:color="auto"/>
                    <w:right w:val="none" w:sz="0" w:space="0" w:color="auto"/>
                  </w:divBdr>
                  <w:divsChild>
                    <w:div w:id="1033573980">
                      <w:marLeft w:val="0"/>
                      <w:marRight w:val="0"/>
                      <w:marTop w:val="0"/>
                      <w:marBottom w:val="0"/>
                      <w:divBdr>
                        <w:top w:val="none" w:sz="0" w:space="0" w:color="auto"/>
                        <w:left w:val="none" w:sz="0" w:space="0" w:color="auto"/>
                        <w:bottom w:val="none" w:sz="0" w:space="0" w:color="auto"/>
                        <w:right w:val="none" w:sz="0" w:space="0" w:color="auto"/>
                      </w:divBdr>
                      <w:divsChild>
                        <w:div w:id="973214960">
                          <w:marLeft w:val="0"/>
                          <w:marRight w:val="0"/>
                          <w:marTop w:val="0"/>
                          <w:marBottom w:val="0"/>
                          <w:divBdr>
                            <w:top w:val="none" w:sz="0" w:space="0" w:color="auto"/>
                            <w:left w:val="none" w:sz="0" w:space="0" w:color="auto"/>
                            <w:bottom w:val="none" w:sz="0" w:space="0" w:color="auto"/>
                            <w:right w:val="none" w:sz="0" w:space="0" w:color="auto"/>
                          </w:divBdr>
                          <w:divsChild>
                            <w:div w:id="1008212982">
                              <w:marLeft w:val="0"/>
                              <w:marRight w:val="0"/>
                              <w:marTop w:val="0"/>
                              <w:marBottom w:val="0"/>
                              <w:divBdr>
                                <w:top w:val="none" w:sz="0" w:space="0" w:color="auto"/>
                                <w:left w:val="none" w:sz="0" w:space="0" w:color="auto"/>
                                <w:bottom w:val="none" w:sz="0" w:space="0" w:color="auto"/>
                                <w:right w:val="none" w:sz="0" w:space="0" w:color="auto"/>
                              </w:divBdr>
                              <w:divsChild>
                                <w:div w:id="103481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909508">
              <w:marLeft w:val="0"/>
              <w:marRight w:val="0"/>
              <w:marTop w:val="0"/>
              <w:marBottom w:val="0"/>
              <w:divBdr>
                <w:top w:val="none" w:sz="0" w:space="0" w:color="auto"/>
                <w:left w:val="none" w:sz="0" w:space="0" w:color="auto"/>
                <w:bottom w:val="none" w:sz="0" w:space="0" w:color="auto"/>
                <w:right w:val="none" w:sz="0" w:space="0" w:color="auto"/>
              </w:divBdr>
              <w:divsChild>
                <w:div w:id="416295063">
                  <w:marLeft w:val="0"/>
                  <w:marRight w:val="0"/>
                  <w:marTop w:val="0"/>
                  <w:marBottom w:val="0"/>
                  <w:divBdr>
                    <w:top w:val="none" w:sz="0" w:space="0" w:color="auto"/>
                    <w:left w:val="none" w:sz="0" w:space="0" w:color="auto"/>
                    <w:bottom w:val="none" w:sz="0" w:space="0" w:color="auto"/>
                    <w:right w:val="none" w:sz="0" w:space="0" w:color="auto"/>
                  </w:divBdr>
                  <w:divsChild>
                    <w:div w:id="1986083671">
                      <w:marLeft w:val="0"/>
                      <w:marRight w:val="0"/>
                      <w:marTop w:val="0"/>
                      <w:marBottom w:val="0"/>
                      <w:divBdr>
                        <w:top w:val="none" w:sz="0" w:space="0" w:color="auto"/>
                        <w:left w:val="none" w:sz="0" w:space="0" w:color="auto"/>
                        <w:bottom w:val="none" w:sz="0" w:space="0" w:color="auto"/>
                        <w:right w:val="none" w:sz="0" w:space="0" w:color="auto"/>
                      </w:divBdr>
                      <w:divsChild>
                        <w:div w:id="483283099">
                          <w:marLeft w:val="0"/>
                          <w:marRight w:val="0"/>
                          <w:marTop w:val="0"/>
                          <w:marBottom w:val="0"/>
                          <w:divBdr>
                            <w:top w:val="none" w:sz="0" w:space="0" w:color="auto"/>
                            <w:left w:val="none" w:sz="0" w:space="0" w:color="auto"/>
                            <w:bottom w:val="none" w:sz="0" w:space="0" w:color="auto"/>
                            <w:right w:val="none" w:sz="0" w:space="0" w:color="auto"/>
                          </w:divBdr>
                          <w:divsChild>
                            <w:div w:id="392899161">
                              <w:marLeft w:val="0"/>
                              <w:marRight w:val="0"/>
                              <w:marTop w:val="0"/>
                              <w:marBottom w:val="0"/>
                              <w:divBdr>
                                <w:top w:val="none" w:sz="0" w:space="0" w:color="auto"/>
                                <w:left w:val="none" w:sz="0" w:space="0" w:color="auto"/>
                                <w:bottom w:val="none" w:sz="0" w:space="0" w:color="auto"/>
                                <w:right w:val="none" w:sz="0" w:space="0" w:color="auto"/>
                              </w:divBdr>
                              <w:divsChild>
                                <w:div w:id="1113135052">
                                  <w:marLeft w:val="0"/>
                                  <w:marRight w:val="0"/>
                                  <w:marTop w:val="0"/>
                                  <w:marBottom w:val="0"/>
                                  <w:divBdr>
                                    <w:top w:val="none" w:sz="0" w:space="0" w:color="auto"/>
                                    <w:left w:val="none" w:sz="0" w:space="0" w:color="auto"/>
                                    <w:bottom w:val="none" w:sz="0" w:space="0" w:color="auto"/>
                                    <w:right w:val="none" w:sz="0" w:space="0" w:color="auto"/>
                                  </w:divBdr>
                                </w:div>
                                <w:div w:id="2031640910">
                                  <w:marLeft w:val="0"/>
                                  <w:marRight w:val="0"/>
                                  <w:marTop w:val="0"/>
                                  <w:marBottom w:val="0"/>
                                  <w:divBdr>
                                    <w:top w:val="none" w:sz="0" w:space="0" w:color="auto"/>
                                    <w:left w:val="none" w:sz="0" w:space="0" w:color="auto"/>
                                    <w:bottom w:val="none" w:sz="0" w:space="0" w:color="auto"/>
                                    <w:right w:val="none" w:sz="0" w:space="0" w:color="auto"/>
                                  </w:divBdr>
                                </w:div>
                                <w:div w:id="53211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440461">
              <w:marLeft w:val="0"/>
              <w:marRight w:val="0"/>
              <w:marTop w:val="0"/>
              <w:marBottom w:val="0"/>
              <w:divBdr>
                <w:top w:val="none" w:sz="0" w:space="0" w:color="auto"/>
                <w:left w:val="none" w:sz="0" w:space="0" w:color="auto"/>
                <w:bottom w:val="none" w:sz="0" w:space="0" w:color="auto"/>
                <w:right w:val="none" w:sz="0" w:space="0" w:color="auto"/>
              </w:divBdr>
              <w:divsChild>
                <w:div w:id="234315024">
                  <w:marLeft w:val="0"/>
                  <w:marRight w:val="0"/>
                  <w:marTop w:val="0"/>
                  <w:marBottom w:val="0"/>
                  <w:divBdr>
                    <w:top w:val="none" w:sz="0" w:space="0" w:color="auto"/>
                    <w:left w:val="none" w:sz="0" w:space="0" w:color="auto"/>
                    <w:bottom w:val="none" w:sz="0" w:space="0" w:color="auto"/>
                    <w:right w:val="none" w:sz="0" w:space="0" w:color="auto"/>
                  </w:divBdr>
                  <w:divsChild>
                    <w:div w:id="1112045520">
                      <w:marLeft w:val="0"/>
                      <w:marRight w:val="0"/>
                      <w:marTop w:val="0"/>
                      <w:marBottom w:val="0"/>
                      <w:divBdr>
                        <w:top w:val="none" w:sz="0" w:space="0" w:color="auto"/>
                        <w:left w:val="none" w:sz="0" w:space="0" w:color="auto"/>
                        <w:bottom w:val="none" w:sz="0" w:space="0" w:color="auto"/>
                        <w:right w:val="none" w:sz="0" w:space="0" w:color="auto"/>
                      </w:divBdr>
                      <w:divsChild>
                        <w:div w:id="1687175861">
                          <w:marLeft w:val="0"/>
                          <w:marRight w:val="0"/>
                          <w:marTop w:val="0"/>
                          <w:marBottom w:val="0"/>
                          <w:divBdr>
                            <w:top w:val="none" w:sz="0" w:space="0" w:color="auto"/>
                            <w:left w:val="none" w:sz="0" w:space="0" w:color="auto"/>
                            <w:bottom w:val="none" w:sz="0" w:space="0" w:color="auto"/>
                            <w:right w:val="none" w:sz="0" w:space="0" w:color="auto"/>
                          </w:divBdr>
                          <w:divsChild>
                            <w:div w:id="425732625">
                              <w:marLeft w:val="0"/>
                              <w:marRight w:val="0"/>
                              <w:marTop w:val="0"/>
                              <w:marBottom w:val="0"/>
                              <w:divBdr>
                                <w:top w:val="none" w:sz="0" w:space="0" w:color="auto"/>
                                <w:left w:val="none" w:sz="0" w:space="0" w:color="auto"/>
                                <w:bottom w:val="none" w:sz="0" w:space="0" w:color="auto"/>
                                <w:right w:val="none" w:sz="0" w:space="0" w:color="auto"/>
                              </w:divBdr>
                              <w:divsChild>
                                <w:div w:id="208255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104702">
              <w:marLeft w:val="0"/>
              <w:marRight w:val="0"/>
              <w:marTop w:val="0"/>
              <w:marBottom w:val="0"/>
              <w:divBdr>
                <w:top w:val="none" w:sz="0" w:space="0" w:color="auto"/>
                <w:left w:val="none" w:sz="0" w:space="0" w:color="auto"/>
                <w:bottom w:val="none" w:sz="0" w:space="0" w:color="auto"/>
                <w:right w:val="none" w:sz="0" w:space="0" w:color="auto"/>
              </w:divBdr>
              <w:divsChild>
                <w:div w:id="1355302334">
                  <w:marLeft w:val="0"/>
                  <w:marRight w:val="0"/>
                  <w:marTop w:val="0"/>
                  <w:marBottom w:val="0"/>
                  <w:divBdr>
                    <w:top w:val="none" w:sz="0" w:space="0" w:color="auto"/>
                    <w:left w:val="none" w:sz="0" w:space="0" w:color="auto"/>
                    <w:bottom w:val="none" w:sz="0" w:space="0" w:color="auto"/>
                    <w:right w:val="none" w:sz="0" w:space="0" w:color="auto"/>
                  </w:divBdr>
                  <w:divsChild>
                    <w:div w:id="1174497196">
                      <w:marLeft w:val="0"/>
                      <w:marRight w:val="0"/>
                      <w:marTop w:val="0"/>
                      <w:marBottom w:val="0"/>
                      <w:divBdr>
                        <w:top w:val="none" w:sz="0" w:space="0" w:color="auto"/>
                        <w:left w:val="none" w:sz="0" w:space="0" w:color="auto"/>
                        <w:bottom w:val="none" w:sz="0" w:space="0" w:color="auto"/>
                        <w:right w:val="none" w:sz="0" w:space="0" w:color="auto"/>
                      </w:divBdr>
                      <w:divsChild>
                        <w:div w:id="1179656469">
                          <w:marLeft w:val="0"/>
                          <w:marRight w:val="0"/>
                          <w:marTop w:val="0"/>
                          <w:marBottom w:val="0"/>
                          <w:divBdr>
                            <w:top w:val="none" w:sz="0" w:space="0" w:color="auto"/>
                            <w:left w:val="none" w:sz="0" w:space="0" w:color="auto"/>
                            <w:bottom w:val="none" w:sz="0" w:space="0" w:color="auto"/>
                            <w:right w:val="none" w:sz="0" w:space="0" w:color="auto"/>
                          </w:divBdr>
                          <w:divsChild>
                            <w:div w:id="443381099">
                              <w:marLeft w:val="0"/>
                              <w:marRight w:val="0"/>
                              <w:marTop w:val="0"/>
                              <w:marBottom w:val="0"/>
                              <w:divBdr>
                                <w:top w:val="none" w:sz="0" w:space="0" w:color="auto"/>
                                <w:left w:val="none" w:sz="0" w:space="0" w:color="auto"/>
                                <w:bottom w:val="none" w:sz="0" w:space="0" w:color="auto"/>
                                <w:right w:val="none" w:sz="0" w:space="0" w:color="auto"/>
                              </w:divBdr>
                              <w:divsChild>
                                <w:div w:id="109389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5434974">
              <w:marLeft w:val="0"/>
              <w:marRight w:val="0"/>
              <w:marTop w:val="0"/>
              <w:marBottom w:val="0"/>
              <w:divBdr>
                <w:top w:val="none" w:sz="0" w:space="0" w:color="auto"/>
                <w:left w:val="none" w:sz="0" w:space="0" w:color="auto"/>
                <w:bottom w:val="none" w:sz="0" w:space="0" w:color="auto"/>
                <w:right w:val="none" w:sz="0" w:space="0" w:color="auto"/>
              </w:divBdr>
            </w:div>
            <w:div w:id="10301967">
              <w:marLeft w:val="0"/>
              <w:marRight w:val="0"/>
              <w:marTop w:val="0"/>
              <w:marBottom w:val="0"/>
              <w:divBdr>
                <w:top w:val="none" w:sz="0" w:space="0" w:color="auto"/>
                <w:left w:val="none" w:sz="0" w:space="0" w:color="auto"/>
                <w:bottom w:val="none" w:sz="0" w:space="0" w:color="auto"/>
                <w:right w:val="none" w:sz="0" w:space="0" w:color="auto"/>
              </w:divBdr>
              <w:divsChild>
                <w:div w:id="1089040435">
                  <w:marLeft w:val="0"/>
                  <w:marRight w:val="0"/>
                  <w:marTop w:val="0"/>
                  <w:marBottom w:val="0"/>
                  <w:divBdr>
                    <w:top w:val="none" w:sz="0" w:space="0" w:color="auto"/>
                    <w:left w:val="none" w:sz="0" w:space="0" w:color="auto"/>
                    <w:bottom w:val="none" w:sz="0" w:space="0" w:color="auto"/>
                    <w:right w:val="none" w:sz="0" w:space="0" w:color="auto"/>
                  </w:divBdr>
                  <w:divsChild>
                    <w:div w:id="1501113619">
                      <w:marLeft w:val="0"/>
                      <w:marRight w:val="0"/>
                      <w:marTop w:val="0"/>
                      <w:marBottom w:val="0"/>
                      <w:divBdr>
                        <w:top w:val="none" w:sz="0" w:space="0" w:color="auto"/>
                        <w:left w:val="none" w:sz="0" w:space="0" w:color="auto"/>
                        <w:bottom w:val="none" w:sz="0" w:space="0" w:color="auto"/>
                        <w:right w:val="none" w:sz="0" w:space="0" w:color="auto"/>
                      </w:divBdr>
                      <w:divsChild>
                        <w:div w:id="1008487054">
                          <w:marLeft w:val="0"/>
                          <w:marRight w:val="0"/>
                          <w:marTop w:val="0"/>
                          <w:marBottom w:val="0"/>
                          <w:divBdr>
                            <w:top w:val="none" w:sz="0" w:space="0" w:color="auto"/>
                            <w:left w:val="none" w:sz="0" w:space="0" w:color="auto"/>
                            <w:bottom w:val="none" w:sz="0" w:space="0" w:color="auto"/>
                            <w:right w:val="none" w:sz="0" w:space="0" w:color="auto"/>
                          </w:divBdr>
                          <w:divsChild>
                            <w:div w:id="1475560264">
                              <w:marLeft w:val="0"/>
                              <w:marRight w:val="0"/>
                              <w:marTop w:val="0"/>
                              <w:marBottom w:val="0"/>
                              <w:divBdr>
                                <w:top w:val="none" w:sz="0" w:space="0" w:color="auto"/>
                                <w:left w:val="none" w:sz="0" w:space="0" w:color="auto"/>
                                <w:bottom w:val="none" w:sz="0" w:space="0" w:color="auto"/>
                                <w:right w:val="none" w:sz="0" w:space="0" w:color="auto"/>
                              </w:divBdr>
                              <w:divsChild>
                                <w:div w:id="13786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8455966">
              <w:marLeft w:val="0"/>
              <w:marRight w:val="0"/>
              <w:marTop w:val="0"/>
              <w:marBottom w:val="0"/>
              <w:divBdr>
                <w:top w:val="none" w:sz="0" w:space="0" w:color="auto"/>
                <w:left w:val="none" w:sz="0" w:space="0" w:color="auto"/>
                <w:bottom w:val="none" w:sz="0" w:space="0" w:color="auto"/>
                <w:right w:val="none" w:sz="0" w:space="0" w:color="auto"/>
              </w:divBdr>
              <w:divsChild>
                <w:div w:id="1783649423">
                  <w:marLeft w:val="0"/>
                  <w:marRight w:val="0"/>
                  <w:marTop w:val="0"/>
                  <w:marBottom w:val="0"/>
                  <w:divBdr>
                    <w:top w:val="none" w:sz="0" w:space="0" w:color="auto"/>
                    <w:left w:val="none" w:sz="0" w:space="0" w:color="auto"/>
                    <w:bottom w:val="none" w:sz="0" w:space="0" w:color="auto"/>
                    <w:right w:val="none" w:sz="0" w:space="0" w:color="auto"/>
                  </w:divBdr>
                  <w:divsChild>
                    <w:div w:id="743844036">
                      <w:marLeft w:val="0"/>
                      <w:marRight w:val="0"/>
                      <w:marTop w:val="0"/>
                      <w:marBottom w:val="0"/>
                      <w:divBdr>
                        <w:top w:val="none" w:sz="0" w:space="0" w:color="auto"/>
                        <w:left w:val="none" w:sz="0" w:space="0" w:color="auto"/>
                        <w:bottom w:val="none" w:sz="0" w:space="0" w:color="auto"/>
                        <w:right w:val="none" w:sz="0" w:space="0" w:color="auto"/>
                      </w:divBdr>
                      <w:divsChild>
                        <w:div w:id="830145821">
                          <w:marLeft w:val="0"/>
                          <w:marRight w:val="0"/>
                          <w:marTop w:val="0"/>
                          <w:marBottom w:val="0"/>
                          <w:divBdr>
                            <w:top w:val="none" w:sz="0" w:space="0" w:color="auto"/>
                            <w:left w:val="none" w:sz="0" w:space="0" w:color="auto"/>
                            <w:bottom w:val="none" w:sz="0" w:space="0" w:color="auto"/>
                            <w:right w:val="none" w:sz="0" w:space="0" w:color="auto"/>
                          </w:divBdr>
                          <w:divsChild>
                            <w:div w:id="837576189">
                              <w:marLeft w:val="0"/>
                              <w:marRight w:val="0"/>
                              <w:marTop w:val="0"/>
                              <w:marBottom w:val="0"/>
                              <w:divBdr>
                                <w:top w:val="none" w:sz="0" w:space="0" w:color="auto"/>
                                <w:left w:val="none" w:sz="0" w:space="0" w:color="auto"/>
                                <w:bottom w:val="none" w:sz="0" w:space="0" w:color="auto"/>
                                <w:right w:val="none" w:sz="0" w:space="0" w:color="auto"/>
                              </w:divBdr>
                              <w:divsChild>
                                <w:div w:id="12631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465952">
              <w:marLeft w:val="0"/>
              <w:marRight w:val="0"/>
              <w:marTop w:val="0"/>
              <w:marBottom w:val="0"/>
              <w:divBdr>
                <w:top w:val="none" w:sz="0" w:space="0" w:color="auto"/>
                <w:left w:val="none" w:sz="0" w:space="0" w:color="auto"/>
                <w:bottom w:val="none" w:sz="0" w:space="0" w:color="auto"/>
                <w:right w:val="none" w:sz="0" w:space="0" w:color="auto"/>
              </w:divBdr>
              <w:divsChild>
                <w:div w:id="2105420437">
                  <w:marLeft w:val="0"/>
                  <w:marRight w:val="0"/>
                  <w:marTop w:val="0"/>
                  <w:marBottom w:val="0"/>
                  <w:divBdr>
                    <w:top w:val="none" w:sz="0" w:space="0" w:color="auto"/>
                    <w:left w:val="none" w:sz="0" w:space="0" w:color="auto"/>
                    <w:bottom w:val="none" w:sz="0" w:space="0" w:color="auto"/>
                    <w:right w:val="none" w:sz="0" w:space="0" w:color="auto"/>
                  </w:divBdr>
                  <w:divsChild>
                    <w:div w:id="1400011758">
                      <w:marLeft w:val="0"/>
                      <w:marRight w:val="0"/>
                      <w:marTop w:val="0"/>
                      <w:marBottom w:val="0"/>
                      <w:divBdr>
                        <w:top w:val="none" w:sz="0" w:space="0" w:color="auto"/>
                        <w:left w:val="none" w:sz="0" w:space="0" w:color="auto"/>
                        <w:bottom w:val="none" w:sz="0" w:space="0" w:color="auto"/>
                        <w:right w:val="none" w:sz="0" w:space="0" w:color="auto"/>
                      </w:divBdr>
                      <w:divsChild>
                        <w:div w:id="1588536428">
                          <w:marLeft w:val="0"/>
                          <w:marRight w:val="0"/>
                          <w:marTop w:val="0"/>
                          <w:marBottom w:val="0"/>
                          <w:divBdr>
                            <w:top w:val="none" w:sz="0" w:space="0" w:color="auto"/>
                            <w:left w:val="none" w:sz="0" w:space="0" w:color="auto"/>
                            <w:bottom w:val="none" w:sz="0" w:space="0" w:color="auto"/>
                            <w:right w:val="none" w:sz="0" w:space="0" w:color="auto"/>
                          </w:divBdr>
                          <w:divsChild>
                            <w:div w:id="590699272">
                              <w:marLeft w:val="0"/>
                              <w:marRight w:val="0"/>
                              <w:marTop w:val="0"/>
                              <w:marBottom w:val="0"/>
                              <w:divBdr>
                                <w:top w:val="none" w:sz="0" w:space="0" w:color="auto"/>
                                <w:left w:val="none" w:sz="0" w:space="0" w:color="auto"/>
                                <w:bottom w:val="none" w:sz="0" w:space="0" w:color="auto"/>
                                <w:right w:val="none" w:sz="0" w:space="0" w:color="auto"/>
                              </w:divBdr>
                              <w:divsChild>
                                <w:div w:id="1397899485">
                                  <w:marLeft w:val="0"/>
                                  <w:marRight w:val="0"/>
                                  <w:marTop w:val="0"/>
                                  <w:marBottom w:val="0"/>
                                  <w:divBdr>
                                    <w:top w:val="none" w:sz="0" w:space="0" w:color="auto"/>
                                    <w:left w:val="none" w:sz="0" w:space="0" w:color="auto"/>
                                    <w:bottom w:val="none" w:sz="0" w:space="0" w:color="auto"/>
                                    <w:right w:val="none" w:sz="0" w:space="0" w:color="auto"/>
                                  </w:divBdr>
                                </w:div>
                                <w:div w:id="196311938">
                                  <w:marLeft w:val="0"/>
                                  <w:marRight w:val="0"/>
                                  <w:marTop w:val="0"/>
                                  <w:marBottom w:val="0"/>
                                  <w:divBdr>
                                    <w:top w:val="none" w:sz="0" w:space="0" w:color="auto"/>
                                    <w:left w:val="none" w:sz="0" w:space="0" w:color="auto"/>
                                    <w:bottom w:val="none" w:sz="0" w:space="0" w:color="auto"/>
                                    <w:right w:val="none" w:sz="0" w:space="0" w:color="auto"/>
                                  </w:divBdr>
                                </w:div>
                                <w:div w:id="176371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971319">
              <w:marLeft w:val="0"/>
              <w:marRight w:val="0"/>
              <w:marTop w:val="0"/>
              <w:marBottom w:val="0"/>
              <w:divBdr>
                <w:top w:val="none" w:sz="0" w:space="0" w:color="auto"/>
                <w:left w:val="none" w:sz="0" w:space="0" w:color="auto"/>
                <w:bottom w:val="none" w:sz="0" w:space="0" w:color="auto"/>
                <w:right w:val="none" w:sz="0" w:space="0" w:color="auto"/>
              </w:divBdr>
              <w:divsChild>
                <w:div w:id="424307347">
                  <w:marLeft w:val="0"/>
                  <w:marRight w:val="0"/>
                  <w:marTop w:val="0"/>
                  <w:marBottom w:val="0"/>
                  <w:divBdr>
                    <w:top w:val="none" w:sz="0" w:space="0" w:color="auto"/>
                    <w:left w:val="none" w:sz="0" w:space="0" w:color="auto"/>
                    <w:bottom w:val="none" w:sz="0" w:space="0" w:color="auto"/>
                    <w:right w:val="none" w:sz="0" w:space="0" w:color="auto"/>
                  </w:divBdr>
                  <w:divsChild>
                    <w:div w:id="1437873129">
                      <w:marLeft w:val="0"/>
                      <w:marRight w:val="0"/>
                      <w:marTop w:val="0"/>
                      <w:marBottom w:val="0"/>
                      <w:divBdr>
                        <w:top w:val="none" w:sz="0" w:space="0" w:color="auto"/>
                        <w:left w:val="none" w:sz="0" w:space="0" w:color="auto"/>
                        <w:bottom w:val="none" w:sz="0" w:space="0" w:color="auto"/>
                        <w:right w:val="none" w:sz="0" w:space="0" w:color="auto"/>
                      </w:divBdr>
                      <w:divsChild>
                        <w:div w:id="501354890">
                          <w:marLeft w:val="0"/>
                          <w:marRight w:val="0"/>
                          <w:marTop w:val="0"/>
                          <w:marBottom w:val="0"/>
                          <w:divBdr>
                            <w:top w:val="none" w:sz="0" w:space="0" w:color="auto"/>
                            <w:left w:val="none" w:sz="0" w:space="0" w:color="auto"/>
                            <w:bottom w:val="none" w:sz="0" w:space="0" w:color="auto"/>
                            <w:right w:val="none" w:sz="0" w:space="0" w:color="auto"/>
                          </w:divBdr>
                          <w:divsChild>
                            <w:div w:id="495999690">
                              <w:marLeft w:val="0"/>
                              <w:marRight w:val="0"/>
                              <w:marTop w:val="0"/>
                              <w:marBottom w:val="0"/>
                              <w:divBdr>
                                <w:top w:val="none" w:sz="0" w:space="0" w:color="auto"/>
                                <w:left w:val="none" w:sz="0" w:space="0" w:color="auto"/>
                                <w:bottom w:val="none" w:sz="0" w:space="0" w:color="auto"/>
                                <w:right w:val="none" w:sz="0" w:space="0" w:color="auto"/>
                              </w:divBdr>
                              <w:divsChild>
                                <w:div w:id="1732194832">
                                  <w:marLeft w:val="0"/>
                                  <w:marRight w:val="0"/>
                                  <w:marTop w:val="0"/>
                                  <w:marBottom w:val="0"/>
                                  <w:divBdr>
                                    <w:top w:val="none" w:sz="0" w:space="0" w:color="auto"/>
                                    <w:left w:val="none" w:sz="0" w:space="0" w:color="auto"/>
                                    <w:bottom w:val="none" w:sz="0" w:space="0" w:color="auto"/>
                                    <w:right w:val="none" w:sz="0" w:space="0" w:color="auto"/>
                                  </w:divBdr>
                                </w:div>
                                <w:div w:id="562524054">
                                  <w:marLeft w:val="0"/>
                                  <w:marRight w:val="0"/>
                                  <w:marTop w:val="0"/>
                                  <w:marBottom w:val="0"/>
                                  <w:divBdr>
                                    <w:top w:val="none" w:sz="0" w:space="0" w:color="auto"/>
                                    <w:left w:val="none" w:sz="0" w:space="0" w:color="auto"/>
                                    <w:bottom w:val="none" w:sz="0" w:space="0" w:color="auto"/>
                                    <w:right w:val="none" w:sz="0" w:space="0" w:color="auto"/>
                                  </w:divBdr>
                                </w:div>
                                <w:div w:id="172799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806107">
              <w:marLeft w:val="0"/>
              <w:marRight w:val="0"/>
              <w:marTop w:val="0"/>
              <w:marBottom w:val="0"/>
              <w:divBdr>
                <w:top w:val="none" w:sz="0" w:space="0" w:color="auto"/>
                <w:left w:val="none" w:sz="0" w:space="0" w:color="auto"/>
                <w:bottom w:val="none" w:sz="0" w:space="0" w:color="auto"/>
                <w:right w:val="none" w:sz="0" w:space="0" w:color="auto"/>
              </w:divBdr>
            </w:div>
            <w:div w:id="57437603">
              <w:marLeft w:val="0"/>
              <w:marRight w:val="0"/>
              <w:marTop w:val="0"/>
              <w:marBottom w:val="0"/>
              <w:divBdr>
                <w:top w:val="none" w:sz="0" w:space="0" w:color="auto"/>
                <w:left w:val="none" w:sz="0" w:space="0" w:color="auto"/>
                <w:bottom w:val="none" w:sz="0" w:space="0" w:color="auto"/>
                <w:right w:val="none" w:sz="0" w:space="0" w:color="auto"/>
              </w:divBdr>
              <w:divsChild>
                <w:div w:id="812332116">
                  <w:marLeft w:val="0"/>
                  <w:marRight w:val="0"/>
                  <w:marTop w:val="0"/>
                  <w:marBottom w:val="0"/>
                  <w:divBdr>
                    <w:top w:val="none" w:sz="0" w:space="0" w:color="auto"/>
                    <w:left w:val="none" w:sz="0" w:space="0" w:color="auto"/>
                    <w:bottom w:val="none" w:sz="0" w:space="0" w:color="auto"/>
                    <w:right w:val="none" w:sz="0" w:space="0" w:color="auto"/>
                  </w:divBdr>
                  <w:divsChild>
                    <w:div w:id="160899856">
                      <w:marLeft w:val="0"/>
                      <w:marRight w:val="0"/>
                      <w:marTop w:val="0"/>
                      <w:marBottom w:val="0"/>
                      <w:divBdr>
                        <w:top w:val="none" w:sz="0" w:space="0" w:color="auto"/>
                        <w:left w:val="none" w:sz="0" w:space="0" w:color="auto"/>
                        <w:bottom w:val="none" w:sz="0" w:space="0" w:color="auto"/>
                        <w:right w:val="none" w:sz="0" w:space="0" w:color="auto"/>
                      </w:divBdr>
                      <w:divsChild>
                        <w:div w:id="1609774220">
                          <w:marLeft w:val="0"/>
                          <w:marRight w:val="0"/>
                          <w:marTop w:val="0"/>
                          <w:marBottom w:val="0"/>
                          <w:divBdr>
                            <w:top w:val="none" w:sz="0" w:space="0" w:color="auto"/>
                            <w:left w:val="none" w:sz="0" w:space="0" w:color="auto"/>
                            <w:bottom w:val="none" w:sz="0" w:space="0" w:color="auto"/>
                            <w:right w:val="none" w:sz="0" w:space="0" w:color="auto"/>
                          </w:divBdr>
                          <w:divsChild>
                            <w:div w:id="512038753">
                              <w:marLeft w:val="0"/>
                              <w:marRight w:val="0"/>
                              <w:marTop w:val="0"/>
                              <w:marBottom w:val="0"/>
                              <w:divBdr>
                                <w:top w:val="none" w:sz="0" w:space="0" w:color="auto"/>
                                <w:left w:val="none" w:sz="0" w:space="0" w:color="auto"/>
                                <w:bottom w:val="none" w:sz="0" w:space="0" w:color="auto"/>
                                <w:right w:val="none" w:sz="0" w:space="0" w:color="auto"/>
                              </w:divBdr>
                              <w:divsChild>
                                <w:div w:id="15722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598507">
              <w:marLeft w:val="0"/>
              <w:marRight w:val="0"/>
              <w:marTop w:val="0"/>
              <w:marBottom w:val="0"/>
              <w:divBdr>
                <w:top w:val="none" w:sz="0" w:space="0" w:color="auto"/>
                <w:left w:val="none" w:sz="0" w:space="0" w:color="auto"/>
                <w:bottom w:val="none" w:sz="0" w:space="0" w:color="auto"/>
                <w:right w:val="none" w:sz="0" w:space="0" w:color="auto"/>
              </w:divBdr>
              <w:divsChild>
                <w:div w:id="665205317">
                  <w:marLeft w:val="0"/>
                  <w:marRight w:val="0"/>
                  <w:marTop w:val="0"/>
                  <w:marBottom w:val="0"/>
                  <w:divBdr>
                    <w:top w:val="none" w:sz="0" w:space="0" w:color="auto"/>
                    <w:left w:val="none" w:sz="0" w:space="0" w:color="auto"/>
                    <w:bottom w:val="none" w:sz="0" w:space="0" w:color="auto"/>
                    <w:right w:val="none" w:sz="0" w:space="0" w:color="auto"/>
                  </w:divBdr>
                  <w:divsChild>
                    <w:div w:id="331689311">
                      <w:marLeft w:val="0"/>
                      <w:marRight w:val="0"/>
                      <w:marTop w:val="0"/>
                      <w:marBottom w:val="0"/>
                      <w:divBdr>
                        <w:top w:val="none" w:sz="0" w:space="0" w:color="auto"/>
                        <w:left w:val="none" w:sz="0" w:space="0" w:color="auto"/>
                        <w:bottom w:val="none" w:sz="0" w:space="0" w:color="auto"/>
                        <w:right w:val="none" w:sz="0" w:space="0" w:color="auto"/>
                      </w:divBdr>
                      <w:divsChild>
                        <w:div w:id="815880028">
                          <w:marLeft w:val="0"/>
                          <w:marRight w:val="0"/>
                          <w:marTop w:val="0"/>
                          <w:marBottom w:val="0"/>
                          <w:divBdr>
                            <w:top w:val="none" w:sz="0" w:space="0" w:color="auto"/>
                            <w:left w:val="none" w:sz="0" w:space="0" w:color="auto"/>
                            <w:bottom w:val="none" w:sz="0" w:space="0" w:color="auto"/>
                            <w:right w:val="none" w:sz="0" w:space="0" w:color="auto"/>
                          </w:divBdr>
                          <w:divsChild>
                            <w:div w:id="932473528">
                              <w:marLeft w:val="0"/>
                              <w:marRight w:val="0"/>
                              <w:marTop w:val="0"/>
                              <w:marBottom w:val="0"/>
                              <w:divBdr>
                                <w:top w:val="none" w:sz="0" w:space="0" w:color="auto"/>
                                <w:left w:val="none" w:sz="0" w:space="0" w:color="auto"/>
                                <w:bottom w:val="none" w:sz="0" w:space="0" w:color="auto"/>
                                <w:right w:val="none" w:sz="0" w:space="0" w:color="auto"/>
                              </w:divBdr>
                              <w:divsChild>
                                <w:div w:id="99588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649768">
              <w:marLeft w:val="0"/>
              <w:marRight w:val="0"/>
              <w:marTop w:val="0"/>
              <w:marBottom w:val="0"/>
              <w:divBdr>
                <w:top w:val="none" w:sz="0" w:space="0" w:color="auto"/>
                <w:left w:val="none" w:sz="0" w:space="0" w:color="auto"/>
                <w:bottom w:val="none" w:sz="0" w:space="0" w:color="auto"/>
                <w:right w:val="none" w:sz="0" w:space="0" w:color="auto"/>
              </w:divBdr>
              <w:divsChild>
                <w:div w:id="206527820">
                  <w:marLeft w:val="0"/>
                  <w:marRight w:val="0"/>
                  <w:marTop w:val="0"/>
                  <w:marBottom w:val="0"/>
                  <w:divBdr>
                    <w:top w:val="none" w:sz="0" w:space="0" w:color="auto"/>
                    <w:left w:val="none" w:sz="0" w:space="0" w:color="auto"/>
                    <w:bottom w:val="none" w:sz="0" w:space="0" w:color="auto"/>
                    <w:right w:val="none" w:sz="0" w:space="0" w:color="auto"/>
                  </w:divBdr>
                  <w:divsChild>
                    <w:div w:id="1761684266">
                      <w:marLeft w:val="0"/>
                      <w:marRight w:val="0"/>
                      <w:marTop w:val="0"/>
                      <w:marBottom w:val="0"/>
                      <w:divBdr>
                        <w:top w:val="none" w:sz="0" w:space="0" w:color="auto"/>
                        <w:left w:val="none" w:sz="0" w:space="0" w:color="auto"/>
                        <w:bottom w:val="none" w:sz="0" w:space="0" w:color="auto"/>
                        <w:right w:val="none" w:sz="0" w:space="0" w:color="auto"/>
                      </w:divBdr>
                      <w:divsChild>
                        <w:div w:id="40832547">
                          <w:marLeft w:val="0"/>
                          <w:marRight w:val="0"/>
                          <w:marTop w:val="0"/>
                          <w:marBottom w:val="0"/>
                          <w:divBdr>
                            <w:top w:val="none" w:sz="0" w:space="0" w:color="auto"/>
                            <w:left w:val="none" w:sz="0" w:space="0" w:color="auto"/>
                            <w:bottom w:val="none" w:sz="0" w:space="0" w:color="auto"/>
                            <w:right w:val="none" w:sz="0" w:space="0" w:color="auto"/>
                          </w:divBdr>
                          <w:divsChild>
                            <w:div w:id="933129173">
                              <w:marLeft w:val="0"/>
                              <w:marRight w:val="0"/>
                              <w:marTop w:val="0"/>
                              <w:marBottom w:val="0"/>
                              <w:divBdr>
                                <w:top w:val="none" w:sz="0" w:space="0" w:color="auto"/>
                                <w:left w:val="none" w:sz="0" w:space="0" w:color="auto"/>
                                <w:bottom w:val="none" w:sz="0" w:space="0" w:color="auto"/>
                                <w:right w:val="none" w:sz="0" w:space="0" w:color="auto"/>
                              </w:divBdr>
                              <w:divsChild>
                                <w:div w:id="16258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8135829">
              <w:marLeft w:val="0"/>
              <w:marRight w:val="0"/>
              <w:marTop w:val="0"/>
              <w:marBottom w:val="0"/>
              <w:divBdr>
                <w:top w:val="none" w:sz="0" w:space="0" w:color="auto"/>
                <w:left w:val="none" w:sz="0" w:space="0" w:color="auto"/>
                <w:bottom w:val="none" w:sz="0" w:space="0" w:color="auto"/>
                <w:right w:val="none" w:sz="0" w:space="0" w:color="auto"/>
              </w:divBdr>
              <w:divsChild>
                <w:div w:id="1987854616">
                  <w:marLeft w:val="0"/>
                  <w:marRight w:val="0"/>
                  <w:marTop w:val="0"/>
                  <w:marBottom w:val="0"/>
                  <w:divBdr>
                    <w:top w:val="none" w:sz="0" w:space="0" w:color="auto"/>
                    <w:left w:val="none" w:sz="0" w:space="0" w:color="auto"/>
                    <w:bottom w:val="none" w:sz="0" w:space="0" w:color="auto"/>
                    <w:right w:val="none" w:sz="0" w:space="0" w:color="auto"/>
                  </w:divBdr>
                  <w:divsChild>
                    <w:div w:id="286353945">
                      <w:marLeft w:val="0"/>
                      <w:marRight w:val="0"/>
                      <w:marTop w:val="0"/>
                      <w:marBottom w:val="0"/>
                      <w:divBdr>
                        <w:top w:val="none" w:sz="0" w:space="0" w:color="auto"/>
                        <w:left w:val="none" w:sz="0" w:space="0" w:color="auto"/>
                        <w:bottom w:val="none" w:sz="0" w:space="0" w:color="auto"/>
                        <w:right w:val="none" w:sz="0" w:space="0" w:color="auto"/>
                      </w:divBdr>
                      <w:divsChild>
                        <w:div w:id="1131050720">
                          <w:marLeft w:val="0"/>
                          <w:marRight w:val="0"/>
                          <w:marTop w:val="0"/>
                          <w:marBottom w:val="0"/>
                          <w:divBdr>
                            <w:top w:val="none" w:sz="0" w:space="0" w:color="auto"/>
                            <w:left w:val="none" w:sz="0" w:space="0" w:color="auto"/>
                            <w:bottom w:val="none" w:sz="0" w:space="0" w:color="auto"/>
                            <w:right w:val="none" w:sz="0" w:space="0" w:color="auto"/>
                          </w:divBdr>
                          <w:divsChild>
                            <w:div w:id="1870416579">
                              <w:marLeft w:val="0"/>
                              <w:marRight w:val="0"/>
                              <w:marTop w:val="0"/>
                              <w:marBottom w:val="0"/>
                              <w:divBdr>
                                <w:top w:val="none" w:sz="0" w:space="0" w:color="auto"/>
                                <w:left w:val="none" w:sz="0" w:space="0" w:color="auto"/>
                                <w:bottom w:val="none" w:sz="0" w:space="0" w:color="auto"/>
                                <w:right w:val="none" w:sz="0" w:space="0" w:color="auto"/>
                              </w:divBdr>
                              <w:divsChild>
                                <w:div w:id="183510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499568">
              <w:marLeft w:val="0"/>
              <w:marRight w:val="0"/>
              <w:marTop w:val="0"/>
              <w:marBottom w:val="0"/>
              <w:divBdr>
                <w:top w:val="none" w:sz="0" w:space="0" w:color="auto"/>
                <w:left w:val="none" w:sz="0" w:space="0" w:color="auto"/>
                <w:bottom w:val="none" w:sz="0" w:space="0" w:color="auto"/>
                <w:right w:val="none" w:sz="0" w:space="0" w:color="auto"/>
              </w:divBdr>
              <w:divsChild>
                <w:div w:id="179783699">
                  <w:marLeft w:val="0"/>
                  <w:marRight w:val="0"/>
                  <w:marTop w:val="0"/>
                  <w:marBottom w:val="0"/>
                  <w:divBdr>
                    <w:top w:val="none" w:sz="0" w:space="0" w:color="auto"/>
                    <w:left w:val="none" w:sz="0" w:space="0" w:color="auto"/>
                    <w:bottom w:val="none" w:sz="0" w:space="0" w:color="auto"/>
                    <w:right w:val="none" w:sz="0" w:space="0" w:color="auto"/>
                  </w:divBdr>
                  <w:divsChild>
                    <w:div w:id="1722823957">
                      <w:marLeft w:val="0"/>
                      <w:marRight w:val="0"/>
                      <w:marTop w:val="0"/>
                      <w:marBottom w:val="0"/>
                      <w:divBdr>
                        <w:top w:val="none" w:sz="0" w:space="0" w:color="auto"/>
                        <w:left w:val="none" w:sz="0" w:space="0" w:color="auto"/>
                        <w:bottom w:val="none" w:sz="0" w:space="0" w:color="auto"/>
                        <w:right w:val="none" w:sz="0" w:space="0" w:color="auto"/>
                      </w:divBdr>
                      <w:divsChild>
                        <w:div w:id="1196118344">
                          <w:marLeft w:val="0"/>
                          <w:marRight w:val="0"/>
                          <w:marTop w:val="0"/>
                          <w:marBottom w:val="0"/>
                          <w:divBdr>
                            <w:top w:val="none" w:sz="0" w:space="0" w:color="auto"/>
                            <w:left w:val="none" w:sz="0" w:space="0" w:color="auto"/>
                            <w:bottom w:val="none" w:sz="0" w:space="0" w:color="auto"/>
                            <w:right w:val="none" w:sz="0" w:space="0" w:color="auto"/>
                          </w:divBdr>
                          <w:divsChild>
                            <w:div w:id="636108005">
                              <w:marLeft w:val="0"/>
                              <w:marRight w:val="0"/>
                              <w:marTop w:val="0"/>
                              <w:marBottom w:val="0"/>
                              <w:divBdr>
                                <w:top w:val="none" w:sz="0" w:space="0" w:color="auto"/>
                                <w:left w:val="none" w:sz="0" w:space="0" w:color="auto"/>
                                <w:bottom w:val="none" w:sz="0" w:space="0" w:color="auto"/>
                                <w:right w:val="none" w:sz="0" w:space="0" w:color="auto"/>
                              </w:divBdr>
                              <w:divsChild>
                                <w:div w:id="159724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0431028">
              <w:marLeft w:val="0"/>
              <w:marRight w:val="0"/>
              <w:marTop w:val="0"/>
              <w:marBottom w:val="0"/>
              <w:divBdr>
                <w:top w:val="none" w:sz="0" w:space="0" w:color="auto"/>
                <w:left w:val="none" w:sz="0" w:space="0" w:color="auto"/>
                <w:bottom w:val="none" w:sz="0" w:space="0" w:color="auto"/>
                <w:right w:val="none" w:sz="0" w:space="0" w:color="auto"/>
              </w:divBdr>
            </w:div>
            <w:div w:id="2063942928">
              <w:marLeft w:val="0"/>
              <w:marRight w:val="0"/>
              <w:marTop w:val="0"/>
              <w:marBottom w:val="0"/>
              <w:divBdr>
                <w:top w:val="none" w:sz="0" w:space="0" w:color="auto"/>
                <w:left w:val="none" w:sz="0" w:space="0" w:color="auto"/>
                <w:bottom w:val="none" w:sz="0" w:space="0" w:color="auto"/>
                <w:right w:val="none" w:sz="0" w:space="0" w:color="auto"/>
              </w:divBdr>
              <w:divsChild>
                <w:div w:id="2122257089">
                  <w:marLeft w:val="0"/>
                  <w:marRight w:val="0"/>
                  <w:marTop w:val="0"/>
                  <w:marBottom w:val="0"/>
                  <w:divBdr>
                    <w:top w:val="none" w:sz="0" w:space="0" w:color="auto"/>
                    <w:left w:val="none" w:sz="0" w:space="0" w:color="auto"/>
                    <w:bottom w:val="none" w:sz="0" w:space="0" w:color="auto"/>
                    <w:right w:val="none" w:sz="0" w:space="0" w:color="auto"/>
                  </w:divBdr>
                  <w:divsChild>
                    <w:div w:id="1064134887">
                      <w:marLeft w:val="0"/>
                      <w:marRight w:val="0"/>
                      <w:marTop w:val="0"/>
                      <w:marBottom w:val="0"/>
                      <w:divBdr>
                        <w:top w:val="none" w:sz="0" w:space="0" w:color="auto"/>
                        <w:left w:val="none" w:sz="0" w:space="0" w:color="auto"/>
                        <w:bottom w:val="none" w:sz="0" w:space="0" w:color="auto"/>
                        <w:right w:val="none" w:sz="0" w:space="0" w:color="auto"/>
                      </w:divBdr>
                      <w:divsChild>
                        <w:div w:id="438527211">
                          <w:marLeft w:val="0"/>
                          <w:marRight w:val="0"/>
                          <w:marTop w:val="0"/>
                          <w:marBottom w:val="0"/>
                          <w:divBdr>
                            <w:top w:val="none" w:sz="0" w:space="0" w:color="auto"/>
                            <w:left w:val="none" w:sz="0" w:space="0" w:color="auto"/>
                            <w:bottom w:val="none" w:sz="0" w:space="0" w:color="auto"/>
                            <w:right w:val="none" w:sz="0" w:space="0" w:color="auto"/>
                          </w:divBdr>
                          <w:divsChild>
                            <w:div w:id="648948993">
                              <w:marLeft w:val="0"/>
                              <w:marRight w:val="0"/>
                              <w:marTop w:val="0"/>
                              <w:marBottom w:val="0"/>
                              <w:divBdr>
                                <w:top w:val="none" w:sz="0" w:space="0" w:color="auto"/>
                                <w:left w:val="none" w:sz="0" w:space="0" w:color="auto"/>
                                <w:bottom w:val="none" w:sz="0" w:space="0" w:color="auto"/>
                                <w:right w:val="none" w:sz="0" w:space="0" w:color="auto"/>
                              </w:divBdr>
                              <w:divsChild>
                                <w:div w:id="17750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271001">
              <w:marLeft w:val="0"/>
              <w:marRight w:val="0"/>
              <w:marTop w:val="0"/>
              <w:marBottom w:val="0"/>
              <w:divBdr>
                <w:top w:val="none" w:sz="0" w:space="0" w:color="auto"/>
                <w:left w:val="none" w:sz="0" w:space="0" w:color="auto"/>
                <w:bottom w:val="none" w:sz="0" w:space="0" w:color="auto"/>
                <w:right w:val="none" w:sz="0" w:space="0" w:color="auto"/>
              </w:divBdr>
              <w:divsChild>
                <w:div w:id="2080790509">
                  <w:marLeft w:val="0"/>
                  <w:marRight w:val="0"/>
                  <w:marTop w:val="0"/>
                  <w:marBottom w:val="0"/>
                  <w:divBdr>
                    <w:top w:val="none" w:sz="0" w:space="0" w:color="auto"/>
                    <w:left w:val="none" w:sz="0" w:space="0" w:color="auto"/>
                    <w:bottom w:val="none" w:sz="0" w:space="0" w:color="auto"/>
                    <w:right w:val="none" w:sz="0" w:space="0" w:color="auto"/>
                  </w:divBdr>
                  <w:divsChild>
                    <w:div w:id="1870685194">
                      <w:marLeft w:val="0"/>
                      <w:marRight w:val="0"/>
                      <w:marTop w:val="0"/>
                      <w:marBottom w:val="0"/>
                      <w:divBdr>
                        <w:top w:val="none" w:sz="0" w:space="0" w:color="auto"/>
                        <w:left w:val="none" w:sz="0" w:space="0" w:color="auto"/>
                        <w:bottom w:val="none" w:sz="0" w:space="0" w:color="auto"/>
                        <w:right w:val="none" w:sz="0" w:space="0" w:color="auto"/>
                      </w:divBdr>
                      <w:divsChild>
                        <w:div w:id="588081072">
                          <w:marLeft w:val="0"/>
                          <w:marRight w:val="0"/>
                          <w:marTop w:val="0"/>
                          <w:marBottom w:val="0"/>
                          <w:divBdr>
                            <w:top w:val="none" w:sz="0" w:space="0" w:color="auto"/>
                            <w:left w:val="none" w:sz="0" w:space="0" w:color="auto"/>
                            <w:bottom w:val="none" w:sz="0" w:space="0" w:color="auto"/>
                            <w:right w:val="none" w:sz="0" w:space="0" w:color="auto"/>
                          </w:divBdr>
                          <w:divsChild>
                            <w:div w:id="1609963663">
                              <w:marLeft w:val="0"/>
                              <w:marRight w:val="0"/>
                              <w:marTop w:val="0"/>
                              <w:marBottom w:val="0"/>
                              <w:divBdr>
                                <w:top w:val="none" w:sz="0" w:space="0" w:color="auto"/>
                                <w:left w:val="none" w:sz="0" w:space="0" w:color="auto"/>
                                <w:bottom w:val="none" w:sz="0" w:space="0" w:color="auto"/>
                                <w:right w:val="none" w:sz="0" w:space="0" w:color="auto"/>
                              </w:divBdr>
                              <w:divsChild>
                                <w:div w:id="5358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908229">
              <w:marLeft w:val="0"/>
              <w:marRight w:val="0"/>
              <w:marTop w:val="0"/>
              <w:marBottom w:val="0"/>
              <w:divBdr>
                <w:top w:val="none" w:sz="0" w:space="0" w:color="auto"/>
                <w:left w:val="none" w:sz="0" w:space="0" w:color="auto"/>
                <w:bottom w:val="none" w:sz="0" w:space="0" w:color="auto"/>
                <w:right w:val="none" w:sz="0" w:space="0" w:color="auto"/>
              </w:divBdr>
            </w:div>
            <w:div w:id="175316482">
              <w:marLeft w:val="0"/>
              <w:marRight w:val="0"/>
              <w:marTop w:val="0"/>
              <w:marBottom w:val="0"/>
              <w:divBdr>
                <w:top w:val="none" w:sz="0" w:space="0" w:color="auto"/>
                <w:left w:val="none" w:sz="0" w:space="0" w:color="auto"/>
                <w:bottom w:val="none" w:sz="0" w:space="0" w:color="auto"/>
                <w:right w:val="none" w:sz="0" w:space="0" w:color="auto"/>
              </w:divBdr>
              <w:divsChild>
                <w:div w:id="1438594596">
                  <w:marLeft w:val="0"/>
                  <w:marRight w:val="0"/>
                  <w:marTop w:val="0"/>
                  <w:marBottom w:val="0"/>
                  <w:divBdr>
                    <w:top w:val="none" w:sz="0" w:space="0" w:color="auto"/>
                    <w:left w:val="none" w:sz="0" w:space="0" w:color="auto"/>
                    <w:bottom w:val="none" w:sz="0" w:space="0" w:color="auto"/>
                    <w:right w:val="none" w:sz="0" w:space="0" w:color="auto"/>
                  </w:divBdr>
                  <w:divsChild>
                    <w:div w:id="223762257">
                      <w:marLeft w:val="0"/>
                      <w:marRight w:val="0"/>
                      <w:marTop w:val="0"/>
                      <w:marBottom w:val="0"/>
                      <w:divBdr>
                        <w:top w:val="none" w:sz="0" w:space="0" w:color="auto"/>
                        <w:left w:val="none" w:sz="0" w:space="0" w:color="auto"/>
                        <w:bottom w:val="none" w:sz="0" w:space="0" w:color="auto"/>
                        <w:right w:val="none" w:sz="0" w:space="0" w:color="auto"/>
                      </w:divBdr>
                      <w:divsChild>
                        <w:div w:id="1163814079">
                          <w:marLeft w:val="0"/>
                          <w:marRight w:val="0"/>
                          <w:marTop w:val="0"/>
                          <w:marBottom w:val="0"/>
                          <w:divBdr>
                            <w:top w:val="none" w:sz="0" w:space="0" w:color="auto"/>
                            <w:left w:val="none" w:sz="0" w:space="0" w:color="auto"/>
                            <w:bottom w:val="none" w:sz="0" w:space="0" w:color="auto"/>
                            <w:right w:val="none" w:sz="0" w:space="0" w:color="auto"/>
                          </w:divBdr>
                          <w:divsChild>
                            <w:div w:id="143281052">
                              <w:marLeft w:val="0"/>
                              <w:marRight w:val="0"/>
                              <w:marTop w:val="0"/>
                              <w:marBottom w:val="0"/>
                              <w:divBdr>
                                <w:top w:val="none" w:sz="0" w:space="0" w:color="auto"/>
                                <w:left w:val="none" w:sz="0" w:space="0" w:color="auto"/>
                                <w:bottom w:val="none" w:sz="0" w:space="0" w:color="auto"/>
                                <w:right w:val="none" w:sz="0" w:space="0" w:color="auto"/>
                              </w:divBdr>
                              <w:divsChild>
                                <w:div w:id="1472676501">
                                  <w:marLeft w:val="0"/>
                                  <w:marRight w:val="0"/>
                                  <w:marTop w:val="0"/>
                                  <w:marBottom w:val="0"/>
                                  <w:divBdr>
                                    <w:top w:val="none" w:sz="0" w:space="0" w:color="auto"/>
                                    <w:left w:val="none" w:sz="0" w:space="0" w:color="auto"/>
                                    <w:bottom w:val="none" w:sz="0" w:space="0" w:color="auto"/>
                                    <w:right w:val="none" w:sz="0" w:space="0" w:color="auto"/>
                                  </w:divBdr>
                                </w:div>
                                <w:div w:id="20442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216006">
              <w:marLeft w:val="0"/>
              <w:marRight w:val="0"/>
              <w:marTop w:val="0"/>
              <w:marBottom w:val="0"/>
              <w:divBdr>
                <w:top w:val="none" w:sz="0" w:space="0" w:color="auto"/>
                <w:left w:val="none" w:sz="0" w:space="0" w:color="auto"/>
                <w:bottom w:val="none" w:sz="0" w:space="0" w:color="auto"/>
                <w:right w:val="none" w:sz="0" w:space="0" w:color="auto"/>
              </w:divBdr>
              <w:divsChild>
                <w:div w:id="1238247912">
                  <w:marLeft w:val="0"/>
                  <w:marRight w:val="0"/>
                  <w:marTop w:val="0"/>
                  <w:marBottom w:val="0"/>
                  <w:divBdr>
                    <w:top w:val="none" w:sz="0" w:space="0" w:color="auto"/>
                    <w:left w:val="none" w:sz="0" w:space="0" w:color="auto"/>
                    <w:bottom w:val="none" w:sz="0" w:space="0" w:color="auto"/>
                    <w:right w:val="none" w:sz="0" w:space="0" w:color="auto"/>
                  </w:divBdr>
                  <w:divsChild>
                    <w:div w:id="461118881">
                      <w:marLeft w:val="0"/>
                      <w:marRight w:val="0"/>
                      <w:marTop w:val="0"/>
                      <w:marBottom w:val="0"/>
                      <w:divBdr>
                        <w:top w:val="none" w:sz="0" w:space="0" w:color="auto"/>
                        <w:left w:val="none" w:sz="0" w:space="0" w:color="auto"/>
                        <w:bottom w:val="none" w:sz="0" w:space="0" w:color="auto"/>
                        <w:right w:val="none" w:sz="0" w:space="0" w:color="auto"/>
                      </w:divBdr>
                      <w:divsChild>
                        <w:div w:id="2060207026">
                          <w:marLeft w:val="0"/>
                          <w:marRight w:val="0"/>
                          <w:marTop w:val="0"/>
                          <w:marBottom w:val="0"/>
                          <w:divBdr>
                            <w:top w:val="none" w:sz="0" w:space="0" w:color="auto"/>
                            <w:left w:val="none" w:sz="0" w:space="0" w:color="auto"/>
                            <w:bottom w:val="none" w:sz="0" w:space="0" w:color="auto"/>
                            <w:right w:val="none" w:sz="0" w:space="0" w:color="auto"/>
                          </w:divBdr>
                          <w:divsChild>
                            <w:div w:id="1930649646">
                              <w:marLeft w:val="0"/>
                              <w:marRight w:val="0"/>
                              <w:marTop w:val="0"/>
                              <w:marBottom w:val="0"/>
                              <w:divBdr>
                                <w:top w:val="none" w:sz="0" w:space="0" w:color="auto"/>
                                <w:left w:val="none" w:sz="0" w:space="0" w:color="auto"/>
                                <w:bottom w:val="none" w:sz="0" w:space="0" w:color="auto"/>
                                <w:right w:val="none" w:sz="0" w:space="0" w:color="auto"/>
                              </w:divBdr>
                              <w:divsChild>
                                <w:div w:id="1307777392">
                                  <w:marLeft w:val="0"/>
                                  <w:marRight w:val="0"/>
                                  <w:marTop w:val="0"/>
                                  <w:marBottom w:val="0"/>
                                  <w:divBdr>
                                    <w:top w:val="none" w:sz="0" w:space="0" w:color="auto"/>
                                    <w:left w:val="none" w:sz="0" w:space="0" w:color="auto"/>
                                    <w:bottom w:val="none" w:sz="0" w:space="0" w:color="auto"/>
                                    <w:right w:val="none" w:sz="0" w:space="0" w:color="auto"/>
                                  </w:divBdr>
                                </w:div>
                                <w:div w:id="183213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913499">
              <w:marLeft w:val="0"/>
              <w:marRight w:val="0"/>
              <w:marTop w:val="0"/>
              <w:marBottom w:val="0"/>
              <w:divBdr>
                <w:top w:val="none" w:sz="0" w:space="0" w:color="auto"/>
                <w:left w:val="none" w:sz="0" w:space="0" w:color="auto"/>
                <w:bottom w:val="none" w:sz="0" w:space="0" w:color="auto"/>
                <w:right w:val="none" w:sz="0" w:space="0" w:color="auto"/>
              </w:divBdr>
            </w:div>
            <w:div w:id="104883158">
              <w:marLeft w:val="0"/>
              <w:marRight w:val="0"/>
              <w:marTop w:val="0"/>
              <w:marBottom w:val="0"/>
              <w:divBdr>
                <w:top w:val="none" w:sz="0" w:space="0" w:color="auto"/>
                <w:left w:val="none" w:sz="0" w:space="0" w:color="auto"/>
                <w:bottom w:val="none" w:sz="0" w:space="0" w:color="auto"/>
                <w:right w:val="none" w:sz="0" w:space="0" w:color="auto"/>
              </w:divBdr>
              <w:divsChild>
                <w:div w:id="189880920">
                  <w:marLeft w:val="0"/>
                  <w:marRight w:val="0"/>
                  <w:marTop w:val="0"/>
                  <w:marBottom w:val="0"/>
                  <w:divBdr>
                    <w:top w:val="none" w:sz="0" w:space="0" w:color="auto"/>
                    <w:left w:val="none" w:sz="0" w:space="0" w:color="auto"/>
                    <w:bottom w:val="none" w:sz="0" w:space="0" w:color="auto"/>
                    <w:right w:val="none" w:sz="0" w:space="0" w:color="auto"/>
                  </w:divBdr>
                </w:div>
              </w:divsChild>
            </w:div>
            <w:div w:id="1684094040">
              <w:marLeft w:val="0"/>
              <w:marRight w:val="0"/>
              <w:marTop w:val="0"/>
              <w:marBottom w:val="0"/>
              <w:divBdr>
                <w:top w:val="none" w:sz="0" w:space="0" w:color="auto"/>
                <w:left w:val="none" w:sz="0" w:space="0" w:color="auto"/>
                <w:bottom w:val="none" w:sz="0" w:space="0" w:color="auto"/>
                <w:right w:val="none" w:sz="0" w:space="0" w:color="auto"/>
              </w:divBdr>
              <w:divsChild>
                <w:div w:id="854075010">
                  <w:marLeft w:val="0"/>
                  <w:marRight w:val="0"/>
                  <w:marTop w:val="0"/>
                  <w:marBottom w:val="0"/>
                  <w:divBdr>
                    <w:top w:val="none" w:sz="0" w:space="0" w:color="auto"/>
                    <w:left w:val="none" w:sz="0" w:space="0" w:color="auto"/>
                    <w:bottom w:val="none" w:sz="0" w:space="0" w:color="auto"/>
                    <w:right w:val="none" w:sz="0" w:space="0" w:color="auto"/>
                  </w:divBdr>
                  <w:divsChild>
                    <w:div w:id="1659844943">
                      <w:marLeft w:val="0"/>
                      <w:marRight w:val="0"/>
                      <w:marTop w:val="0"/>
                      <w:marBottom w:val="0"/>
                      <w:divBdr>
                        <w:top w:val="none" w:sz="0" w:space="0" w:color="auto"/>
                        <w:left w:val="none" w:sz="0" w:space="0" w:color="auto"/>
                        <w:bottom w:val="none" w:sz="0" w:space="0" w:color="auto"/>
                        <w:right w:val="none" w:sz="0" w:space="0" w:color="auto"/>
                      </w:divBdr>
                      <w:divsChild>
                        <w:div w:id="1833908060">
                          <w:marLeft w:val="0"/>
                          <w:marRight w:val="0"/>
                          <w:marTop w:val="0"/>
                          <w:marBottom w:val="0"/>
                          <w:divBdr>
                            <w:top w:val="none" w:sz="0" w:space="0" w:color="auto"/>
                            <w:left w:val="none" w:sz="0" w:space="0" w:color="auto"/>
                            <w:bottom w:val="none" w:sz="0" w:space="0" w:color="auto"/>
                            <w:right w:val="none" w:sz="0" w:space="0" w:color="auto"/>
                          </w:divBdr>
                          <w:divsChild>
                            <w:div w:id="934827320">
                              <w:marLeft w:val="0"/>
                              <w:marRight w:val="0"/>
                              <w:marTop w:val="0"/>
                              <w:marBottom w:val="0"/>
                              <w:divBdr>
                                <w:top w:val="none" w:sz="0" w:space="0" w:color="auto"/>
                                <w:left w:val="none" w:sz="0" w:space="0" w:color="auto"/>
                                <w:bottom w:val="none" w:sz="0" w:space="0" w:color="auto"/>
                                <w:right w:val="none" w:sz="0" w:space="0" w:color="auto"/>
                              </w:divBdr>
                              <w:divsChild>
                                <w:div w:id="6731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3036231">
              <w:marLeft w:val="0"/>
              <w:marRight w:val="0"/>
              <w:marTop w:val="0"/>
              <w:marBottom w:val="0"/>
              <w:divBdr>
                <w:top w:val="none" w:sz="0" w:space="0" w:color="auto"/>
                <w:left w:val="none" w:sz="0" w:space="0" w:color="auto"/>
                <w:bottom w:val="none" w:sz="0" w:space="0" w:color="auto"/>
                <w:right w:val="none" w:sz="0" w:space="0" w:color="auto"/>
              </w:divBdr>
              <w:divsChild>
                <w:div w:id="1916352829">
                  <w:marLeft w:val="0"/>
                  <w:marRight w:val="0"/>
                  <w:marTop w:val="0"/>
                  <w:marBottom w:val="0"/>
                  <w:divBdr>
                    <w:top w:val="none" w:sz="0" w:space="0" w:color="auto"/>
                    <w:left w:val="none" w:sz="0" w:space="0" w:color="auto"/>
                    <w:bottom w:val="none" w:sz="0" w:space="0" w:color="auto"/>
                    <w:right w:val="none" w:sz="0" w:space="0" w:color="auto"/>
                  </w:divBdr>
                  <w:divsChild>
                    <w:div w:id="486089173">
                      <w:marLeft w:val="0"/>
                      <w:marRight w:val="0"/>
                      <w:marTop w:val="0"/>
                      <w:marBottom w:val="0"/>
                      <w:divBdr>
                        <w:top w:val="none" w:sz="0" w:space="0" w:color="auto"/>
                        <w:left w:val="none" w:sz="0" w:space="0" w:color="auto"/>
                        <w:bottom w:val="none" w:sz="0" w:space="0" w:color="auto"/>
                        <w:right w:val="none" w:sz="0" w:space="0" w:color="auto"/>
                      </w:divBdr>
                      <w:divsChild>
                        <w:div w:id="1226836720">
                          <w:marLeft w:val="0"/>
                          <w:marRight w:val="0"/>
                          <w:marTop w:val="0"/>
                          <w:marBottom w:val="0"/>
                          <w:divBdr>
                            <w:top w:val="none" w:sz="0" w:space="0" w:color="auto"/>
                            <w:left w:val="none" w:sz="0" w:space="0" w:color="auto"/>
                            <w:bottom w:val="none" w:sz="0" w:space="0" w:color="auto"/>
                            <w:right w:val="none" w:sz="0" w:space="0" w:color="auto"/>
                          </w:divBdr>
                          <w:divsChild>
                            <w:div w:id="918751144">
                              <w:marLeft w:val="0"/>
                              <w:marRight w:val="0"/>
                              <w:marTop w:val="0"/>
                              <w:marBottom w:val="0"/>
                              <w:divBdr>
                                <w:top w:val="none" w:sz="0" w:space="0" w:color="auto"/>
                                <w:left w:val="none" w:sz="0" w:space="0" w:color="auto"/>
                                <w:bottom w:val="none" w:sz="0" w:space="0" w:color="auto"/>
                                <w:right w:val="none" w:sz="0" w:space="0" w:color="auto"/>
                              </w:divBdr>
                              <w:divsChild>
                                <w:div w:id="659774253">
                                  <w:marLeft w:val="0"/>
                                  <w:marRight w:val="0"/>
                                  <w:marTop w:val="0"/>
                                  <w:marBottom w:val="0"/>
                                  <w:divBdr>
                                    <w:top w:val="none" w:sz="0" w:space="0" w:color="auto"/>
                                    <w:left w:val="none" w:sz="0" w:space="0" w:color="auto"/>
                                    <w:bottom w:val="none" w:sz="0" w:space="0" w:color="auto"/>
                                    <w:right w:val="none" w:sz="0" w:space="0" w:color="auto"/>
                                  </w:divBdr>
                                </w:div>
                                <w:div w:id="1844776754">
                                  <w:marLeft w:val="0"/>
                                  <w:marRight w:val="0"/>
                                  <w:marTop w:val="0"/>
                                  <w:marBottom w:val="0"/>
                                  <w:divBdr>
                                    <w:top w:val="none" w:sz="0" w:space="0" w:color="auto"/>
                                    <w:left w:val="none" w:sz="0" w:space="0" w:color="auto"/>
                                    <w:bottom w:val="none" w:sz="0" w:space="0" w:color="auto"/>
                                    <w:right w:val="none" w:sz="0" w:space="0" w:color="auto"/>
                                  </w:divBdr>
                                </w:div>
                                <w:div w:id="180252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542201">
              <w:marLeft w:val="0"/>
              <w:marRight w:val="0"/>
              <w:marTop w:val="0"/>
              <w:marBottom w:val="0"/>
              <w:divBdr>
                <w:top w:val="none" w:sz="0" w:space="0" w:color="auto"/>
                <w:left w:val="none" w:sz="0" w:space="0" w:color="auto"/>
                <w:bottom w:val="none" w:sz="0" w:space="0" w:color="auto"/>
                <w:right w:val="none" w:sz="0" w:space="0" w:color="auto"/>
              </w:divBdr>
              <w:divsChild>
                <w:div w:id="1018703044">
                  <w:marLeft w:val="0"/>
                  <w:marRight w:val="0"/>
                  <w:marTop w:val="0"/>
                  <w:marBottom w:val="0"/>
                  <w:divBdr>
                    <w:top w:val="none" w:sz="0" w:space="0" w:color="auto"/>
                    <w:left w:val="none" w:sz="0" w:space="0" w:color="auto"/>
                    <w:bottom w:val="none" w:sz="0" w:space="0" w:color="auto"/>
                    <w:right w:val="none" w:sz="0" w:space="0" w:color="auto"/>
                  </w:divBdr>
                </w:div>
                <w:div w:id="1545410937">
                  <w:marLeft w:val="0"/>
                  <w:marRight w:val="0"/>
                  <w:marTop w:val="0"/>
                  <w:marBottom w:val="0"/>
                  <w:divBdr>
                    <w:top w:val="none" w:sz="0" w:space="0" w:color="auto"/>
                    <w:left w:val="none" w:sz="0" w:space="0" w:color="auto"/>
                    <w:bottom w:val="none" w:sz="0" w:space="0" w:color="auto"/>
                    <w:right w:val="none" w:sz="0" w:space="0" w:color="auto"/>
                  </w:divBdr>
                  <w:divsChild>
                    <w:div w:id="601954645">
                      <w:marLeft w:val="0"/>
                      <w:marRight w:val="0"/>
                      <w:marTop w:val="0"/>
                      <w:marBottom w:val="0"/>
                      <w:divBdr>
                        <w:top w:val="none" w:sz="0" w:space="0" w:color="auto"/>
                        <w:left w:val="none" w:sz="0" w:space="0" w:color="auto"/>
                        <w:bottom w:val="none" w:sz="0" w:space="0" w:color="auto"/>
                        <w:right w:val="none" w:sz="0" w:space="0" w:color="auto"/>
                      </w:divBdr>
                      <w:divsChild>
                        <w:div w:id="1192842854">
                          <w:marLeft w:val="0"/>
                          <w:marRight w:val="0"/>
                          <w:marTop w:val="0"/>
                          <w:marBottom w:val="0"/>
                          <w:divBdr>
                            <w:top w:val="none" w:sz="0" w:space="0" w:color="auto"/>
                            <w:left w:val="none" w:sz="0" w:space="0" w:color="auto"/>
                            <w:bottom w:val="none" w:sz="0" w:space="0" w:color="auto"/>
                            <w:right w:val="none" w:sz="0" w:space="0" w:color="auto"/>
                          </w:divBdr>
                          <w:divsChild>
                            <w:div w:id="376660607">
                              <w:marLeft w:val="0"/>
                              <w:marRight w:val="0"/>
                              <w:marTop w:val="0"/>
                              <w:marBottom w:val="0"/>
                              <w:divBdr>
                                <w:top w:val="none" w:sz="0" w:space="0" w:color="auto"/>
                                <w:left w:val="none" w:sz="0" w:space="0" w:color="auto"/>
                                <w:bottom w:val="none" w:sz="0" w:space="0" w:color="auto"/>
                                <w:right w:val="none" w:sz="0" w:space="0" w:color="auto"/>
                              </w:divBdr>
                              <w:divsChild>
                                <w:div w:id="1962684164">
                                  <w:marLeft w:val="0"/>
                                  <w:marRight w:val="0"/>
                                  <w:marTop w:val="0"/>
                                  <w:marBottom w:val="0"/>
                                  <w:divBdr>
                                    <w:top w:val="none" w:sz="0" w:space="0" w:color="auto"/>
                                    <w:left w:val="none" w:sz="0" w:space="0" w:color="auto"/>
                                    <w:bottom w:val="none" w:sz="0" w:space="0" w:color="auto"/>
                                    <w:right w:val="none" w:sz="0" w:space="0" w:color="auto"/>
                                  </w:divBdr>
                                </w:div>
                                <w:div w:id="1079248240">
                                  <w:marLeft w:val="0"/>
                                  <w:marRight w:val="0"/>
                                  <w:marTop w:val="0"/>
                                  <w:marBottom w:val="0"/>
                                  <w:divBdr>
                                    <w:top w:val="none" w:sz="0" w:space="0" w:color="auto"/>
                                    <w:left w:val="none" w:sz="0" w:space="0" w:color="auto"/>
                                    <w:bottom w:val="none" w:sz="0" w:space="0" w:color="auto"/>
                                    <w:right w:val="none" w:sz="0" w:space="0" w:color="auto"/>
                                  </w:divBdr>
                                </w:div>
                                <w:div w:id="480780663">
                                  <w:marLeft w:val="0"/>
                                  <w:marRight w:val="0"/>
                                  <w:marTop w:val="0"/>
                                  <w:marBottom w:val="0"/>
                                  <w:divBdr>
                                    <w:top w:val="none" w:sz="0" w:space="0" w:color="auto"/>
                                    <w:left w:val="none" w:sz="0" w:space="0" w:color="auto"/>
                                    <w:bottom w:val="none" w:sz="0" w:space="0" w:color="auto"/>
                                    <w:right w:val="none" w:sz="0" w:space="0" w:color="auto"/>
                                  </w:divBdr>
                                </w:div>
                                <w:div w:id="1886287434">
                                  <w:marLeft w:val="0"/>
                                  <w:marRight w:val="0"/>
                                  <w:marTop w:val="0"/>
                                  <w:marBottom w:val="0"/>
                                  <w:divBdr>
                                    <w:top w:val="none" w:sz="0" w:space="0" w:color="auto"/>
                                    <w:left w:val="none" w:sz="0" w:space="0" w:color="auto"/>
                                    <w:bottom w:val="none" w:sz="0" w:space="0" w:color="auto"/>
                                    <w:right w:val="none" w:sz="0" w:space="0" w:color="auto"/>
                                  </w:divBdr>
                                </w:div>
                                <w:div w:id="803735688">
                                  <w:marLeft w:val="0"/>
                                  <w:marRight w:val="0"/>
                                  <w:marTop w:val="0"/>
                                  <w:marBottom w:val="0"/>
                                  <w:divBdr>
                                    <w:top w:val="none" w:sz="0" w:space="0" w:color="auto"/>
                                    <w:left w:val="none" w:sz="0" w:space="0" w:color="auto"/>
                                    <w:bottom w:val="none" w:sz="0" w:space="0" w:color="auto"/>
                                    <w:right w:val="none" w:sz="0" w:space="0" w:color="auto"/>
                                  </w:divBdr>
                                </w:div>
                                <w:div w:id="1262377698">
                                  <w:marLeft w:val="0"/>
                                  <w:marRight w:val="0"/>
                                  <w:marTop w:val="0"/>
                                  <w:marBottom w:val="0"/>
                                  <w:divBdr>
                                    <w:top w:val="none" w:sz="0" w:space="0" w:color="auto"/>
                                    <w:left w:val="none" w:sz="0" w:space="0" w:color="auto"/>
                                    <w:bottom w:val="none" w:sz="0" w:space="0" w:color="auto"/>
                                    <w:right w:val="none" w:sz="0" w:space="0" w:color="auto"/>
                                  </w:divBdr>
                                </w:div>
                                <w:div w:id="1106315370">
                                  <w:marLeft w:val="0"/>
                                  <w:marRight w:val="0"/>
                                  <w:marTop w:val="0"/>
                                  <w:marBottom w:val="0"/>
                                  <w:divBdr>
                                    <w:top w:val="none" w:sz="0" w:space="0" w:color="auto"/>
                                    <w:left w:val="none" w:sz="0" w:space="0" w:color="auto"/>
                                    <w:bottom w:val="none" w:sz="0" w:space="0" w:color="auto"/>
                                    <w:right w:val="none" w:sz="0" w:space="0" w:color="auto"/>
                                  </w:divBdr>
                                </w:div>
                                <w:div w:id="1539780207">
                                  <w:marLeft w:val="0"/>
                                  <w:marRight w:val="0"/>
                                  <w:marTop w:val="0"/>
                                  <w:marBottom w:val="0"/>
                                  <w:divBdr>
                                    <w:top w:val="none" w:sz="0" w:space="0" w:color="auto"/>
                                    <w:left w:val="none" w:sz="0" w:space="0" w:color="auto"/>
                                    <w:bottom w:val="none" w:sz="0" w:space="0" w:color="auto"/>
                                    <w:right w:val="none" w:sz="0" w:space="0" w:color="auto"/>
                                  </w:divBdr>
                                </w:div>
                                <w:div w:id="1856186860">
                                  <w:marLeft w:val="0"/>
                                  <w:marRight w:val="0"/>
                                  <w:marTop w:val="0"/>
                                  <w:marBottom w:val="0"/>
                                  <w:divBdr>
                                    <w:top w:val="none" w:sz="0" w:space="0" w:color="auto"/>
                                    <w:left w:val="none" w:sz="0" w:space="0" w:color="auto"/>
                                    <w:bottom w:val="none" w:sz="0" w:space="0" w:color="auto"/>
                                    <w:right w:val="none" w:sz="0" w:space="0" w:color="auto"/>
                                  </w:divBdr>
                                </w:div>
                                <w:div w:id="1352102302">
                                  <w:marLeft w:val="0"/>
                                  <w:marRight w:val="0"/>
                                  <w:marTop w:val="0"/>
                                  <w:marBottom w:val="0"/>
                                  <w:divBdr>
                                    <w:top w:val="none" w:sz="0" w:space="0" w:color="auto"/>
                                    <w:left w:val="none" w:sz="0" w:space="0" w:color="auto"/>
                                    <w:bottom w:val="none" w:sz="0" w:space="0" w:color="auto"/>
                                    <w:right w:val="none" w:sz="0" w:space="0" w:color="auto"/>
                                  </w:divBdr>
                                </w:div>
                                <w:div w:id="1644920332">
                                  <w:marLeft w:val="0"/>
                                  <w:marRight w:val="0"/>
                                  <w:marTop w:val="0"/>
                                  <w:marBottom w:val="0"/>
                                  <w:divBdr>
                                    <w:top w:val="none" w:sz="0" w:space="0" w:color="auto"/>
                                    <w:left w:val="none" w:sz="0" w:space="0" w:color="auto"/>
                                    <w:bottom w:val="none" w:sz="0" w:space="0" w:color="auto"/>
                                    <w:right w:val="none" w:sz="0" w:space="0" w:color="auto"/>
                                  </w:divBdr>
                                </w:div>
                                <w:div w:id="877427460">
                                  <w:marLeft w:val="0"/>
                                  <w:marRight w:val="0"/>
                                  <w:marTop w:val="0"/>
                                  <w:marBottom w:val="0"/>
                                  <w:divBdr>
                                    <w:top w:val="none" w:sz="0" w:space="0" w:color="auto"/>
                                    <w:left w:val="none" w:sz="0" w:space="0" w:color="auto"/>
                                    <w:bottom w:val="none" w:sz="0" w:space="0" w:color="auto"/>
                                    <w:right w:val="none" w:sz="0" w:space="0" w:color="auto"/>
                                  </w:divBdr>
                                </w:div>
                                <w:div w:id="1966885170">
                                  <w:marLeft w:val="0"/>
                                  <w:marRight w:val="0"/>
                                  <w:marTop w:val="0"/>
                                  <w:marBottom w:val="0"/>
                                  <w:divBdr>
                                    <w:top w:val="none" w:sz="0" w:space="0" w:color="auto"/>
                                    <w:left w:val="none" w:sz="0" w:space="0" w:color="auto"/>
                                    <w:bottom w:val="none" w:sz="0" w:space="0" w:color="auto"/>
                                    <w:right w:val="none" w:sz="0" w:space="0" w:color="auto"/>
                                  </w:divBdr>
                                </w:div>
                                <w:div w:id="388189544">
                                  <w:marLeft w:val="0"/>
                                  <w:marRight w:val="0"/>
                                  <w:marTop w:val="0"/>
                                  <w:marBottom w:val="0"/>
                                  <w:divBdr>
                                    <w:top w:val="none" w:sz="0" w:space="0" w:color="auto"/>
                                    <w:left w:val="none" w:sz="0" w:space="0" w:color="auto"/>
                                    <w:bottom w:val="none" w:sz="0" w:space="0" w:color="auto"/>
                                    <w:right w:val="none" w:sz="0" w:space="0" w:color="auto"/>
                                  </w:divBdr>
                                </w:div>
                                <w:div w:id="706832338">
                                  <w:marLeft w:val="0"/>
                                  <w:marRight w:val="0"/>
                                  <w:marTop w:val="0"/>
                                  <w:marBottom w:val="0"/>
                                  <w:divBdr>
                                    <w:top w:val="none" w:sz="0" w:space="0" w:color="auto"/>
                                    <w:left w:val="none" w:sz="0" w:space="0" w:color="auto"/>
                                    <w:bottom w:val="none" w:sz="0" w:space="0" w:color="auto"/>
                                    <w:right w:val="none" w:sz="0" w:space="0" w:color="auto"/>
                                  </w:divBdr>
                                </w:div>
                                <w:div w:id="18699851">
                                  <w:marLeft w:val="0"/>
                                  <w:marRight w:val="0"/>
                                  <w:marTop w:val="0"/>
                                  <w:marBottom w:val="0"/>
                                  <w:divBdr>
                                    <w:top w:val="none" w:sz="0" w:space="0" w:color="auto"/>
                                    <w:left w:val="none" w:sz="0" w:space="0" w:color="auto"/>
                                    <w:bottom w:val="none" w:sz="0" w:space="0" w:color="auto"/>
                                    <w:right w:val="none" w:sz="0" w:space="0" w:color="auto"/>
                                  </w:divBdr>
                                </w:div>
                                <w:div w:id="631130015">
                                  <w:marLeft w:val="0"/>
                                  <w:marRight w:val="0"/>
                                  <w:marTop w:val="0"/>
                                  <w:marBottom w:val="0"/>
                                  <w:divBdr>
                                    <w:top w:val="none" w:sz="0" w:space="0" w:color="auto"/>
                                    <w:left w:val="none" w:sz="0" w:space="0" w:color="auto"/>
                                    <w:bottom w:val="none" w:sz="0" w:space="0" w:color="auto"/>
                                    <w:right w:val="none" w:sz="0" w:space="0" w:color="auto"/>
                                  </w:divBdr>
                                </w:div>
                                <w:div w:id="916130362">
                                  <w:marLeft w:val="0"/>
                                  <w:marRight w:val="0"/>
                                  <w:marTop w:val="0"/>
                                  <w:marBottom w:val="0"/>
                                  <w:divBdr>
                                    <w:top w:val="none" w:sz="0" w:space="0" w:color="auto"/>
                                    <w:left w:val="none" w:sz="0" w:space="0" w:color="auto"/>
                                    <w:bottom w:val="none" w:sz="0" w:space="0" w:color="auto"/>
                                    <w:right w:val="none" w:sz="0" w:space="0" w:color="auto"/>
                                  </w:divBdr>
                                </w:div>
                                <w:div w:id="184824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735890">
              <w:marLeft w:val="0"/>
              <w:marRight w:val="0"/>
              <w:marTop w:val="0"/>
              <w:marBottom w:val="0"/>
              <w:divBdr>
                <w:top w:val="none" w:sz="0" w:space="0" w:color="auto"/>
                <w:left w:val="none" w:sz="0" w:space="0" w:color="auto"/>
                <w:bottom w:val="none" w:sz="0" w:space="0" w:color="auto"/>
                <w:right w:val="none" w:sz="0" w:space="0" w:color="auto"/>
              </w:divBdr>
              <w:divsChild>
                <w:div w:id="1881670538">
                  <w:marLeft w:val="0"/>
                  <w:marRight w:val="0"/>
                  <w:marTop w:val="0"/>
                  <w:marBottom w:val="0"/>
                  <w:divBdr>
                    <w:top w:val="none" w:sz="0" w:space="0" w:color="auto"/>
                    <w:left w:val="none" w:sz="0" w:space="0" w:color="auto"/>
                    <w:bottom w:val="none" w:sz="0" w:space="0" w:color="auto"/>
                    <w:right w:val="none" w:sz="0" w:space="0" w:color="auto"/>
                  </w:divBdr>
                </w:div>
                <w:div w:id="1024870451">
                  <w:marLeft w:val="0"/>
                  <w:marRight w:val="0"/>
                  <w:marTop w:val="0"/>
                  <w:marBottom w:val="0"/>
                  <w:divBdr>
                    <w:top w:val="none" w:sz="0" w:space="0" w:color="auto"/>
                    <w:left w:val="none" w:sz="0" w:space="0" w:color="auto"/>
                    <w:bottom w:val="none" w:sz="0" w:space="0" w:color="auto"/>
                    <w:right w:val="none" w:sz="0" w:space="0" w:color="auto"/>
                  </w:divBdr>
                  <w:divsChild>
                    <w:div w:id="1643076095">
                      <w:marLeft w:val="0"/>
                      <w:marRight w:val="0"/>
                      <w:marTop w:val="0"/>
                      <w:marBottom w:val="0"/>
                      <w:divBdr>
                        <w:top w:val="none" w:sz="0" w:space="0" w:color="auto"/>
                        <w:left w:val="none" w:sz="0" w:space="0" w:color="auto"/>
                        <w:bottom w:val="none" w:sz="0" w:space="0" w:color="auto"/>
                        <w:right w:val="none" w:sz="0" w:space="0" w:color="auto"/>
                      </w:divBdr>
                      <w:divsChild>
                        <w:div w:id="537620317">
                          <w:marLeft w:val="0"/>
                          <w:marRight w:val="0"/>
                          <w:marTop w:val="0"/>
                          <w:marBottom w:val="0"/>
                          <w:divBdr>
                            <w:top w:val="none" w:sz="0" w:space="0" w:color="auto"/>
                            <w:left w:val="none" w:sz="0" w:space="0" w:color="auto"/>
                            <w:bottom w:val="none" w:sz="0" w:space="0" w:color="auto"/>
                            <w:right w:val="none" w:sz="0" w:space="0" w:color="auto"/>
                          </w:divBdr>
                          <w:divsChild>
                            <w:div w:id="1255283217">
                              <w:marLeft w:val="0"/>
                              <w:marRight w:val="0"/>
                              <w:marTop w:val="0"/>
                              <w:marBottom w:val="0"/>
                              <w:divBdr>
                                <w:top w:val="none" w:sz="0" w:space="0" w:color="auto"/>
                                <w:left w:val="none" w:sz="0" w:space="0" w:color="auto"/>
                                <w:bottom w:val="none" w:sz="0" w:space="0" w:color="auto"/>
                                <w:right w:val="none" w:sz="0" w:space="0" w:color="auto"/>
                              </w:divBdr>
                              <w:divsChild>
                                <w:div w:id="1262181182">
                                  <w:marLeft w:val="0"/>
                                  <w:marRight w:val="0"/>
                                  <w:marTop w:val="0"/>
                                  <w:marBottom w:val="0"/>
                                  <w:divBdr>
                                    <w:top w:val="none" w:sz="0" w:space="0" w:color="auto"/>
                                    <w:left w:val="none" w:sz="0" w:space="0" w:color="auto"/>
                                    <w:bottom w:val="none" w:sz="0" w:space="0" w:color="auto"/>
                                    <w:right w:val="none" w:sz="0" w:space="0" w:color="auto"/>
                                  </w:divBdr>
                                </w:div>
                                <w:div w:id="1938366289">
                                  <w:marLeft w:val="0"/>
                                  <w:marRight w:val="0"/>
                                  <w:marTop w:val="0"/>
                                  <w:marBottom w:val="0"/>
                                  <w:divBdr>
                                    <w:top w:val="none" w:sz="0" w:space="0" w:color="auto"/>
                                    <w:left w:val="none" w:sz="0" w:space="0" w:color="auto"/>
                                    <w:bottom w:val="none" w:sz="0" w:space="0" w:color="auto"/>
                                    <w:right w:val="none" w:sz="0" w:space="0" w:color="auto"/>
                                  </w:divBdr>
                                </w:div>
                                <w:div w:id="70349992">
                                  <w:marLeft w:val="0"/>
                                  <w:marRight w:val="0"/>
                                  <w:marTop w:val="0"/>
                                  <w:marBottom w:val="0"/>
                                  <w:divBdr>
                                    <w:top w:val="none" w:sz="0" w:space="0" w:color="auto"/>
                                    <w:left w:val="none" w:sz="0" w:space="0" w:color="auto"/>
                                    <w:bottom w:val="none" w:sz="0" w:space="0" w:color="auto"/>
                                    <w:right w:val="none" w:sz="0" w:space="0" w:color="auto"/>
                                  </w:divBdr>
                                </w:div>
                                <w:div w:id="1765030136">
                                  <w:marLeft w:val="0"/>
                                  <w:marRight w:val="0"/>
                                  <w:marTop w:val="0"/>
                                  <w:marBottom w:val="0"/>
                                  <w:divBdr>
                                    <w:top w:val="none" w:sz="0" w:space="0" w:color="auto"/>
                                    <w:left w:val="none" w:sz="0" w:space="0" w:color="auto"/>
                                    <w:bottom w:val="none" w:sz="0" w:space="0" w:color="auto"/>
                                    <w:right w:val="none" w:sz="0" w:space="0" w:color="auto"/>
                                  </w:divBdr>
                                </w:div>
                                <w:div w:id="393040892">
                                  <w:marLeft w:val="0"/>
                                  <w:marRight w:val="0"/>
                                  <w:marTop w:val="0"/>
                                  <w:marBottom w:val="0"/>
                                  <w:divBdr>
                                    <w:top w:val="none" w:sz="0" w:space="0" w:color="auto"/>
                                    <w:left w:val="none" w:sz="0" w:space="0" w:color="auto"/>
                                    <w:bottom w:val="none" w:sz="0" w:space="0" w:color="auto"/>
                                    <w:right w:val="none" w:sz="0" w:space="0" w:color="auto"/>
                                  </w:divBdr>
                                </w:div>
                                <w:div w:id="396325182">
                                  <w:marLeft w:val="0"/>
                                  <w:marRight w:val="0"/>
                                  <w:marTop w:val="0"/>
                                  <w:marBottom w:val="0"/>
                                  <w:divBdr>
                                    <w:top w:val="none" w:sz="0" w:space="0" w:color="auto"/>
                                    <w:left w:val="none" w:sz="0" w:space="0" w:color="auto"/>
                                    <w:bottom w:val="none" w:sz="0" w:space="0" w:color="auto"/>
                                    <w:right w:val="none" w:sz="0" w:space="0" w:color="auto"/>
                                  </w:divBdr>
                                </w:div>
                                <w:div w:id="2064713595">
                                  <w:marLeft w:val="0"/>
                                  <w:marRight w:val="0"/>
                                  <w:marTop w:val="0"/>
                                  <w:marBottom w:val="0"/>
                                  <w:divBdr>
                                    <w:top w:val="none" w:sz="0" w:space="0" w:color="auto"/>
                                    <w:left w:val="none" w:sz="0" w:space="0" w:color="auto"/>
                                    <w:bottom w:val="none" w:sz="0" w:space="0" w:color="auto"/>
                                    <w:right w:val="none" w:sz="0" w:space="0" w:color="auto"/>
                                  </w:divBdr>
                                </w:div>
                                <w:div w:id="320890137">
                                  <w:marLeft w:val="0"/>
                                  <w:marRight w:val="0"/>
                                  <w:marTop w:val="0"/>
                                  <w:marBottom w:val="0"/>
                                  <w:divBdr>
                                    <w:top w:val="none" w:sz="0" w:space="0" w:color="auto"/>
                                    <w:left w:val="none" w:sz="0" w:space="0" w:color="auto"/>
                                    <w:bottom w:val="none" w:sz="0" w:space="0" w:color="auto"/>
                                    <w:right w:val="none" w:sz="0" w:space="0" w:color="auto"/>
                                  </w:divBdr>
                                </w:div>
                                <w:div w:id="295643729">
                                  <w:marLeft w:val="0"/>
                                  <w:marRight w:val="0"/>
                                  <w:marTop w:val="0"/>
                                  <w:marBottom w:val="0"/>
                                  <w:divBdr>
                                    <w:top w:val="none" w:sz="0" w:space="0" w:color="auto"/>
                                    <w:left w:val="none" w:sz="0" w:space="0" w:color="auto"/>
                                    <w:bottom w:val="none" w:sz="0" w:space="0" w:color="auto"/>
                                    <w:right w:val="none" w:sz="0" w:space="0" w:color="auto"/>
                                  </w:divBdr>
                                </w:div>
                                <w:div w:id="1725637052">
                                  <w:marLeft w:val="0"/>
                                  <w:marRight w:val="0"/>
                                  <w:marTop w:val="0"/>
                                  <w:marBottom w:val="0"/>
                                  <w:divBdr>
                                    <w:top w:val="none" w:sz="0" w:space="0" w:color="auto"/>
                                    <w:left w:val="none" w:sz="0" w:space="0" w:color="auto"/>
                                    <w:bottom w:val="none" w:sz="0" w:space="0" w:color="auto"/>
                                    <w:right w:val="none" w:sz="0" w:space="0" w:color="auto"/>
                                  </w:divBdr>
                                </w:div>
                                <w:div w:id="925192686">
                                  <w:marLeft w:val="0"/>
                                  <w:marRight w:val="0"/>
                                  <w:marTop w:val="0"/>
                                  <w:marBottom w:val="0"/>
                                  <w:divBdr>
                                    <w:top w:val="none" w:sz="0" w:space="0" w:color="auto"/>
                                    <w:left w:val="none" w:sz="0" w:space="0" w:color="auto"/>
                                    <w:bottom w:val="none" w:sz="0" w:space="0" w:color="auto"/>
                                    <w:right w:val="none" w:sz="0" w:space="0" w:color="auto"/>
                                  </w:divBdr>
                                </w:div>
                                <w:div w:id="878199971">
                                  <w:marLeft w:val="0"/>
                                  <w:marRight w:val="0"/>
                                  <w:marTop w:val="0"/>
                                  <w:marBottom w:val="0"/>
                                  <w:divBdr>
                                    <w:top w:val="none" w:sz="0" w:space="0" w:color="auto"/>
                                    <w:left w:val="none" w:sz="0" w:space="0" w:color="auto"/>
                                    <w:bottom w:val="none" w:sz="0" w:space="0" w:color="auto"/>
                                    <w:right w:val="none" w:sz="0" w:space="0" w:color="auto"/>
                                  </w:divBdr>
                                </w:div>
                                <w:div w:id="784884746">
                                  <w:marLeft w:val="0"/>
                                  <w:marRight w:val="0"/>
                                  <w:marTop w:val="0"/>
                                  <w:marBottom w:val="0"/>
                                  <w:divBdr>
                                    <w:top w:val="none" w:sz="0" w:space="0" w:color="auto"/>
                                    <w:left w:val="none" w:sz="0" w:space="0" w:color="auto"/>
                                    <w:bottom w:val="none" w:sz="0" w:space="0" w:color="auto"/>
                                    <w:right w:val="none" w:sz="0" w:space="0" w:color="auto"/>
                                  </w:divBdr>
                                </w:div>
                                <w:div w:id="1737237109">
                                  <w:marLeft w:val="0"/>
                                  <w:marRight w:val="0"/>
                                  <w:marTop w:val="0"/>
                                  <w:marBottom w:val="0"/>
                                  <w:divBdr>
                                    <w:top w:val="none" w:sz="0" w:space="0" w:color="auto"/>
                                    <w:left w:val="none" w:sz="0" w:space="0" w:color="auto"/>
                                    <w:bottom w:val="none" w:sz="0" w:space="0" w:color="auto"/>
                                    <w:right w:val="none" w:sz="0" w:space="0" w:color="auto"/>
                                  </w:divBdr>
                                </w:div>
                                <w:div w:id="1782722891">
                                  <w:marLeft w:val="0"/>
                                  <w:marRight w:val="0"/>
                                  <w:marTop w:val="0"/>
                                  <w:marBottom w:val="0"/>
                                  <w:divBdr>
                                    <w:top w:val="none" w:sz="0" w:space="0" w:color="auto"/>
                                    <w:left w:val="none" w:sz="0" w:space="0" w:color="auto"/>
                                    <w:bottom w:val="none" w:sz="0" w:space="0" w:color="auto"/>
                                    <w:right w:val="none" w:sz="0" w:space="0" w:color="auto"/>
                                  </w:divBdr>
                                </w:div>
                                <w:div w:id="373652048">
                                  <w:marLeft w:val="0"/>
                                  <w:marRight w:val="0"/>
                                  <w:marTop w:val="0"/>
                                  <w:marBottom w:val="0"/>
                                  <w:divBdr>
                                    <w:top w:val="none" w:sz="0" w:space="0" w:color="auto"/>
                                    <w:left w:val="none" w:sz="0" w:space="0" w:color="auto"/>
                                    <w:bottom w:val="none" w:sz="0" w:space="0" w:color="auto"/>
                                    <w:right w:val="none" w:sz="0" w:space="0" w:color="auto"/>
                                  </w:divBdr>
                                </w:div>
                                <w:div w:id="213937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4312235">
              <w:marLeft w:val="0"/>
              <w:marRight w:val="0"/>
              <w:marTop w:val="0"/>
              <w:marBottom w:val="0"/>
              <w:divBdr>
                <w:top w:val="none" w:sz="0" w:space="0" w:color="auto"/>
                <w:left w:val="none" w:sz="0" w:space="0" w:color="auto"/>
                <w:bottom w:val="none" w:sz="0" w:space="0" w:color="auto"/>
                <w:right w:val="none" w:sz="0" w:space="0" w:color="auto"/>
              </w:divBdr>
              <w:divsChild>
                <w:div w:id="256066290">
                  <w:marLeft w:val="0"/>
                  <w:marRight w:val="0"/>
                  <w:marTop w:val="0"/>
                  <w:marBottom w:val="0"/>
                  <w:divBdr>
                    <w:top w:val="none" w:sz="0" w:space="0" w:color="auto"/>
                    <w:left w:val="none" w:sz="0" w:space="0" w:color="auto"/>
                    <w:bottom w:val="none" w:sz="0" w:space="0" w:color="auto"/>
                    <w:right w:val="none" w:sz="0" w:space="0" w:color="auto"/>
                  </w:divBdr>
                </w:div>
                <w:div w:id="431702183">
                  <w:marLeft w:val="0"/>
                  <w:marRight w:val="0"/>
                  <w:marTop w:val="0"/>
                  <w:marBottom w:val="0"/>
                  <w:divBdr>
                    <w:top w:val="none" w:sz="0" w:space="0" w:color="auto"/>
                    <w:left w:val="none" w:sz="0" w:space="0" w:color="auto"/>
                    <w:bottom w:val="none" w:sz="0" w:space="0" w:color="auto"/>
                    <w:right w:val="none" w:sz="0" w:space="0" w:color="auto"/>
                  </w:divBdr>
                  <w:divsChild>
                    <w:div w:id="329331783">
                      <w:marLeft w:val="0"/>
                      <w:marRight w:val="0"/>
                      <w:marTop w:val="0"/>
                      <w:marBottom w:val="0"/>
                      <w:divBdr>
                        <w:top w:val="none" w:sz="0" w:space="0" w:color="auto"/>
                        <w:left w:val="none" w:sz="0" w:space="0" w:color="auto"/>
                        <w:bottom w:val="none" w:sz="0" w:space="0" w:color="auto"/>
                        <w:right w:val="none" w:sz="0" w:space="0" w:color="auto"/>
                      </w:divBdr>
                      <w:divsChild>
                        <w:div w:id="560362481">
                          <w:marLeft w:val="0"/>
                          <w:marRight w:val="0"/>
                          <w:marTop w:val="0"/>
                          <w:marBottom w:val="0"/>
                          <w:divBdr>
                            <w:top w:val="none" w:sz="0" w:space="0" w:color="auto"/>
                            <w:left w:val="none" w:sz="0" w:space="0" w:color="auto"/>
                            <w:bottom w:val="none" w:sz="0" w:space="0" w:color="auto"/>
                            <w:right w:val="none" w:sz="0" w:space="0" w:color="auto"/>
                          </w:divBdr>
                          <w:divsChild>
                            <w:div w:id="619067367">
                              <w:marLeft w:val="0"/>
                              <w:marRight w:val="0"/>
                              <w:marTop w:val="0"/>
                              <w:marBottom w:val="0"/>
                              <w:divBdr>
                                <w:top w:val="none" w:sz="0" w:space="0" w:color="auto"/>
                                <w:left w:val="none" w:sz="0" w:space="0" w:color="auto"/>
                                <w:bottom w:val="none" w:sz="0" w:space="0" w:color="auto"/>
                                <w:right w:val="none" w:sz="0" w:space="0" w:color="auto"/>
                              </w:divBdr>
                              <w:divsChild>
                                <w:div w:id="1474298534">
                                  <w:marLeft w:val="0"/>
                                  <w:marRight w:val="0"/>
                                  <w:marTop w:val="0"/>
                                  <w:marBottom w:val="0"/>
                                  <w:divBdr>
                                    <w:top w:val="none" w:sz="0" w:space="0" w:color="auto"/>
                                    <w:left w:val="none" w:sz="0" w:space="0" w:color="auto"/>
                                    <w:bottom w:val="none" w:sz="0" w:space="0" w:color="auto"/>
                                    <w:right w:val="none" w:sz="0" w:space="0" w:color="auto"/>
                                  </w:divBdr>
                                </w:div>
                                <w:div w:id="574121032">
                                  <w:marLeft w:val="0"/>
                                  <w:marRight w:val="0"/>
                                  <w:marTop w:val="0"/>
                                  <w:marBottom w:val="0"/>
                                  <w:divBdr>
                                    <w:top w:val="none" w:sz="0" w:space="0" w:color="auto"/>
                                    <w:left w:val="none" w:sz="0" w:space="0" w:color="auto"/>
                                    <w:bottom w:val="none" w:sz="0" w:space="0" w:color="auto"/>
                                    <w:right w:val="none" w:sz="0" w:space="0" w:color="auto"/>
                                  </w:divBdr>
                                </w:div>
                                <w:div w:id="1297025632">
                                  <w:marLeft w:val="0"/>
                                  <w:marRight w:val="0"/>
                                  <w:marTop w:val="0"/>
                                  <w:marBottom w:val="0"/>
                                  <w:divBdr>
                                    <w:top w:val="none" w:sz="0" w:space="0" w:color="auto"/>
                                    <w:left w:val="none" w:sz="0" w:space="0" w:color="auto"/>
                                    <w:bottom w:val="none" w:sz="0" w:space="0" w:color="auto"/>
                                    <w:right w:val="none" w:sz="0" w:space="0" w:color="auto"/>
                                  </w:divBdr>
                                </w:div>
                                <w:div w:id="112942070">
                                  <w:marLeft w:val="0"/>
                                  <w:marRight w:val="0"/>
                                  <w:marTop w:val="0"/>
                                  <w:marBottom w:val="0"/>
                                  <w:divBdr>
                                    <w:top w:val="none" w:sz="0" w:space="0" w:color="auto"/>
                                    <w:left w:val="none" w:sz="0" w:space="0" w:color="auto"/>
                                    <w:bottom w:val="none" w:sz="0" w:space="0" w:color="auto"/>
                                    <w:right w:val="none" w:sz="0" w:space="0" w:color="auto"/>
                                  </w:divBdr>
                                </w:div>
                                <w:div w:id="493689569">
                                  <w:marLeft w:val="0"/>
                                  <w:marRight w:val="0"/>
                                  <w:marTop w:val="0"/>
                                  <w:marBottom w:val="0"/>
                                  <w:divBdr>
                                    <w:top w:val="none" w:sz="0" w:space="0" w:color="auto"/>
                                    <w:left w:val="none" w:sz="0" w:space="0" w:color="auto"/>
                                    <w:bottom w:val="none" w:sz="0" w:space="0" w:color="auto"/>
                                    <w:right w:val="none" w:sz="0" w:space="0" w:color="auto"/>
                                  </w:divBdr>
                                </w:div>
                                <w:div w:id="822744594">
                                  <w:marLeft w:val="0"/>
                                  <w:marRight w:val="0"/>
                                  <w:marTop w:val="0"/>
                                  <w:marBottom w:val="0"/>
                                  <w:divBdr>
                                    <w:top w:val="none" w:sz="0" w:space="0" w:color="auto"/>
                                    <w:left w:val="none" w:sz="0" w:space="0" w:color="auto"/>
                                    <w:bottom w:val="none" w:sz="0" w:space="0" w:color="auto"/>
                                    <w:right w:val="none" w:sz="0" w:space="0" w:color="auto"/>
                                  </w:divBdr>
                                </w:div>
                                <w:div w:id="967779687">
                                  <w:marLeft w:val="0"/>
                                  <w:marRight w:val="0"/>
                                  <w:marTop w:val="0"/>
                                  <w:marBottom w:val="0"/>
                                  <w:divBdr>
                                    <w:top w:val="none" w:sz="0" w:space="0" w:color="auto"/>
                                    <w:left w:val="none" w:sz="0" w:space="0" w:color="auto"/>
                                    <w:bottom w:val="none" w:sz="0" w:space="0" w:color="auto"/>
                                    <w:right w:val="none" w:sz="0" w:space="0" w:color="auto"/>
                                  </w:divBdr>
                                </w:div>
                                <w:div w:id="1717926914">
                                  <w:marLeft w:val="0"/>
                                  <w:marRight w:val="0"/>
                                  <w:marTop w:val="0"/>
                                  <w:marBottom w:val="0"/>
                                  <w:divBdr>
                                    <w:top w:val="none" w:sz="0" w:space="0" w:color="auto"/>
                                    <w:left w:val="none" w:sz="0" w:space="0" w:color="auto"/>
                                    <w:bottom w:val="none" w:sz="0" w:space="0" w:color="auto"/>
                                    <w:right w:val="none" w:sz="0" w:space="0" w:color="auto"/>
                                  </w:divBdr>
                                </w:div>
                                <w:div w:id="1981686402">
                                  <w:marLeft w:val="0"/>
                                  <w:marRight w:val="0"/>
                                  <w:marTop w:val="0"/>
                                  <w:marBottom w:val="0"/>
                                  <w:divBdr>
                                    <w:top w:val="none" w:sz="0" w:space="0" w:color="auto"/>
                                    <w:left w:val="none" w:sz="0" w:space="0" w:color="auto"/>
                                    <w:bottom w:val="none" w:sz="0" w:space="0" w:color="auto"/>
                                    <w:right w:val="none" w:sz="0" w:space="0" w:color="auto"/>
                                  </w:divBdr>
                                </w:div>
                                <w:div w:id="1531337433">
                                  <w:marLeft w:val="0"/>
                                  <w:marRight w:val="0"/>
                                  <w:marTop w:val="0"/>
                                  <w:marBottom w:val="0"/>
                                  <w:divBdr>
                                    <w:top w:val="none" w:sz="0" w:space="0" w:color="auto"/>
                                    <w:left w:val="none" w:sz="0" w:space="0" w:color="auto"/>
                                    <w:bottom w:val="none" w:sz="0" w:space="0" w:color="auto"/>
                                    <w:right w:val="none" w:sz="0" w:space="0" w:color="auto"/>
                                  </w:divBdr>
                                </w:div>
                                <w:div w:id="1359969946">
                                  <w:marLeft w:val="0"/>
                                  <w:marRight w:val="0"/>
                                  <w:marTop w:val="0"/>
                                  <w:marBottom w:val="0"/>
                                  <w:divBdr>
                                    <w:top w:val="none" w:sz="0" w:space="0" w:color="auto"/>
                                    <w:left w:val="none" w:sz="0" w:space="0" w:color="auto"/>
                                    <w:bottom w:val="none" w:sz="0" w:space="0" w:color="auto"/>
                                    <w:right w:val="none" w:sz="0" w:space="0" w:color="auto"/>
                                  </w:divBdr>
                                </w:div>
                                <w:div w:id="2007122551">
                                  <w:marLeft w:val="0"/>
                                  <w:marRight w:val="0"/>
                                  <w:marTop w:val="0"/>
                                  <w:marBottom w:val="0"/>
                                  <w:divBdr>
                                    <w:top w:val="none" w:sz="0" w:space="0" w:color="auto"/>
                                    <w:left w:val="none" w:sz="0" w:space="0" w:color="auto"/>
                                    <w:bottom w:val="none" w:sz="0" w:space="0" w:color="auto"/>
                                    <w:right w:val="none" w:sz="0" w:space="0" w:color="auto"/>
                                  </w:divBdr>
                                </w:div>
                                <w:div w:id="2025209329">
                                  <w:marLeft w:val="0"/>
                                  <w:marRight w:val="0"/>
                                  <w:marTop w:val="0"/>
                                  <w:marBottom w:val="0"/>
                                  <w:divBdr>
                                    <w:top w:val="none" w:sz="0" w:space="0" w:color="auto"/>
                                    <w:left w:val="none" w:sz="0" w:space="0" w:color="auto"/>
                                    <w:bottom w:val="none" w:sz="0" w:space="0" w:color="auto"/>
                                    <w:right w:val="none" w:sz="0" w:space="0" w:color="auto"/>
                                  </w:divBdr>
                                </w:div>
                                <w:div w:id="1760983872">
                                  <w:marLeft w:val="0"/>
                                  <w:marRight w:val="0"/>
                                  <w:marTop w:val="0"/>
                                  <w:marBottom w:val="0"/>
                                  <w:divBdr>
                                    <w:top w:val="none" w:sz="0" w:space="0" w:color="auto"/>
                                    <w:left w:val="none" w:sz="0" w:space="0" w:color="auto"/>
                                    <w:bottom w:val="none" w:sz="0" w:space="0" w:color="auto"/>
                                    <w:right w:val="none" w:sz="0" w:space="0" w:color="auto"/>
                                  </w:divBdr>
                                </w:div>
                                <w:div w:id="1755130635">
                                  <w:marLeft w:val="0"/>
                                  <w:marRight w:val="0"/>
                                  <w:marTop w:val="0"/>
                                  <w:marBottom w:val="0"/>
                                  <w:divBdr>
                                    <w:top w:val="none" w:sz="0" w:space="0" w:color="auto"/>
                                    <w:left w:val="none" w:sz="0" w:space="0" w:color="auto"/>
                                    <w:bottom w:val="none" w:sz="0" w:space="0" w:color="auto"/>
                                    <w:right w:val="none" w:sz="0" w:space="0" w:color="auto"/>
                                  </w:divBdr>
                                </w:div>
                                <w:div w:id="121072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165485">
              <w:marLeft w:val="0"/>
              <w:marRight w:val="0"/>
              <w:marTop w:val="0"/>
              <w:marBottom w:val="0"/>
              <w:divBdr>
                <w:top w:val="none" w:sz="0" w:space="0" w:color="auto"/>
                <w:left w:val="none" w:sz="0" w:space="0" w:color="auto"/>
                <w:bottom w:val="none" w:sz="0" w:space="0" w:color="auto"/>
                <w:right w:val="none" w:sz="0" w:space="0" w:color="auto"/>
              </w:divBdr>
              <w:divsChild>
                <w:div w:id="1201550051">
                  <w:marLeft w:val="0"/>
                  <w:marRight w:val="0"/>
                  <w:marTop w:val="0"/>
                  <w:marBottom w:val="0"/>
                  <w:divBdr>
                    <w:top w:val="none" w:sz="0" w:space="0" w:color="auto"/>
                    <w:left w:val="none" w:sz="0" w:space="0" w:color="auto"/>
                    <w:bottom w:val="none" w:sz="0" w:space="0" w:color="auto"/>
                    <w:right w:val="none" w:sz="0" w:space="0" w:color="auto"/>
                  </w:divBdr>
                </w:div>
                <w:div w:id="1148284976">
                  <w:marLeft w:val="0"/>
                  <w:marRight w:val="0"/>
                  <w:marTop w:val="0"/>
                  <w:marBottom w:val="0"/>
                  <w:divBdr>
                    <w:top w:val="none" w:sz="0" w:space="0" w:color="auto"/>
                    <w:left w:val="none" w:sz="0" w:space="0" w:color="auto"/>
                    <w:bottom w:val="none" w:sz="0" w:space="0" w:color="auto"/>
                    <w:right w:val="none" w:sz="0" w:space="0" w:color="auto"/>
                  </w:divBdr>
                  <w:divsChild>
                    <w:div w:id="512452543">
                      <w:marLeft w:val="0"/>
                      <w:marRight w:val="0"/>
                      <w:marTop w:val="0"/>
                      <w:marBottom w:val="0"/>
                      <w:divBdr>
                        <w:top w:val="none" w:sz="0" w:space="0" w:color="auto"/>
                        <w:left w:val="none" w:sz="0" w:space="0" w:color="auto"/>
                        <w:bottom w:val="none" w:sz="0" w:space="0" w:color="auto"/>
                        <w:right w:val="none" w:sz="0" w:space="0" w:color="auto"/>
                      </w:divBdr>
                      <w:divsChild>
                        <w:div w:id="731733550">
                          <w:marLeft w:val="0"/>
                          <w:marRight w:val="0"/>
                          <w:marTop w:val="0"/>
                          <w:marBottom w:val="0"/>
                          <w:divBdr>
                            <w:top w:val="none" w:sz="0" w:space="0" w:color="auto"/>
                            <w:left w:val="none" w:sz="0" w:space="0" w:color="auto"/>
                            <w:bottom w:val="none" w:sz="0" w:space="0" w:color="auto"/>
                            <w:right w:val="none" w:sz="0" w:space="0" w:color="auto"/>
                          </w:divBdr>
                          <w:divsChild>
                            <w:div w:id="2111075257">
                              <w:marLeft w:val="0"/>
                              <w:marRight w:val="0"/>
                              <w:marTop w:val="0"/>
                              <w:marBottom w:val="0"/>
                              <w:divBdr>
                                <w:top w:val="none" w:sz="0" w:space="0" w:color="auto"/>
                                <w:left w:val="none" w:sz="0" w:space="0" w:color="auto"/>
                                <w:bottom w:val="none" w:sz="0" w:space="0" w:color="auto"/>
                                <w:right w:val="none" w:sz="0" w:space="0" w:color="auto"/>
                              </w:divBdr>
                              <w:divsChild>
                                <w:div w:id="910433120">
                                  <w:marLeft w:val="0"/>
                                  <w:marRight w:val="0"/>
                                  <w:marTop w:val="0"/>
                                  <w:marBottom w:val="0"/>
                                  <w:divBdr>
                                    <w:top w:val="none" w:sz="0" w:space="0" w:color="auto"/>
                                    <w:left w:val="none" w:sz="0" w:space="0" w:color="auto"/>
                                    <w:bottom w:val="none" w:sz="0" w:space="0" w:color="auto"/>
                                    <w:right w:val="none" w:sz="0" w:space="0" w:color="auto"/>
                                  </w:divBdr>
                                </w:div>
                                <w:div w:id="1184589809">
                                  <w:marLeft w:val="0"/>
                                  <w:marRight w:val="0"/>
                                  <w:marTop w:val="0"/>
                                  <w:marBottom w:val="0"/>
                                  <w:divBdr>
                                    <w:top w:val="none" w:sz="0" w:space="0" w:color="auto"/>
                                    <w:left w:val="none" w:sz="0" w:space="0" w:color="auto"/>
                                    <w:bottom w:val="none" w:sz="0" w:space="0" w:color="auto"/>
                                    <w:right w:val="none" w:sz="0" w:space="0" w:color="auto"/>
                                  </w:divBdr>
                                </w:div>
                                <w:div w:id="679310437">
                                  <w:marLeft w:val="0"/>
                                  <w:marRight w:val="0"/>
                                  <w:marTop w:val="0"/>
                                  <w:marBottom w:val="0"/>
                                  <w:divBdr>
                                    <w:top w:val="none" w:sz="0" w:space="0" w:color="auto"/>
                                    <w:left w:val="none" w:sz="0" w:space="0" w:color="auto"/>
                                    <w:bottom w:val="none" w:sz="0" w:space="0" w:color="auto"/>
                                    <w:right w:val="none" w:sz="0" w:space="0" w:color="auto"/>
                                  </w:divBdr>
                                </w:div>
                                <w:div w:id="2061829846">
                                  <w:marLeft w:val="0"/>
                                  <w:marRight w:val="0"/>
                                  <w:marTop w:val="0"/>
                                  <w:marBottom w:val="0"/>
                                  <w:divBdr>
                                    <w:top w:val="none" w:sz="0" w:space="0" w:color="auto"/>
                                    <w:left w:val="none" w:sz="0" w:space="0" w:color="auto"/>
                                    <w:bottom w:val="none" w:sz="0" w:space="0" w:color="auto"/>
                                    <w:right w:val="none" w:sz="0" w:space="0" w:color="auto"/>
                                  </w:divBdr>
                                </w:div>
                                <w:div w:id="1306543107">
                                  <w:marLeft w:val="0"/>
                                  <w:marRight w:val="0"/>
                                  <w:marTop w:val="0"/>
                                  <w:marBottom w:val="0"/>
                                  <w:divBdr>
                                    <w:top w:val="none" w:sz="0" w:space="0" w:color="auto"/>
                                    <w:left w:val="none" w:sz="0" w:space="0" w:color="auto"/>
                                    <w:bottom w:val="none" w:sz="0" w:space="0" w:color="auto"/>
                                    <w:right w:val="none" w:sz="0" w:space="0" w:color="auto"/>
                                  </w:divBdr>
                                </w:div>
                                <w:div w:id="1176044110">
                                  <w:marLeft w:val="0"/>
                                  <w:marRight w:val="0"/>
                                  <w:marTop w:val="0"/>
                                  <w:marBottom w:val="0"/>
                                  <w:divBdr>
                                    <w:top w:val="none" w:sz="0" w:space="0" w:color="auto"/>
                                    <w:left w:val="none" w:sz="0" w:space="0" w:color="auto"/>
                                    <w:bottom w:val="none" w:sz="0" w:space="0" w:color="auto"/>
                                    <w:right w:val="none" w:sz="0" w:space="0" w:color="auto"/>
                                  </w:divBdr>
                                </w:div>
                                <w:div w:id="1795294761">
                                  <w:marLeft w:val="0"/>
                                  <w:marRight w:val="0"/>
                                  <w:marTop w:val="0"/>
                                  <w:marBottom w:val="0"/>
                                  <w:divBdr>
                                    <w:top w:val="none" w:sz="0" w:space="0" w:color="auto"/>
                                    <w:left w:val="none" w:sz="0" w:space="0" w:color="auto"/>
                                    <w:bottom w:val="none" w:sz="0" w:space="0" w:color="auto"/>
                                    <w:right w:val="none" w:sz="0" w:space="0" w:color="auto"/>
                                  </w:divBdr>
                                </w:div>
                                <w:div w:id="1785072637">
                                  <w:marLeft w:val="0"/>
                                  <w:marRight w:val="0"/>
                                  <w:marTop w:val="0"/>
                                  <w:marBottom w:val="0"/>
                                  <w:divBdr>
                                    <w:top w:val="none" w:sz="0" w:space="0" w:color="auto"/>
                                    <w:left w:val="none" w:sz="0" w:space="0" w:color="auto"/>
                                    <w:bottom w:val="none" w:sz="0" w:space="0" w:color="auto"/>
                                    <w:right w:val="none" w:sz="0" w:space="0" w:color="auto"/>
                                  </w:divBdr>
                                </w:div>
                                <w:div w:id="2125226486">
                                  <w:marLeft w:val="0"/>
                                  <w:marRight w:val="0"/>
                                  <w:marTop w:val="0"/>
                                  <w:marBottom w:val="0"/>
                                  <w:divBdr>
                                    <w:top w:val="none" w:sz="0" w:space="0" w:color="auto"/>
                                    <w:left w:val="none" w:sz="0" w:space="0" w:color="auto"/>
                                    <w:bottom w:val="none" w:sz="0" w:space="0" w:color="auto"/>
                                    <w:right w:val="none" w:sz="0" w:space="0" w:color="auto"/>
                                  </w:divBdr>
                                </w:div>
                                <w:div w:id="1206258546">
                                  <w:marLeft w:val="0"/>
                                  <w:marRight w:val="0"/>
                                  <w:marTop w:val="0"/>
                                  <w:marBottom w:val="0"/>
                                  <w:divBdr>
                                    <w:top w:val="none" w:sz="0" w:space="0" w:color="auto"/>
                                    <w:left w:val="none" w:sz="0" w:space="0" w:color="auto"/>
                                    <w:bottom w:val="none" w:sz="0" w:space="0" w:color="auto"/>
                                    <w:right w:val="none" w:sz="0" w:space="0" w:color="auto"/>
                                  </w:divBdr>
                                </w:div>
                                <w:div w:id="710497896">
                                  <w:marLeft w:val="0"/>
                                  <w:marRight w:val="0"/>
                                  <w:marTop w:val="0"/>
                                  <w:marBottom w:val="0"/>
                                  <w:divBdr>
                                    <w:top w:val="none" w:sz="0" w:space="0" w:color="auto"/>
                                    <w:left w:val="none" w:sz="0" w:space="0" w:color="auto"/>
                                    <w:bottom w:val="none" w:sz="0" w:space="0" w:color="auto"/>
                                    <w:right w:val="none" w:sz="0" w:space="0" w:color="auto"/>
                                  </w:divBdr>
                                </w:div>
                                <w:div w:id="1757089510">
                                  <w:marLeft w:val="0"/>
                                  <w:marRight w:val="0"/>
                                  <w:marTop w:val="0"/>
                                  <w:marBottom w:val="0"/>
                                  <w:divBdr>
                                    <w:top w:val="none" w:sz="0" w:space="0" w:color="auto"/>
                                    <w:left w:val="none" w:sz="0" w:space="0" w:color="auto"/>
                                    <w:bottom w:val="none" w:sz="0" w:space="0" w:color="auto"/>
                                    <w:right w:val="none" w:sz="0" w:space="0" w:color="auto"/>
                                  </w:divBdr>
                                </w:div>
                                <w:div w:id="302732377">
                                  <w:marLeft w:val="0"/>
                                  <w:marRight w:val="0"/>
                                  <w:marTop w:val="0"/>
                                  <w:marBottom w:val="0"/>
                                  <w:divBdr>
                                    <w:top w:val="none" w:sz="0" w:space="0" w:color="auto"/>
                                    <w:left w:val="none" w:sz="0" w:space="0" w:color="auto"/>
                                    <w:bottom w:val="none" w:sz="0" w:space="0" w:color="auto"/>
                                    <w:right w:val="none" w:sz="0" w:space="0" w:color="auto"/>
                                  </w:divBdr>
                                </w:div>
                                <w:div w:id="1836336673">
                                  <w:marLeft w:val="0"/>
                                  <w:marRight w:val="0"/>
                                  <w:marTop w:val="0"/>
                                  <w:marBottom w:val="0"/>
                                  <w:divBdr>
                                    <w:top w:val="none" w:sz="0" w:space="0" w:color="auto"/>
                                    <w:left w:val="none" w:sz="0" w:space="0" w:color="auto"/>
                                    <w:bottom w:val="none" w:sz="0" w:space="0" w:color="auto"/>
                                    <w:right w:val="none" w:sz="0" w:space="0" w:color="auto"/>
                                  </w:divBdr>
                                </w:div>
                                <w:div w:id="62605463">
                                  <w:marLeft w:val="0"/>
                                  <w:marRight w:val="0"/>
                                  <w:marTop w:val="0"/>
                                  <w:marBottom w:val="0"/>
                                  <w:divBdr>
                                    <w:top w:val="none" w:sz="0" w:space="0" w:color="auto"/>
                                    <w:left w:val="none" w:sz="0" w:space="0" w:color="auto"/>
                                    <w:bottom w:val="none" w:sz="0" w:space="0" w:color="auto"/>
                                    <w:right w:val="none" w:sz="0" w:space="0" w:color="auto"/>
                                  </w:divBdr>
                                </w:div>
                                <w:div w:id="1692953692">
                                  <w:marLeft w:val="0"/>
                                  <w:marRight w:val="0"/>
                                  <w:marTop w:val="0"/>
                                  <w:marBottom w:val="0"/>
                                  <w:divBdr>
                                    <w:top w:val="none" w:sz="0" w:space="0" w:color="auto"/>
                                    <w:left w:val="none" w:sz="0" w:space="0" w:color="auto"/>
                                    <w:bottom w:val="none" w:sz="0" w:space="0" w:color="auto"/>
                                    <w:right w:val="none" w:sz="0" w:space="0" w:color="auto"/>
                                  </w:divBdr>
                                </w:div>
                                <w:div w:id="829445117">
                                  <w:marLeft w:val="0"/>
                                  <w:marRight w:val="0"/>
                                  <w:marTop w:val="0"/>
                                  <w:marBottom w:val="0"/>
                                  <w:divBdr>
                                    <w:top w:val="none" w:sz="0" w:space="0" w:color="auto"/>
                                    <w:left w:val="none" w:sz="0" w:space="0" w:color="auto"/>
                                    <w:bottom w:val="none" w:sz="0" w:space="0" w:color="auto"/>
                                    <w:right w:val="none" w:sz="0" w:space="0" w:color="auto"/>
                                  </w:divBdr>
                                </w:div>
                                <w:div w:id="756557532">
                                  <w:marLeft w:val="0"/>
                                  <w:marRight w:val="0"/>
                                  <w:marTop w:val="0"/>
                                  <w:marBottom w:val="0"/>
                                  <w:divBdr>
                                    <w:top w:val="none" w:sz="0" w:space="0" w:color="auto"/>
                                    <w:left w:val="none" w:sz="0" w:space="0" w:color="auto"/>
                                    <w:bottom w:val="none" w:sz="0" w:space="0" w:color="auto"/>
                                    <w:right w:val="none" w:sz="0" w:space="0" w:color="auto"/>
                                  </w:divBdr>
                                </w:div>
                                <w:div w:id="16432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284212">
              <w:marLeft w:val="0"/>
              <w:marRight w:val="0"/>
              <w:marTop w:val="0"/>
              <w:marBottom w:val="0"/>
              <w:divBdr>
                <w:top w:val="none" w:sz="0" w:space="0" w:color="auto"/>
                <w:left w:val="none" w:sz="0" w:space="0" w:color="auto"/>
                <w:bottom w:val="none" w:sz="0" w:space="0" w:color="auto"/>
                <w:right w:val="none" w:sz="0" w:space="0" w:color="auto"/>
              </w:divBdr>
              <w:divsChild>
                <w:div w:id="16587408">
                  <w:marLeft w:val="0"/>
                  <w:marRight w:val="0"/>
                  <w:marTop w:val="0"/>
                  <w:marBottom w:val="0"/>
                  <w:divBdr>
                    <w:top w:val="none" w:sz="0" w:space="0" w:color="auto"/>
                    <w:left w:val="none" w:sz="0" w:space="0" w:color="auto"/>
                    <w:bottom w:val="none" w:sz="0" w:space="0" w:color="auto"/>
                    <w:right w:val="none" w:sz="0" w:space="0" w:color="auto"/>
                  </w:divBdr>
                </w:div>
                <w:div w:id="1125271186">
                  <w:marLeft w:val="0"/>
                  <w:marRight w:val="0"/>
                  <w:marTop w:val="0"/>
                  <w:marBottom w:val="0"/>
                  <w:divBdr>
                    <w:top w:val="none" w:sz="0" w:space="0" w:color="auto"/>
                    <w:left w:val="none" w:sz="0" w:space="0" w:color="auto"/>
                    <w:bottom w:val="none" w:sz="0" w:space="0" w:color="auto"/>
                    <w:right w:val="none" w:sz="0" w:space="0" w:color="auto"/>
                  </w:divBdr>
                  <w:divsChild>
                    <w:div w:id="106970395">
                      <w:marLeft w:val="0"/>
                      <w:marRight w:val="0"/>
                      <w:marTop w:val="0"/>
                      <w:marBottom w:val="0"/>
                      <w:divBdr>
                        <w:top w:val="none" w:sz="0" w:space="0" w:color="auto"/>
                        <w:left w:val="none" w:sz="0" w:space="0" w:color="auto"/>
                        <w:bottom w:val="none" w:sz="0" w:space="0" w:color="auto"/>
                        <w:right w:val="none" w:sz="0" w:space="0" w:color="auto"/>
                      </w:divBdr>
                      <w:divsChild>
                        <w:div w:id="2146770212">
                          <w:marLeft w:val="0"/>
                          <w:marRight w:val="0"/>
                          <w:marTop w:val="0"/>
                          <w:marBottom w:val="0"/>
                          <w:divBdr>
                            <w:top w:val="none" w:sz="0" w:space="0" w:color="auto"/>
                            <w:left w:val="none" w:sz="0" w:space="0" w:color="auto"/>
                            <w:bottom w:val="none" w:sz="0" w:space="0" w:color="auto"/>
                            <w:right w:val="none" w:sz="0" w:space="0" w:color="auto"/>
                          </w:divBdr>
                          <w:divsChild>
                            <w:div w:id="2055810878">
                              <w:marLeft w:val="0"/>
                              <w:marRight w:val="0"/>
                              <w:marTop w:val="0"/>
                              <w:marBottom w:val="0"/>
                              <w:divBdr>
                                <w:top w:val="none" w:sz="0" w:space="0" w:color="auto"/>
                                <w:left w:val="none" w:sz="0" w:space="0" w:color="auto"/>
                                <w:bottom w:val="none" w:sz="0" w:space="0" w:color="auto"/>
                                <w:right w:val="none" w:sz="0" w:space="0" w:color="auto"/>
                              </w:divBdr>
                              <w:divsChild>
                                <w:div w:id="576087136">
                                  <w:marLeft w:val="0"/>
                                  <w:marRight w:val="0"/>
                                  <w:marTop w:val="0"/>
                                  <w:marBottom w:val="0"/>
                                  <w:divBdr>
                                    <w:top w:val="none" w:sz="0" w:space="0" w:color="auto"/>
                                    <w:left w:val="none" w:sz="0" w:space="0" w:color="auto"/>
                                    <w:bottom w:val="none" w:sz="0" w:space="0" w:color="auto"/>
                                    <w:right w:val="none" w:sz="0" w:space="0" w:color="auto"/>
                                  </w:divBdr>
                                </w:div>
                                <w:div w:id="1674600159">
                                  <w:marLeft w:val="0"/>
                                  <w:marRight w:val="0"/>
                                  <w:marTop w:val="0"/>
                                  <w:marBottom w:val="0"/>
                                  <w:divBdr>
                                    <w:top w:val="none" w:sz="0" w:space="0" w:color="auto"/>
                                    <w:left w:val="none" w:sz="0" w:space="0" w:color="auto"/>
                                    <w:bottom w:val="none" w:sz="0" w:space="0" w:color="auto"/>
                                    <w:right w:val="none" w:sz="0" w:space="0" w:color="auto"/>
                                  </w:divBdr>
                                </w:div>
                                <w:div w:id="1203438522">
                                  <w:marLeft w:val="0"/>
                                  <w:marRight w:val="0"/>
                                  <w:marTop w:val="0"/>
                                  <w:marBottom w:val="0"/>
                                  <w:divBdr>
                                    <w:top w:val="none" w:sz="0" w:space="0" w:color="auto"/>
                                    <w:left w:val="none" w:sz="0" w:space="0" w:color="auto"/>
                                    <w:bottom w:val="none" w:sz="0" w:space="0" w:color="auto"/>
                                    <w:right w:val="none" w:sz="0" w:space="0" w:color="auto"/>
                                  </w:divBdr>
                                </w:div>
                                <w:div w:id="179704935">
                                  <w:marLeft w:val="0"/>
                                  <w:marRight w:val="0"/>
                                  <w:marTop w:val="0"/>
                                  <w:marBottom w:val="0"/>
                                  <w:divBdr>
                                    <w:top w:val="none" w:sz="0" w:space="0" w:color="auto"/>
                                    <w:left w:val="none" w:sz="0" w:space="0" w:color="auto"/>
                                    <w:bottom w:val="none" w:sz="0" w:space="0" w:color="auto"/>
                                    <w:right w:val="none" w:sz="0" w:space="0" w:color="auto"/>
                                  </w:divBdr>
                                </w:div>
                                <w:div w:id="913121535">
                                  <w:marLeft w:val="0"/>
                                  <w:marRight w:val="0"/>
                                  <w:marTop w:val="0"/>
                                  <w:marBottom w:val="0"/>
                                  <w:divBdr>
                                    <w:top w:val="none" w:sz="0" w:space="0" w:color="auto"/>
                                    <w:left w:val="none" w:sz="0" w:space="0" w:color="auto"/>
                                    <w:bottom w:val="none" w:sz="0" w:space="0" w:color="auto"/>
                                    <w:right w:val="none" w:sz="0" w:space="0" w:color="auto"/>
                                  </w:divBdr>
                                </w:div>
                                <w:div w:id="1449473015">
                                  <w:marLeft w:val="0"/>
                                  <w:marRight w:val="0"/>
                                  <w:marTop w:val="0"/>
                                  <w:marBottom w:val="0"/>
                                  <w:divBdr>
                                    <w:top w:val="none" w:sz="0" w:space="0" w:color="auto"/>
                                    <w:left w:val="none" w:sz="0" w:space="0" w:color="auto"/>
                                    <w:bottom w:val="none" w:sz="0" w:space="0" w:color="auto"/>
                                    <w:right w:val="none" w:sz="0" w:space="0" w:color="auto"/>
                                  </w:divBdr>
                                </w:div>
                                <w:div w:id="867183777">
                                  <w:marLeft w:val="0"/>
                                  <w:marRight w:val="0"/>
                                  <w:marTop w:val="0"/>
                                  <w:marBottom w:val="0"/>
                                  <w:divBdr>
                                    <w:top w:val="none" w:sz="0" w:space="0" w:color="auto"/>
                                    <w:left w:val="none" w:sz="0" w:space="0" w:color="auto"/>
                                    <w:bottom w:val="none" w:sz="0" w:space="0" w:color="auto"/>
                                    <w:right w:val="none" w:sz="0" w:space="0" w:color="auto"/>
                                  </w:divBdr>
                                </w:div>
                                <w:div w:id="707291640">
                                  <w:marLeft w:val="0"/>
                                  <w:marRight w:val="0"/>
                                  <w:marTop w:val="0"/>
                                  <w:marBottom w:val="0"/>
                                  <w:divBdr>
                                    <w:top w:val="none" w:sz="0" w:space="0" w:color="auto"/>
                                    <w:left w:val="none" w:sz="0" w:space="0" w:color="auto"/>
                                    <w:bottom w:val="none" w:sz="0" w:space="0" w:color="auto"/>
                                    <w:right w:val="none" w:sz="0" w:space="0" w:color="auto"/>
                                  </w:divBdr>
                                </w:div>
                                <w:div w:id="2086762075">
                                  <w:marLeft w:val="0"/>
                                  <w:marRight w:val="0"/>
                                  <w:marTop w:val="0"/>
                                  <w:marBottom w:val="0"/>
                                  <w:divBdr>
                                    <w:top w:val="none" w:sz="0" w:space="0" w:color="auto"/>
                                    <w:left w:val="none" w:sz="0" w:space="0" w:color="auto"/>
                                    <w:bottom w:val="none" w:sz="0" w:space="0" w:color="auto"/>
                                    <w:right w:val="none" w:sz="0" w:space="0" w:color="auto"/>
                                  </w:divBdr>
                                </w:div>
                                <w:div w:id="802581704">
                                  <w:marLeft w:val="0"/>
                                  <w:marRight w:val="0"/>
                                  <w:marTop w:val="0"/>
                                  <w:marBottom w:val="0"/>
                                  <w:divBdr>
                                    <w:top w:val="none" w:sz="0" w:space="0" w:color="auto"/>
                                    <w:left w:val="none" w:sz="0" w:space="0" w:color="auto"/>
                                    <w:bottom w:val="none" w:sz="0" w:space="0" w:color="auto"/>
                                    <w:right w:val="none" w:sz="0" w:space="0" w:color="auto"/>
                                  </w:divBdr>
                                </w:div>
                                <w:div w:id="1860267051">
                                  <w:marLeft w:val="0"/>
                                  <w:marRight w:val="0"/>
                                  <w:marTop w:val="0"/>
                                  <w:marBottom w:val="0"/>
                                  <w:divBdr>
                                    <w:top w:val="none" w:sz="0" w:space="0" w:color="auto"/>
                                    <w:left w:val="none" w:sz="0" w:space="0" w:color="auto"/>
                                    <w:bottom w:val="none" w:sz="0" w:space="0" w:color="auto"/>
                                    <w:right w:val="none" w:sz="0" w:space="0" w:color="auto"/>
                                  </w:divBdr>
                                </w:div>
                                <w:div w:id="1350527415">
                                  <w:marLeft w:val="0"/>
                                  <w:marRight w:val="0"/>
                                  <w:marTop w:val="0"/>
                                  <w:marBottom w:val="0"/>
                                  <w:divBdr>
                                    <w:top w:val="none" w:sz="0" w:space="0" w:color="auto"/>
                                    <w:left w:val="none" w:sz="0" w:space="0" w:color="auto"/>
                                    <w:bottom w:val="none" w:sz="0" w:space="0" w:color="auto"/>
                                    <w:right w:val="none" w:sz="0" w:space="0" w:color="auto"/>
                                  </w:divBdr>
                                </w:div>
                                <w:div w:id="741489156">
                                  <w:marLeft w:val="0"/>
                                  <w:marRight w:val="0"/>
                                  <w:marTop w:val="0"/>
                                  <w:marBottom w:val="0"/>
                                  <w:divBdr>
                                    <w:top w:val="none" w:sz="0" w:space="0" w:color="auto"/>
                                    <w:left w:val="none" w:sz="0" w:space="0" w:color="auto"/>
                                    <w:bottom w:val="none" w:sz="0" w:space="0" w:color="auto"/>
                                    <w:right w:val="none" w:sz="0" w:space="0" w:color="auto"/>
                                  </w:divBdr>
                                </w:div>
                                <w:div w:id="872501082">
                                  <w:marLeft w:val="0"/>
                                  <w:marRight w:val="0"/>
                                  <w:marTop w:val="0"/>
                                  <w:marBottom w:val="0"/>
                                  <w:divBdr>
                                    <w:top w:val="none" w:sz="0" w:space="0" w:color="auto"/>
                                    <w:left w:val="none" w:sz="0" w:space="0" w:color="auto"/>
                                    <w:bottom w:val="none" w:sz="0" w:space="0" w:color="auto"/>
                                    <w:right w:val="none" w:sz="0" w:space="0" w:color="auto"/>
                                  </w:divBdr>
                                </w:div>
                                <w:div w:id="1199204075">
                                  <w:marLeft w:val="0"/>
                                  <w:marRight w:val="0"/>
                                  <w:marTop w:val="0"/>
                                  <w:marBottom w:val="0"/>
                                  <w:divBdr>
                                    <w:top w:val="none" w:sz="0" w:space="0" w:color="auto"/>
                                    <w:left w:val="none" w:sz="0" w:space="0" w:color="auto"/>
                                    <w:bottom w:val="none" w:sz="0" w:space="0" w:color="auto"/>
                                    <w:right w:val="none" w:sz="0" w:space="0" w:color="auto"/>
                                  </w:divBdr>
                                </w:div>
                                <w:div w:id="1844081898">
                                  <w:marLeft w:val="0"/>
                                  <w:marRight w:val="0"/>
                                  <w:marTop w:val="0"/>
                                  <w:marBottom w:val="0"/>
                                  <w:divBdr>
                                    <w:top w:val="none" w:sz="0" w:space="0" w:color="auto"/>
                                    <w:left w:val="none" w:sz="0" w:space="0" w:color="auto"/>
                                    <w:bottom w:val="none" w:sz="0" w:space="0" w:color="auto"/>
                                    <w:right w:val="none" w:sz="0" w:space="0" w:color="auto"/>
                                  </w:divBdr>
                                </w:div>
                                <w:div w:id="1502045527">
                                  <w:marLeft w:val="0"/>
                                  <w:marRight w:val="0"/>
                                  <w:marTop w:val="0"/>
                                  <w:marBottom w:val="0"/>
                                  <w:divBdr>
                                    <w:top w:val="none" w:sz="0" w:space="0" w:color="auto"/>
                                    <w:left w:val="none" w:sz="0" w:space="0" w:color="auto"/>
                                    <w:bottom w:val="none" w:sz="0" w:space="0" w:color="auto"/>
                                    <w:right w:val="none" w:sz="0" w:space="0" w:color="auto"/>
                                  </w:divBdr>
                                </w:div>
                                <w:div w:id="1552811943">
                                  <w:marLeft w:val="0"/>
                                  <w:marRight w:val="0"/>
                                  <w:marTop w:val="0"/>
                                  <w:marBottom w:val="0"/>
                                  <w:divBdr>
                                    <w:top w:val="none" w:sz="0" w:space="0" w:color="auto"/>
                                    <w:left w:val="none" w:sz="0" w:space="0" w:color="auto"/>
                                    <w:bottom w:val="none" w:sz="0" w:space="0" w:color="auto"/>
                                    <w:right w:val="none" w:sz="0" w:space="0" w:color="auto"/>
                                  </w:divBdr>
                                </w:div>
                                <w:div w:id="1485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1243464">
              <w:marLeft w:val="0"/>
              <w:marRight w:val="0"/>
              <w:marTop w:val="0"/>
              <w:marBottom w:val="0"/>
              <w:divBdr>
                <w:top w:val="none" w:sz="0" w:space="0" w:color="auto"/>
                <w:left w:val="none" w:sz="0" w:space="0" w:color="auto"/>
                <w:bottom w:val="none" w:sz="0" w:space="0" w:color="auto"/>
                <w:right w:val="none" w:sz="0" w:space="0" w:color="auto"/>
              </w:divBdr>
              <w:divsChild>
                <w:div w:id="1688672684">
                  <w:marLeft w:val="0"/>
                  <w:marRight w:val="0"/>
                  <w:marTop w:val="0"/>
                  <w:marBottom w:val="0"/>
                  <w:divBdr>
                    <w:top w:val="none" w:sz="0" w:space="0" w:color="auto"/>
                    <w:left w:val="none" w:sz="0" w:space="0" w:color="auto"/>
                    <w:bottom w:val="none" w:sz="0" w:space="0" w:color="auto"/>
                    <w:right w:val="none" w:sz="0" w:space="0" w:color="auto"/>
                  </w:divBdr>
                </w:div>
                <w:div w:id="84110197">
                  <w:marLeft w:val="0"/>
                  <w:marRight w:val="0"/>
                  <w:marTop w:val="0"/>
                  <w:marBottom w:val="0"/>
                  <w:divBdr>
                    <w:top w:val="none" w:sz="0" w:space="0" w:color="auto"/>
                    <w:left w:val="none" w:sz="0" w:space="0" w:color="auto"/>
                    <w:bottom w:val="none" w:sz="0" w:space="0" w:color="auto"/>
                    <w:right w:val="none" w:sz="0" w:space="0" w:color="auto"/>
                  </w:divBdr>
                  <w:divsChild>
                    <w:div w:id="263536818">
                      <w:marLeft w:val="0"/>
                      <w:marRight w:val="0"/>
                      <w:marTop w:val="0"/>
                      <w:marBottom w:val="0"/>
                      <w:divBdr>
                        <w:top w:val="none" w:sz="0" w:space="0" w:color="auto"/>
                        <w:left w:val="none" w:sz="0" w:space="0" w:color="auto"/>
                        <w:bottom w:val="none" w:sz="0" w:space="0" w:color="auto"/>
                        <w:right w:val="none" w:sz="0" w:space="0" w:color="auto"/>
                      </w:divBdr>
                      <w:divsChild>
                        <w:div w:id="1985968687">
                          <w:marLeft w:val="0"/>
                          <w:marRight w:val="0"/>
                          <w:marTop w:val="0"/>
                          <w:marBottom w:val="0"/>
                          <w:divBdr>
                            <w:top w:val="none" w:sz="0" w:space="0" w:color="auto"/>
                            <w:left w:val="none" w:sz="0" w:space="0" w:color="auto"/>
                            <w:bottom w:val="none" w:sz="0" w:space="0" w:color="auto"/>
                            <w:right w:val="none" w:sz="0" w:space="0" w:color="auto"/>
                          </w:divBdr>
                          <w:divsChild>
                            <w:div w:id="1947761769">
                              <w:marLeft w:val="0"/>
                              <w:marRight w:val="0"/>
                              <w:marTop w:val="0"/>
                              <w:marBottom w:val="0"/>
                              <w:divBdr>
                                <w:top w:val="none" w:sz="0" w:space="0" w:color="auto"/>
                                <w:left w:val="none" w:sz="0" w:space="0" w:color="auto"/>
                                <w:bottom w:val="none" w:sz="0" w:space="0" w:color="auto"/>
                                <w:right w:val="none" w:sz="0" w:space="0" w:color="auto"/>
                              </w:divBdr>
                              <w:divsChild>
                                <w:div w:id="1921911358">
                                  <w:marLeft w:val="0"/>
                                  <w:marRight w:val="0"/>
                                  <w:marTop w:val="0"/>
                                  <w:marBottom w:val="0"/>
                                  <w:divBdr>
                                    <w:top w:val="none" w:sz="0" w:space="0" w:color="auto"/>
                                    <w:left w:val="none" w:sz="0" w:space="0" w:color="auto"/>
                                    <w:bottom w:val="none" w:sz="0" w:space="0" w:color="auto"/>
                                    <w:right w:val="none" w:sz="0" w:space="0" w:color="auto"/>
                                  </w:divBdr>
                                </w:div>
                                <w:div w:id="2036687087">
                                  <w:marLeft w:val="0"/>
                                  <w:marRight w:val="0"/>
                                  <w:marTop w:val="0"/>
                                  <w:marBottom w:val="0"/>
                                  <w:divBdr>
                                    <w:top w:val="none" w:sz="0" w:space="0" w:color="auto"/>
                                    <w:left w:val="none" w:sz="0" w:space="0" w:color="auto"/>
                                    <w:bottom w:val="none" w:sz="0" w:space="0" w:color="auto"/>
                                    <w:right w:val="none" w:sz="0" w:space="0" w:color="auto"/>
                                  </w:divBdr>
                                </w:div>
                                <w:div w:id="1528832534">
                                  <w:marLeft w:val="0"/>
                                  <w:marRight w:val="0"/>
                                  <w:marTop w:val="0"/>
                                  <w:marBottom w:val="0"/>
                                  <w:divBdr>
                                    <w:top w:val="none" w:sz="0" w:space="0" w:color="auto"/>
                                    <w:left w:val="none" w:sz="0" w:space="0" w:color="auto"/>
                                    <w:bottom w:val="none" w:sz="0" w:space="0" w:color="auto"/>
                                    <w:right w:val="none" w:sz="0" w:space="0" w:color="auto"/>
                                  </w:divBdr>
                                </w:div>
                                <w:div w:id="659501577">
                                  <w:marLeft w:val="0"/>
                                  <w:marRight w:val="0"/>
                                  <w:marTop w:val="0"/>
                                  <w:marBottom w:val="0"/>
                                  <w:divBdr>
                                    <w:top w:val="none" w:sz="0" w:space="0" w:color="auto"/>
                                    <w:left w:val="none" w:sz="0" w:space="0" w:color="auto"/>
                                    <w:bottom w:val="none" w:sz="0" w:space="0" w:color="auto"/>
                                    <w:right w:val="none" w:sz="0" w:space="0" w:color="auto"/>
                                  </w:divBdr>
                                </w:div>
                                <w:div w:id="677538088">
                                  <w:marLeft w:val="0"/>
                                  <w:marRight w:val="0"/>
                                  <w:marTop w:val="0"/>
                                  <w:marBottom w:val="0"/>
                                  <w:divBdr>
                                    <w:top w:val="none" w:sz="0" w:space="0" w:color="auto"/>
                                    <w:left w:val="none" w:sz="0" w:space="0" w:color="auto"/>
                                    <w:bottom w:val="none" w:sz="0" w:space="0" w:color="auto"/>
                                    <w:right w:val="none" w:sz="0" w:space="0" w:color="auto"/>
                                  </w:divBdr>
                                </w:div>
                                <w:div w:id="1008992614">
                                  <w:marLeft w:val="0"/>
                                  <w:marRight w:val="0"/>
                                  <w:marTop w:val="0"/>
                                  <w:marBottom w:val="0"/>
                                  <w:divBdr>
                                    <w:top w:val="none" w:sz="0" w:space="0" w:color="auto"/>
                                    <w:left w:val="none" w:sz="0" w:space="0" w:color="auto"/>
                                    <w:bottom w:val="none" w:sz="0" w:space="0" w:color="auto"/>
                                    <w:right w:val="none" w:sz="0" w:space="0" w:color="auto"/>
                                  </w:divBdr>
                                </w:div>
                                <w:div w:id="586035372">
                                  <w:marLeft w:val="0"/>
                                  <w:marRight w:val="0"/>
                                  <w:marTop w:val="0"/>
                                  <w:marBottom w:val="0"/>
                                  <w:divBdr>
                                    <w:top w:val="none" w:sz="0" w:space="0" w:color="auto"/>
                                    <w:left w:val="none" w:sz="0" w:space="0" w:color="auto"/>
                                    <w:bottom w:val="none" w:sz="0" w:space="0" w:color="auto"/>
                                    <w:right w:val="none" w:sz="0" w:space="0" w:color="auto"/>
                                  </w:divBdr>
                                </w:div>
                                <w:div w:id="1467426521">
                                  <w:marLeft w:val="0"/>
                                  <w:marRight w:val="0"/>
                                  <w:marTop w:val="0"/>
                                  <w:marBottom w:val="0"/>
                                  <w:divBdr>
                                    <w:top w:val="none" w:sz="0" w:space="0" w:color="auto"/>
                                    <w:left w:val="none" w:sz="0" w:space="0" w:color="auto"/>
                                    <w:bottom w:val="none" w:sz="0" w:space="0" w:color="auto"/>
                                    <w:right w:val="none" w:sz="0" w:space="0" w:color="auto"/>
                                  </w:divBdr>
                                </w:div>
                                <w:div w:id="1440829889">
                                  <w:marLeft w:val="0"/>
                                  <w:marRight w:val="0"/>
                                  <w:marTop w:val="0"/>
                                  <w:marBottom w:val="0"/>
                                  <w:divBdr>
                                    <w:top w:val="none" w:sz="0" w:space="0" w:color="auto"/>
                                    <w:left w:val="none" w:sz="0" w:space="0" w:color="auto"/>
                                    <w:bottom w:val="none" w:sz="0" w:space="0" w:color="auto"/>
                                    <w:right w:val="none" w:sz="0" w:space="0" w:color="auto"/>
                                  </w:divBdr>
                                </w:div>
                                <w:div w:id="46539114">
                                  <w:marLeft w:val="0"/>
                                  <w:marRight w:val="0"/>
                                  <w:marTop w:val="0"/>
                                  <w:marBottom w:val="0"/>
                                  <w:divBdr>
                                    <w:top w:val="none" w:sz="0" w:space="0" w:color="auto"/>
                                    <w:left w:val="none" w:sz="0" w:space="0" w:color="auto"/>
                                    <w:bottom w:val="none" w:sz="0" w:space="0" w:color="auto"/>
                                    <w:right w:val="none" w:sz="0" w:space="0" w:color="auto"/>
                                  </w:divBdr>
                                </w:div>
                                <w:div w:id="1770540825">
                                  <w:marLeft w:val="0"/>
                                  <w:marRight w:val="0"/>
                                  <w:marTop w:val="0"/>
                                  <w:marBottom w:val="0"/>
                                  <w:divBdr>
                                    <w:top w:val="none" w:sz="0" w:space="0" w:color="auto"/>
                                    <w:left w:val="none" w:sz="0" w:space="0" w:color="auto"/>
                                    <w:bottom w:val="none" w:sz="0" w:space="0" w:color="auto"/>
                                    <w:right w:val="none" w:sz="0" w:space="0" w:color="auto"/>
                                  </w:divBdr>
                                </w:div>
                                <w:div w:id="2134714508">
                                  <w:marLeft w:val="0"/>
                                  <w:marRight w:val="0"/>
                                  <w:marTop w:val="0"/>
                                  <w:marBottom w:val="0"/>
                                  <w:divBdr>
                                    <w:top w:val="none" w:sz="0" w:space="0" w:color="auto"/>
                                    <w:left w:val="none" w:sz="0" w:space="0" w:color="auto"/>
                                    <w:bottom w:val="none" w:sz="0" w:space="0" w:color="auto"/>
                                    <w:right w:val="none" w:sz="0" w:space="0" w:color="auto"/>
                                  </w:divBdr>
                                </w:div>
                                <w:div w:id="542794287">
                                  <w:marLeft w:val="0"/>
                                  <w:marRight w:val="0"/>
                                  <w:marTop w:val="0"/>
                                  <w:marBottom w:val="0"/>
                                  <w:divBdr>
                                    <w:top w:val="none" w:sz="0" w:space="0" w:color="auto"/>
                                    <w:left w:val="none" w:sz="0" w:space="0" w:color="auto"/>
                                    <w:bottom w:val="none" w:sz="0" w:space="0" w:color="auto"/>
                                    <w:right w:val="none" w:sz="0" w:space="0" w:color="auto"/>
                                  </w:divBdr>
                                </w:div>
                                <w:div w:id="1047801186">
                                  <w:marLeft w:val="0"/>
                                  <w:marRight w:val="0"/>
                                  <w:marTop w:val="0"/>
                                  <w:marBottom w:val="0"/>
                                  <w:divBdr>
                                    <w:top w:val="none" w:sz="0" w:space="0" w:color="auto"/>
                                    <w:left w:val="none" w:sz="0" w:space="0" w:color="auto"/>
                                    <w:bottom w:val="none" w:sz="0" w:space="0" w:color="auto"/>
                                    <w:right w:val="none" w:sz="0" w:space="0" w:color="auto"/>
                                  </w:divBdr>
                                </w:div>
                                <w:div w:id="7207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034099">
              <w:marLeft w:val="0"/>
              <w:marRight w:val="0"/>
              <w:marTop w:val="0"/>
              <w:marBottom w:val="0"/>
              <w:divBdr>
                <w:top w:val="none" w:sz="0" w:space="0" w:color="auto"/>
                <w:left w:val="none" w:sz="0" w:space="0" w:color="auto"/>
                <w:bottom w:val="none" w:sz="0" w:space="0" w:color="auto"/>
                <w:right w:val="none" w:sz="0" w:space="0" w:color="auto"/>
              </w:divBdr>
            </w:div>
            <w:div w:id="1172988510">
              <w:marLeft w:val="0"/>
              <w:marRight w:val="0"/>
              <w:marTop w:val="0"/>
              <w:marBottom w:val="0"/>
              <w:divBdr>
                <w:top w:val="none" w:sz="0" w:space="0" w:color="auto"/>
                <w:left w:val="none" w:sz="0" w:space="0" w:color="auto"/>
                <w:bottom w:val="none" w:sz="0" w:space="0" w:color="auto"/>
                <w:right w:val="none" w:sz="0" w:space="0" w:color="auto"/>
              </w:divBdr>
              <w:divsChild>
                <w:div w:id="57634856">
                  <w:marLeft w:val="0"/>
                  <w:marRight w:val="0"/>
                  <w:marTop w:val="0"/>
                  <w:marBottom w:val="0"/>
                  <w:divBdr>
                    <w:top w:val="none" w:sz="0" w:space="0" w:color="auto"/>
                    <w:left w:val="none" w:sz="0" w:space="0" w:color="auto"/>
                    <w:bottom w:val="none" w:sz="0" w:space="0" w:color="auto"/>
                    <w:right w:val="none" w:sz="0" w:space="0" w:color="auto"/>
                  </w:divBdr>
                </w:div>
                <w:div w:id="1602369995">
                  <w:marLeft w:val="0"/>
                  <w:marRight w:val="0"/>
                  <w:marTop w:val="0"/>
                  <w:marBottom w:val="0"/>
                  <w:divBdr>
                    <w:top w:val="none" w:sz="0" w:space="0" w:color="auto"/>
                    <w:left w:val="none" w:sz="0" w:space="0" w:color="auto"/>
                    <w:bottom w:val="none" w:sz="0" w:space="0" w:color="auto"/>
                    <w:right w:val="none" w:sz="0" w:space="0" w:color="auto"/>
                  </w:divBdr>
                </w:div>
              </w:divsChild>
            </w:div>
            <w:div w:id="1934971527">
              <w:marLeft w:val="0"/>
              <w:marRight w:val="0"/>
              <w:marTop w:val="0"/>
              <w:marBottom w:val="0"/>
              <w:divBdr>
                <w:top w:val="none" w:sz="0" w:space="0" w:color="auto"/>
                <w:left w:val="none" w:sz="0" w:space="0" w:color="auto"/>
                <w:bottom w:val="none" w:sz="0" w:space="0" w:color="auto"/>
                <w:right w:val="none" w:sz="0" w:space="0" w:color="auto"/>
              </w:divBdr>
              <w:divsChild>
                <w:div w:id="160004401">
                  <w:marLeft w:val="0"/>
                  <w:marRight w:val="0"/>
                  <w:marTop w:val="0"/>
                  <w:marBottom w:val="0"/>
                  <w:divBdr>
                    <w:top w:val="none" w:sz="0" w:space="0" w:color="auto"/>
                    <w:left w:val="none" w:sz="0" w:space="0" w:color="auto"/>
                    <w:bottom w:val="none" w:sz="0" w:space="0" w:color="auto"/>
                    <w:right w:val="none" w:sz="0" w:space="0" w:color="auto"/>
                  </w:divBdr>
                  <w:divsChild>
                    <w:div w:id="171189067">
                      <w:marLeft w:val="0"/>
                      <w:marRight w:val="0"/>
                      <w:marTop w:val="0"/>
                      <w:marBottom w:val="0"/>
                      <w:divBdr>
                        <w:top w:val="none" w:sz="0" w:space="0" w:color="auto"/>
                        <w:left w:val="none" w:sz="0" w:space="0" w:color="auto"/>
                        <w:bottom w:val="none" w:sz="0" w:space="0" w:color="auto"/>
                        <w:right w:val="none" w:sz="0" w:space="0" w:color="auto"/>
                      </w:divBdr>
                      <w:divsChild>
                        <w:div w:id="1828547522">
                          <w:marLeft w:val="0"/>
                          <w:marRight w:val="0"/>
                          <w:marTop w:val="0"/>
                          <w:marBottom w:val="0"/>
                          <w:divBdr>
                            <w:top w:val="none" w:sz="0" w:space="0" w:color="auto"/>
                            <w:left w:val="none" w:sz="0" w:space="0" w:color="auto"/>
                            <w:bottom w:val="none" w:sz="0" w:space="0" w:color="auto"/>
                            <w:right w:val="none" w:sz="0" w:space="0" w:color="auto"/>
                          </w:divBdr>
                          <w:divsChild>
                            <w:div w:id="408768013">
                              <w:marLeft w:val="0"/>
                              <w:marRight w:val="0"/>
                              <w:marTop w:val="0"/>
                              <w:marBottom w:val="0"/>
                              <w:divBdr>
                                <w:top w:val="none" w:sz="0" w:space="0" w:color="auto"/>
                                <w:left w:val="none" w:sz="0" w:space="0" w:color="auto"/>
                                <w:bottom w:val="none" w:sz="0" w:space="0" w:color="auto"/>
                                <w:right w:val="none" w:sz="0" w:space="0" w:color="auto"/>
                              </w:divBdr>
                              <w:divsChild>
                                <w:div w:id="1867939276">
                                  <w:marLeft w:val="0"/>
                                  <w:marRight w:val="0"/>
                                  <w:marTop w:val="0"/>
                                  <w:marBottom w:val="0"/>
                                  <w:divBdr>
                                    <w:top w:val="none" w:sz="0" w:space="0" w:color="auto"/>
                                    <w:left w:val="none" w:sz="0" w:space="0" w:color="auto"/>
                                    <w:bottom w:val="none" w:sz="0" w:space="0" w:color="auto"/>
                                    <w:right w:val="none" w:sz="0" w:space="0" w:color="auto"/>
                                  </w:divBdr>
                                </w:div>
                                <w:div w:id="5367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2177140">
              <w:marLeft w:val="0"/>
              <w:marRight w:val="0"/>
              <w:marTop w:val="0"/>
              <w:marBottom w:val="0"/>
              <w:divBdr>
                <w:top w:val="none" w:sz="0" w:space="0" w:color="auto"/>
                <w:left w:val="none" w:sz="0" w:space="0" w:color="auto"/>
                <w:bottom w:val="none" w:sz="0" w:space="0" w:color="auto"/>
                <w:right w:val="none" w:sz="0" w:space="0" w:color="auto"/>
              </w:divBdr>
              <w:divsChild>
                <w:div w:id="1089960615">
                  <w:marLeft w:val="0"/>
                  <w:marRight w:val="0"/>
                  <w:marTop w:val="0"/>
                  <w:marBottom w:val="0"/>
                  <w:divBdr>
                    <w:top w:val="none" w:sz="0" w:space="0" w:color="auto"/>
                    <w:left w:val="none" w:sz="0" w:space="0" w:color="auto"/>
                    <w:bottom w:val="none" w:sz="0" w:space="0" w:color="auto"/>
                    <w:right w:val="none" w:sz="0" w:space="0" w:color="auto"/>
                  </w:divBdr>
                  <w:divsChild>
                    <w:div w:id="2071734713">
                      <w:marLeft w:val="0"/>
                      <w:marRight w:val="0"/>
                      <w:marTop w:val="0"/>
                      <w:marBottom w:val="0"/>
                      <w:divBdr>
                        <w:top w:val="none" w:sz="0" w:space="0" w:color="auto"/>
                        <w:left w:val="none" w:sz="0" w:space="0" w:color="auto"/>
                        <w:bottom w:val="none" w:sz="0" w:space="0" w:color="auto"/>
                        <w:right w:val="none" w:sz="0" w:space="0" w:color="auto"/>
                      </w:divBdr>
                      <w:divsChild>
                        <w:div w:id="1249000776">
                          <w:marLeft w:val="0"/>
                          <w:marRight w:val="0"/>
                          <w:marTop w:val="0"/>
                          <w:marBottom w:val="0"/>
                          <w:divBdr>
                            <w:top w:val="none" w:sz="0" w:space="0" w:color="auto"/>
                            <w:left w:val="none" w:sz="0" w:space="0" w:color="auto"/>
                            <w:bottom w:val="none" w:sz="0" w:space="0" w:color="auto"/>
                            <w:right w:val="none" w:sz="0" w:space="0" w:color="auto"/>
                          </w:divBdr>
                          <w:divsChild>
                            <w:div w:id="68695189">
                              <w:marLeft w:val="0"/>
                              <w:marRight w:val="0"/>
                              <w:marTop w:val="0"/>
                              <w:marBottom w:val="0"/>
                              <w:divBdr>
                                <w:top w:val="none" w:sz="0" w:space="0" w:color="auto"/>
                                <w:left w:val="none" w:sz="0" w:space="0" w:color="auto"/>
                                <w:bottom w:val="none" w:sz="0" w:space="0" w:color="auto"/>
                                <w:right w:val="none" w:sz="0" w:space="0" w:color="auto"/>
                              </w:divBdr>
                              <w:divsChild>
                                <w:div w:id="51669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325856">
              <w:marLeft w:val="0"/>
              <w:marRight w:val="0"/>
              <w:marTop w:val="0"/>
              <w:marBottom w:val="0"/>
              <w:divBdr>
                <w:top w:val="none" w:sz="0" w:space="0" w:color="auto"/>
                <w:left w:val="none" w:sz="0" w:space="0" w:color="auto"/>
                <w:bottom w:val="none" w:sz="0" w:space="0" w:color="auto"/>
                <w:right w:val="none" w:sz="0" w:space="0" w:color="auto"/>
              </w:divBdr>
            </w:div>
            <w:div w:id="865094432">
              <w:marLeft w:val="0"/>
              <w:marRight w:val="0"/>
              <w:marTop w:val="0"/>
              <w:marBottom w:val="0"/>
              <w:divBdr>
                <w:top w:val="none" w:sz="0" w:space="0" w:color="auto"/>
                <w:left w:val="none" w:sz="0" w:space="0" w:color="auto"/>
                <w:bottom w:val="none" w:sz="0" w:space="0" w:color="auto"/>
                <w:right w:val="none" w:sz="0" w:space="0" w:color="auto"/>
              </w:divBdr>
              <w:divsChild>
                <w:div w:id="633827754">
                  <w:marLeft w:val="0"/>
                  <w:marRight w:val="0"/>
                  <w:marTop w:val="0"/>
                  <w:marBottom w:val="0"/>
                  <w:divBdr>
                    <w:top w:val="none" w:sz="0" w:space="0" w:color="auto"/>
                    <w:left w:val="none" w:sz="0" w:space="0" w:color="auto"/>
                    <w:bottom w:val="none" w:sz="0" w:space="0" w:color="auto"/>
                    <w:right w:val="none" w:sz="0" w:space="0" w:color="auto"/>
                  </w:divBdr>
                  <w:divsChild>
                    <w:div w:id="1663698338">
                      <w:marLeft w:val="0"/>
                      <w:marRight w:val="0"/>
                      <w:marTop w:val="0"/>
                      <w:marBottom w:val="0"/>
                      <w:divBdr>
                        <w:top w:val="none" w:sz="0" w:space="0" w:color="auto"/>
                        <w:left w:val="none" w:sz="0" w:space="0" w:color="auto"/>
                        <w:bottom w:val="none" w:sz="0" w:space="0" w:color="auto"/>
                        <w:right w:val="none" w:sz="0" w:space="0" w:color="auto"/>
                      </w:divBdr>
                      <w:divsChild>
                        <w:div w:id="629362286">
                          <w:marLeft w:val="0"/>
                          <w:marRight w:val="0"/>
                          <w:marTop w:val="0"/>
                          <w:marBottom w:val="0"/>
                          <w:divBdr>
                            <w:top w:val="none" w:sz="0" w:space="0" w:color="auto"/>
                            <w:left w:val="none" w:sz="0" w:space="0" w:color="auto"/>
                            <w:bottom w:val="none" w:sz="0" w:space="0" w:color="auto"/>
                            <w:right w:val="none" w:sz="0" w:space="0" w:color="auto"/>
                          </w:divBdr>
                          <w:divsChild>
                            <w:div w:id="267277742">
                              <w:marLeft w:val="0"/>
                              <w:marRight w:val="0"/>
                              <w:marTop w:val="0"/>
                              <w:marBottom w:val="0"/>
                              <w:divBdr>
                                <w:top w:val="none" w:sz="0" w:space="0" w:color="auto"/>
                                <w:left w:val="none" w:sz="0" w:space="0" w:color="auto"/>
                                <w:bottom w:val="none" w:sz="0" w:space="0" w:color="auto"/>
                                <w:right w:val="none" w:sz="0" w:space="0" w:color="auto"/>
                              </w:divBdr>
                              <w:divsChild>
                                <w:div w:id="121531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752375">
              <w:marLeft w:val="0"/>
              <w:marRight w:val="0"/>
              <w:marTop w:val="0"/>
              <w:marBottom w:val="0"/>
              <w:divBdr>
                <w:top w:val="none" w:sz="0" w:space="0" w:color="auto"/>
                <w:left w:val="none" w:sz="0" w:space="0" w:color="auto"/>
                <w:bottom w:val="none" w:sz="0" w:space="0" w:color="auto"/>
                <w:right w:val="none" w:sz="0" w:space="0" w:color="auto"/>
              </w:divBdr>
              <w:divsChild>
                <w:div w:id="732237324">
                  <w:marLeft w:val="0"/>
                  <w:marRight w:val="0"/>
                  <w:marTop w:val="0"/>
                  <w:marBottom w:val="0"/>
                  <w:divBdr>
                    <w:top w:val="none" w:sz="0" w:space="0" w:color="auto"/>
                    <w:left w:val="none" w:sz="0" w:space="0" w:color="auto"/>
                    <w:bottom w:val="none" w:sz="0" w:space="0" w:color="auto"/>
                    <w:right w:val="none" w:sz="0" w:space="0" w:color="auto"/>
                  </w:divBdr>
                </w:div>
              </w:divsChild>
            </w:div>
            <w:div w:id="657809335">
              <w:marLeft w:val="0"/>
              <w:marRight w:val="0"/>
              <w:marTop w:val="0"/>
              <w:marBottom w:val="0"/>
              <w:divBdr>
                <w:top w:val="none" w:sz="0" w:space="0" w:color="auto"/>
                <w:left w:val="none" w:sz="0" w:space="0" w:color="auto"/>
                <w:bottom w:val="none" w:sz="0" w:space="0" w:color="auto"/>
                <w:right w:val="none" w:sz="0" w:space="0" w:color="auto"/>
              </w:divBdr>
              <w:divsChild>
                <w:div w:id="959071007">
                  <w:marLeft w:val="0"/>
                  <w:marRight w:val="0"/>
                  <w:marTop w:val="0"/>
                  <w:marBottom w:val="0"/>
                  <w:divBdr>
                    <w:top w:val="none" w:sz="0" w:space="0" w:color="auto"/>
                    <w:left w:val="none" w:sz="0" w:space="0" w:color="auto"/>
                    <w:bottom w:val="none" w:sz="0" w:space="0" w:color="auto"/>
                    <w:right w:val="none" w:sz="0" w:space="0" w:color="auto"/>
                  </w:divBdr>
                  <w:divsChild>
                    <w:div w:id="84040335">
                      <w:marLeft w:val="0"/>
                      <w:marRight w:val="0"/>
                      <w:marTop w:val="0"/>
                      <w:marBottom w:val="0"/>
                      <w:divBdr>
                        <w:top w:val="none" w:sz="0" w:space="0" w:color="auto"/>
                        <w:left w:val="none" w:sz="0" w:space="0" w:color="auto"/>
                        <w:bottom w:val="none" w:sz="0" w:space="0" w:color="auto"/>
                        <w:right w:val="none" w:sz="0" w:space="0" w:color="auto"/>
                      </w:divBdr>
                      <w:divsChild>
                        <w:div w:id="1317800130">
                          <w:marLeft w:val="0"/>
                          <w:marRight w:val="0"/>
                          <w:marTop w:val="0"/>
                          <w:marBottom w:val="0"/>
                          <w:divBdr>
                            <w:top w:val="none" w:sz="0" w:space="0" w:color="auto"/>
                            <w:left w:val="none" w:sz="0" w:space="0" w:color="auto"/>
                            <w:bottom w:val="none" w:sz="0" w:space="0" w:color="auto"/>
                            <w:right w:val="none" w:sz="0" w:space="0" w:color="auto"/>
                          </w:divBdr>
                          <w:divsChild>
                            <w:div w:id="894200915">
                              <w:marLeft w:val="0"/>
                              <w:marRight w:val="0"/>
                              <w:marTop w:val="0"/>
                              <w:marBottom w:val="0"/>
                              <w:divBdr>
                                <w:top w:val="none" w:sz="0" w:space="0" w:color="auto"/>
                                <w:left w:val="none" w:sz="0" w:space="0" w:color="auto"/>
                                <w:bottom w:val="none" w:sz="0" w:space="0" w:color="auto"/>
                                <w:right w:val="none" w:sz="0" w:space="0" w:color="auto"/>
                              </w:divBdr>
                              <w:divsChild>
                                <w:div w:id="77740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4829420">
              <w:marLeft w:val="0"/>
              <w:marRight w:val="0"/>
              <w:marTop w:val="0"/>
              <w:marBottom w:val="0"/>
              <w:divBdr>
                <w:top w:val="none" w:sz="0" w:space="0" w:color="auto"/>
                <w:left w:val="none" w:sz="0" w:space="0" w:color="auto"/>
                <w:bottom w:val="none" w:sz="0" w:space="0" w:color="auto"/>
                <w:right w:val="none" w:sz="0" w:space="0" w:color="auto"/>
              </w:divBdr>
              <w:divsChild>
                <w:div w:id="76830724">
                  <w:marLeft w:val="0"/>
                  <w:marRight w:val="0"/>
                  <w:marTop w:val="0"/>
                  <w:marBottom w:val="0"/>
                  <w:divBdr>
                    <w:top w:val="none" w:sz="0" w:space="0" w:color="auto"/>
                    <w:left w:val="none" w:sz="0" w:space="0" w:color="auto"/>
                    <w:bottom w:val="none" w:sz="0" w:space="0" w:color="auto"/>
                    <w:right w:val="none" w:sz="0" w:space="0" w:color="auto"/>
                  </w:divBdr>
                </w:div>
              </w:divsChild>
            </w:div>
            <w:div w:id="1285576209">
              <w:marLeft w:val="0"/>
              <w:marRight w:val="0"/>
              <w:marTop w:val="0"/>
              <w:marBottom w:val="0"/>
              <w:divBdr>
                <w:top w:val="none" w:sz="0" w:space="0" w:color="auto"/>
                <w:left w:val="none" w:sz="0" w:space="0" w:color="auto"/>
                <w:bottom w:val="none" w:sz="0" w:space="0" w:color="auto"/>
                <w:right w:val="none" w:sz="0" w:space="0" w:color="auto"/>
              </w:divBdr>
              <w:divsChild>
                <w:div w:id="773332092">
                  <w:marLeft w:val="0"/>
                  <w:marRight w:val="0"/>
                  <w:marTop w:val="0"/>
                  <w:marBottom w:val="0"/>
                  <w:divBdr>
                    <w:top w:val="none" w:sz="0" w:space="0" w:color="auto"/>
                    <w:left w:val="none" w:sz="0" w:space="0" w:color="auto"/>
                    <w:bottom w:val="none" w:sz="0" w:space="0" w:color="auto"/>
                    <w:right w:val="none" w:sz="0" w:space="0" w:color="auto"/>
                  </w:divBdr>
                  <w:divsChild>
                    <w:div w:id="680551522">
                      <w:marLeft w:val="0"/>
                      <w:marRight w:val="0"/>
                      <w:marTop w:val="0"/>
                      <w:marBottom w:val="0"/>
                      <w:divBdr>
                        <w:top w:val="none" w:sz="0" w:space="0" w:color="auto"/>
                        <w:left w:val="none" w:sz="0" w:space="0" w:color="auto"/>
                        <w:bottom w:val="none" w:sz="0" w:space="0" w:color="auto"/>
                        <w:right w:val="none" w:sz="0" w:space="0" w:color="auto"/>
                      </w:divBdr>
                      <w:divsChild>
                        <w:div w:id="916089781">
                          <w:marLeft w:val="0"/>
                          <w:marRight w:val="0"/>
                          <w:marTop w:val="0"/>
                          <w:marBottom w:val="0"/>
                          <w:divBdr>
                            <w:top w:val="none" w:sz="0" w:space="0" w:color="auto"/>
                            <w:left w:val="none" w:sz="0" w:space="0" w:color="auto"/>
                            <w:bottom w:val="none" w:sz="0" w:space="0" w:color="auto"/>
                            <w:right w:val="none" w:sz="0" w:space="0" w:color="auto"/>
                          </w:divBdr>
                          <w:divsChild>
                            <w:div w:id="409667439">
                              <w:marLeft w:val="0"/>
                              <w:marRight w:val="0"/>
                              <w:marTop w:val="0"/>
                              <w:marBottom w:val="0"/>
                              <w:divBdr>
                                <w:top w:val="none" w:sz="0" w:space="0" w:color="auto"/>
                                <w:left w:val="none" w:sz="0" w:space="0" w:color="auto"/>
                                <w:bottom w:val="none" w:sz="0" w:space="0" w:color="auto"/>
                                <w:right w:val="none" w:sz="0" w:space="0" w:color="auto"/>
                              </w:divBdr>
                              <w:divsChild>
                                <w:div w:id="1411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7149546">
              <w:marLeft w:val="0"/>
              <w:marRight w:val="0"/>
              <w:marTop w:val="0"/>
              <w:marBottom w:val="0"/>
              <w:divBdr>
                <w:top w:val="none" w:sz="0" w:space="0" w:color="auto"/>
                <w:left w:val="none" w:sz="0" w:space="0" w:color="auto"/>
                <w:bottom w:val="none" w:sz="0" w:space="0" w:color="auto"/>
                <w:right w:val="none" w:sz="0" w:space="0" w:color="auto"/>
              </w:divBdr>
            </w:div>
            <w:div w:id="1043939410">
              <w:marLeft w:val="0"/>
              <w:marRight w:val="0"/>
              <w:marTop w:val="0"/>
              <w:marBottom w:val="0"/>
              <w:divBdr>
                <w:top w:val="none" w:sz="0" w:space="0" w:color="auto"/>
                <w:left w:val="none" w:sz="0" w:space="0" w:color="auto"/>
                <w:bottom w:val="none" w:sz="0" w:space="0" w:color="auto"/>
                <w:right w:val="none" w:sz="0" w:space="0" w:color="auto"/>
              </w:divBdr>
              <w:divsChild>
                <w:div w:id="1556624513">
                  <w:marLeft w:val="0"/>
                  <w:marRight w:val="0"/>
                  <w:marTop w:val="0"/>
                  <w:marBottom w:val="0"/>
                  <w:divBdr>
                    <w:top w:val="none" w:sz="0" w:space="0" w:color="auto"/>
                    <w:left w:val="none" w:sz="0" w:space="0" w:color="auto"/>
                    <w:bottom w:val="none" w:sz="0" w:space="0" w:color="auto"/>
                    <w:right w:val="none" w:sz="0" w:space="0" w:color="auto"/>
                  </w:divBdr>
                  <w:divsChild>
                    <w:div w:id="914701592">
                      <w:marLeft w:val="0"/>
                      <w:marRight w:val="0"/>
                      <w:marTop w:val="0"/>
                      <w:marBottom w:val="0"/>
                      <w:divBdr>
                        <w:top w:val="none" w:sz="0" w:space="0" w:color="auto"/>
                        <w:left w:val="none" w:sz="0" w:space="0" w:color="auto"/>
                        <w:bottom w:val="none" w:sz="0" w:space="0" w:color="auto"/>
                        <w:right w:val="none" w:sz="0" w:space="0" w:color="auto"/>
                      </w:divBdr>
                      <w:divsChild>
                        <w:div w:id="667633400">
                          <w:marLeft w:val="0"/>
                          <w:marRight w:val="0"/>
                          <w:marTop w:val="0"/>
                          <w:marBottom w:val="0"/>
                          <w:divBdr>
                            <w:top w:val="none" w:sz="0" w:space="0" w:color="auto"/>
                            <w:left w:val="none" w:sz="0" w:space="0" w:color="auto"/>
                            <w:bottom w:val="none" w:sz="0" w:space="0" w:color="auto"/>
                            <w:right w:val="none" w:sz="0" w:space="0" w:color="auto"/>
                          </w:divBdr>
                          <w:divsChild>
                            <w:div w:id="1134371690">
                              <w:marLeft w:val="0"/>
                              <w:marRight w:val="0"/>
                              <w:marTop w:val="0"/>
                              <w:marBottom w:val="0"/>
                              <w:divBdr>
                                <w:top w:val="none" w:sz="0" w:space="0" w:color="auto"/>
                                <w:left w:val="none" w:sz="0" w:space="0" w:color="auto"/>
                                <w:bottom w:val="none" w:sz="0" w:space="0" w:color="auto"/>
                                <w:right w:val="none" w:sz="0" w:space="0" w:color="auto"/>
                              </w:divBdr>
                              <w:divsChild>
                                <w:div w:id="12644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1028003">
              <w:marLeft w:val="0"/>
              <w:marRight w:val="0"/>
              <w:marTop w:val="0"/>
              <w:marBottom w:val="0"/>
              <w:divBdr>
                <w:top w:val="none" w:sz="0" w:space="0" w:color="auto"/>
                <w:left w:val="none" w:sz="0" w:space="0" w:color="auto"/>
                <w:bottom w:val="none" w:sz="0" w:space="0" w:color="auto"/>
                <w:right w:val="none" w:sz="0" w:space="0" w:color="auto"/>
              </w:divBdr>
              <w:divsChild>
                <w:div w:id="339282244">
                  <w:marLeft w:val="0"/>
                  <w:marRight w:val="0"/>
                  <w:marTop w:val="0"/>
                  <w:marBottom w:val="0"/>
                  <w:divBdr>
                    <w:top w:val="none" w:sz="0" w:space="0" w:color="auto"/>
                    <w:left w:val="none" w:sz="0" w:space="0" w:color="auto"/>
                    <w:bottom w:val="none" w:sz="0" w:space="0" w:color="auto"/>
                    <w:right w:val="none" w:sz="0" w:space="0" w:color="auto"/>
                  </w:divBdr>
                  <w:divsChild>
                    <w:div w:id="1401321140">
                      <w:marLeft w:val="0"/>
                      <w:marRight w:val="0"/>
                      <w:marTop w:val="0"/>
                      <w:marBottom w:val="0"/>
                      <w:divBdr>
                        <w:top w:val="none" w:sz="0" w:space="0" w:color="auto"/>
                        <w:left w:val="none" w:sz="0" w:space="0" w:color="auto"/>
                        <w:bottom w:val="none" w:sz="0" w:space="0" w:color="auto"/>
                        <w:right w:val="none" w:sz="0" w:space="0" w:color="auto"/>
                      </w:divBdr>
                      <w:divsChild>
                        <w:div w:id="82607682">
                          <w:marLeft w:val="0"/>
                          <w:marRight w:val="0"/>
                          <w:marTop w:val="0"/>
                          <w:marBottom w:val="0"/>
                          <w:divBdr>
                            <w:top w:val="none" w:sz="0" w:space="0" w:color="auto"/>
                            <w:left w:val="none" w:sz="0" w:space="0" w:color="auto"/>
                            <w:bottom w:val="none" w:sz="0" w:space="0" w:color="auto"/>
                            <w:right w:val="none" w:sz="0" w:space="0" w:color="auto"/>
                          </w:divBdr>
                          <w:divsChild>
                            <w:div w:id="418797958">
                              <w:marLeft w:val="0"/>
                              <w:marRight w:val="0"/>
                              <w:marTop w:val="0"/>
                              <w:marBottom w:val="0"/>
                              <w:divBdr>
                                <w:top w:val="none" w:sz="0" w:space="0" w:color="auto"/>
                                <w:left w:val="none" w:sz="0" w:space="0" w:color="auto"/>
                                <w:bottom w:val="none" w:sz="0" w:space="0" w:color="auto"/>
                                <w:right w:val="none" w:sz="0" w:space="0" w:color="auto"/>
                              </w:divBdr>
                              <w:divsChild>
                                <w:div w:id="7884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43885">
              <w:marLeft w:val="0"/>
              <w:marRight w:val="0"/>
              <w:marTop w:val="0"/>
              <w:marBottom w:val="0"/>
              <w:divBdr>
                <w:top w:val="none" w:sz="0" w:space="0" w:color="auto"/>
                <w:left w:val="none" w:sz="0" w:space="0" w:color="auto"/>
                <w:bottom w:val="none" w:sz="0" w:space="0" w:color="auto"/>
                <w:right w:val="none" w:sz="0" w:space="0" w:color="auto"/>
              </w:divBdr>
              <w:divsChild>
                <w:div w:id="1304384688">
                  <w:marLeft w:val="0"/>
                  <w:marRight w:val="0"/>
                  <w:marTop w:val="0"/>
                  <w:marBottom w:val="0"/>
                  <w:divBdr>
                    <w:top w:val="none" w:sz="0" w:space="0" w:color="auto"/>
                    <w:left w:val="none" w:sz="0" w:space="0" w:color="auto"/>
                    <w:bottom w:val="none" w:sz="0" w:space="0" w:color="auto"/>
                    <w:right w:val="none" w:sz="0" w:space="0" w:color="auto"/>
                  </w:divBdr>
                  <w:divsChild>
                    <w:div w:id="357630881">
                      <w:marLeft w:val="0"/>
                      <w:marRight w:val="0"/>
                      <w:marTop w:val="0"/>
                      <w:marBottom w:val="0"/>
                      <w:divBdr>
                        <w:top w:val="none" w:sz="0" w:space="0" w:color="auto"/>
                        <w:left w:val="none" w:sz="0" w:space="0" w:color="auto"/>
                        <w:bottom w:val="none" w:sz="0" w:space="0" w:color="auto"/>
                        <w:right w:val="none" w:sz="0" w:space="0" w:color="auto"/>
                      </w:divBdr>
                      <w:divsChild>
                        <w:div w:id="2095197127">
                          <w:marLeft w:val="0"/>
                          <w:marRight w:val="0"/>
                          <w:marTop w:val="0"/>
                          <w:marBottom w:val="0"/>
                          <w:divBdr>
                            <w:top w:val="none" w:sz="0" w:space="0" w:color="auto"/>
                            <w:left w:val="none" w:sz="0" w:space="0" w:color="auto"/>
                            <w:bottom w:val="none" w:sz="0" w:space="0" w:color="auto"/>
                            <w:right w:val="none" w:sz="0" w:space="0" w:color="auto"/>
                          </w:divBdr>
                          <w:divsChild>
                            <w:div w:id="221522813">
                              <w:marLeft w:val="0"/>
                              <w:marRight w:val="0"/>
                              <w:marTop w:val="0"/>
                              <w:marBottom w:val="0"/>
                              <w:divBdr>
                                <w:top w:val="none" w:sz="0" w:space="0" w:color="auto"/>
                                <w:left w:val="none" w:sz="0" w:space="0" w:color="auto"/>
                                <w:bottom w:val="none" w:sz="0" w:space="0" w:color="auto"/>
                                <w:right w:val="none" w:sz="0" w:space="0" w:color="auto"/>
                              </w:divBdr>
                              <w:divsChild>
                                <w:div w:id="1064990265">
                                  <w:marLeft w:val="0"/>
                                  <w:marRight w:val="0"/>
                                  <w:marTop w:val="0"/>
                                  <w:marBottom w:val="0"/>
                                  <w:divBdr>
                                    <w:top w:val="none" w:sz="0" w:space="0" w:color="auto"/>
                                    <w:left w:val="none" w:sz="0" w:space="0" w:color="auto"/>
                                    <w:bottom w:val="none" w:sz="0" w:space="0" w:color="auto"/>
                                    <w:right w:val="none" w:sz="0" w:space="0" w:color="auto"/>
                                  </w:divBdr>
                                </w:div>
                                <w:div w:id="207256020">
                                  <w:marLeft w:val="0"/>
                                  <w:marRight w:val="0"/>
                                  <w:marTop w:val="0"/>
                                  <w:marBottom w:val="0"/>
                                  <w:divBdr>
                                    <w:top w:val="none" w:sz="0" w:space="0" w:color="auto"/>
                                    <w:left w:val="none" w:sz="0" w:space="0" w:color="auto"/>
                                    <w:bottom w:val="none" w:sz="0" w:space="0" w:color="auto"/>
                                    <w:right w:val="none" w:sz="0" w:space="0" w:color="auto"/>
                                  </w:divBdr>
                                </w:div>
                                <w:div w:id="18453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053471">
              <w:marLeft w:val="0"/>
              <w:marRight w:val="0"/>
              <w:marTop w:val="0"/>
              <w:marBottom w:val="0"/>
              <w:divBdr>
                <w:top w:val="none" w:sz="0" w:space="0" w:color="auto"/>
                <w:left w:val="none" w:sz="0" w:space="0" w:color="auto"/>
                <w:bottom w:val="none" w:sz="0" w:space="0" w:color="auto"/>
                <w:right w:val="none" w:sz="0" w:space="0" w:color="auto"/>
              </w:divBdr>
              <w:divsChild>
                <w:div w:id="542208577">
                  <w:marLeft w:val="0"/>
                  <w:marRight w:val="0"/>
                  <w:marTop w:val="0"/>
                  <w:marBottom w:val="0"/>
                  <w:divBdr>
                    <w:top w:val="none" w:sz="0" w:space="0" w:color="auto"/>
                    <w:left w:val="none" w:sz="0" w:space="0" w:color="auto"/>
                    <w:bottom w:val="none" w:sz="0" w:space="0" w:color="auto"/>
                    <w:right w:val="none" w:sz="0" w:space="0" w:color="auto"/>
                  </w:divBdr>
                  <w:divsChild>
                    <w:div w:id="285897420">
                      <w:marLeft w:val="0"/>
                      <w:marRight w:val="0"/>
                      <w:marTop w:val="0"/>
                      <w:marBottom w:val="0"/>
                      <w:divBdr>
                        <w:top w:val="none" w:sz="0" w:space="0" w:color="auto"/>
                        <w:left w:val="none" w:sz="0" w:space="0" w:color="auto"/>
                        <w:bottom w:val="none" w:sz="0" w:space="0" w:color="auto"/>
                        <w:right w:val="none" w:sz="0" w:space="0" w:color="auto"/>
                      </w:divBdr>
                      <w:divsChild>
                        <w:div w:id="1903443913">
                          <w:marLeft w:val="0"/>
                          <w:marRight w:val="0"/>
                          <w:marTop w:val="0"/>
                          <w:marBottom w:val="0"/>
                          <w:divBdr>
                            <w:top w:val="none" w:sz="0" w:space="0" w:color="auto"/>
                            <w:left w:val="none" w:sz="0" w:space="0" w:color="auto"/>
                            <w:bottom w:val="none" w:sz="0" w:space="0" w:color="auto"/>
                            <w:right w:val="none" w:sz="0" w:space="0" w:color="auto"/>
                          </w:divBdr>
                          <w:divsChild>
                            <w:div w:id="2119524555">
                              <w:marLeft w:val="0"/>
                              <w:marRight w:val="0"/>
                              <w:marTop w:val="0"/>
                              <w:marBottom w:val="0"/>
                              <w:divBdr>
                                <w:top w:val="none" w:sz="0" w:space="0" w:color="auto"/>
                                <w:left w:val="none" w:sz="0" w:space="0" w:color="auto"/>
                                <w:bottom w:val="none" w:sz="0" w:space="0" w:color="auto"/>
                                <w:right w:val="none" w:sz="0" w:space="0" w:color="auto"/>
                              </w:divBdr>
                              <w:divsChild>
                                <w:div w:id="376659824">
                                  <w:marLeft w:val="0"/>
                                  <w:marRight w:val="0"/>
                                  <w:marTop w:val="0"/>
                                  <w:marBottom w:val="0"/>
                                  <w:divBdr>
                                    <w:top w:val="none" w:sz="0" w:space="0" w:color="auto"/>
                                    <w:left w:val="none" w:sz="0" w:space="0" w:color="auto"/>
                                    <w:bottom w:val="none" w:sz="0" w:space="0" w:color="auto"/>
                                    <w:right w:val="none" w:sz="0" w:space="0" w:color="auto"/>
                                  </w:divBdr>
                                </w:div>
                                <w:div w:id="2072146031">
                                  <w:marLeft w:val="0"/>
                                  <w:marRight w:val="0"/>
                                  <w:marTop w:val="0"/>
                                  <w:marBottom w:val="0"/>
                                  <w:divBdr>
                                    <w:top w:val="none" w:sz="0" w:space="0" w:color="auto"/>
                                    <w:left w:val="none" w:sz="0" w:space="0" w:color="auto"/>
                                    <w:bottom w:val="none" w:sz="0" w:space="0" w:color="auto"/>
                                    <w:right w:val="none" w:sz="0" w:space="0" w:color="auto"/>
                                  </w:divBdr>
                                </w:div>
                                <w:div w:id="211111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6093343">
              <w:marLeft w:val="0"/>
              <w:marRight w:val="0"/>
              <w:marTop w:val="0"/>
              <w:marBottom w:val="0"/>
              <w:divBdr>
                <w:top w:val="none" w:sz="0" w:space="0" w:color="auto"/>
                <w:left w:val="none" w:sz="0" w:space="0" w:color="auto"/>
                <w:bottom w:val="none" w:sz="0" w:space="0" w:color="auto"/>
                <w:right w:val="none" w:sz="0" w:space="0" w:color="auto"/>
              </w:divBdr>
              <w:divsChild>
                <w:div w:id="1283613984">
                  <w:marLeft w:val="0"/>
                  <w:marRight w:val="0"/>
                  <w:marTop w:val="0"/>
                  <w:marBottom w:val="0"/>
                  <w:divBdr>
                    <w:top w:val="none" w:sz="0" w:space="0" w:color="auto"/>
                    <w:left w:val="none" w:sz="0" w:space="0" w:color="auto"/>
                    <w:bottom w:val="none" w:sz="0" w:space="0" w:color="auto"/>
                    <w:right w:val="none" w:sz="0" w:space="0" w:color="auto"/>
                  </w:divBdr>
                  <w:divsChild>
                    <w:div w:id="1013461761">
                      <w:marLeft w:val="0"/>
                      <w:marRight w:val="0"/>
                      <w:marTop w:val="0"/>
                      <w:marBottom w:val="0"/>
                      <w:divBdr>
                        <w:top w:val="none" w:sz="0" w:space="0" w:color="auto"/>
                        <w:left w:val="none" w:sz="0" w:space="0" w:color="auto"/>
                        <w:bottom w:val="none" w:sz="0" w:space="0" w:color="auto"/>
                        <w:right w:val="none" w:sz="0" w:space="0" w:color="auto"/>
                      </w:divBdr>
                      <w:divsChild>
                        <w:div w:id="1727096237">
                          <w:marLeft w:val="0"/>
                          <w:marRight w:val="0"/>
                          <w:marTop w:val="0"/>
                          <w:marBottom w:val="0"/>
                          <w:divBdr>
                            <w:top w:val="none" w:sz="0" w:space="0" w:color="auto"/>
                            <w:left w:val="none" w:sz="0" w:space="0" w:color="auto"/>
                            <w:bottom w:val="none" w:sz="0" w:space="0" w:color="auto"/>
                            <w:right w:val="none" w:sz="0" w:space="0" w:color="auto"/>
                          </w:divBdr>
                          <w:divsChild>
                            <w:div w:id="1531915356">
                              <w:marLeft w:val="0"/>
                              <w:marRight w:val="0"/>
                              <w:marTop w:val="0"/>
                              <w:marBottom w:val="0"/>
                              <w:divBdr>
                                <w:top w:val="none" w:sz="0" w:space="0" w:color="auto"/>
                                <w:left w:val="none" w:sz="0" w:space="0" w:color="auto"/>
                                <w:bottom w:val="none" w:sz="0" w:space="0" w:color="auto"/>
                                <w:right w:val="none" w:sz="0" w:space="0" w:color="auto"/>
                              </w:divBdr>
                              <w:divsChild>
                                <w:div w:id="1716998698">
                                  <w:marLeft w:val="0"/>
                                  <w:marRight w:val="0"/>
                                  <w:marTop w:val="0"/>
                                  <w:marBottom w:val="0"/>
                                  <w:divBdr>
                                    <w:top w:val="none" w:sz="0" w:space="0" w:color="auto"/>
                                    <w:left w:val="none" w:sz="0" w:space="0" w:color="auto"/>
                                    <w:bottom w:val="none" w:sz="0" w:space="0" w:color="auto"/>
                                    <w:right w:val="none" w:sz="0" w:space="0" w:color="auto"/>
                                  </w:divBdr>
                                </w:div>
                                <w:div w:id="1161237013">
                                  <w:marLeft w:val="0"/>
                                  <w:marRight w:val="0"/>
                                  <w:marTop w:val="0"/>
                                  <w:marBottom w:val="0"/>
                                  <w:divBdr>
                                    <w:top w:val="none" w:sz="0" w:space="0" w:color="auto"/>
                                    <w:left w:val="none" w:sz="0" w:space="0" w:color="auto"/>
                                    <w:bottom w:val="none" w:sz="0" w:space="0" w:color="auto"/>
                                    <w:right w:val="none" w:sz="0" w:space="0" w:color="auto"/>
                                  </w:divBdr>
                                </w:div>
                                <w:div w:id="7117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80484">
              <w:marLeft w:val="0"/>
              <w:marRight w:val="0"/>
              <w:marTop w:val="0"/>
              <w:marBottom w:val="0"/>
              <w:divBdr>
                <w:top w:val="none" w:sz="0" w:space="0" w:color="auto"/>
                <w:left w:val="none" w:sz="0" w:space="0" w:color="auto"/>
                <w:bottom w:val="none" w:sz="0" w:space="0" w:color="auto"/>
                <w:right w:val="none" w:sz="0" w:space="0" w:color="auto"/>
              </w:divBdr>
              <w:divsChild>
                <w:div w:id="1702129889">
                  <w:marLeft w:val="0"/>
                  <w:marRight w:val="0"/>
                  <w:marTop w:val="0"/>
                  <w:marBottom w:val="0"/>
                  <w:divBdr>
                    <w:top w:val="none" w:sz="0" w:space="0" w:color="auto"/>
                    <w:left w:val="none" w:sz="0" w:space="0" w:color="auto"/>
                    <w:bottom w:val="none" w:sz="0" w:space="0" w:color="auto"/>
                    <w:right w:val="none" w:sz="0" w:space="0" w:color="auto"/>
                  </w:divBdr>
                  <w:divsChild>
                    <w:div w:id="680278276">
                      <w:marLeft w:val="0"/>
                      <w:marRight w:val="0"/>
                      <w:marTop w:val="0"/>
                      <w:marBottom w:val="0"/>
                      <w:divBdr>
                        <w:top w:val="none" w:sz="0" w:space="0" w:color="auto"/>
                        <w:left w:val="none" w:sz="0" w:space="0" w:color="auto"/>
                        <w:bottom w:val="none" w:sz="0" w:space="0" w:color="auto"/>
                        <w:right w:val="none" w:sz="0" w:space="0" w:color="auto"/>
                      </w:divBdr>
                      <w:divsChild>
                        <w:div w:id="1801071333">
                          <w:marLeft w:val="0"/>
                          <w:marRight w:val="0"/>
                          <w:marTop w:val="0"/>
                          <w:marBottom w:val="0"/>
                          <w:divBdr>
                            <w:top w:val="none" w:sz="0" w:space="0" w:color="auto"/>
                            <w:left w:val="none" w:sz="0" w:space="0" w:color="auto"/>
                            <w:bottom w:val="none" w:sz="0" w:space="0" w:color="auto"/>
                            <w:right w:val="none" w:sz="0" w:space="0" w:color="auto"/>
                          </w:divBdr>
                          <w:divsChild>
                            <w:div w:id="160899747">
                              <w:marLeft w:val="0"/>
                              <w:marRight w:val="0"/>
                              <w:marTop w:val="0"/>
                              <w:marBottom w:val="0"/>
                              <w:divBdr>
                                <w:top w:val="none" w:sz="0" w:space="0" w:color="auto"/>
                                <w:left w:val="none" w:sz="0" w:space="0" w:color="auto"/>
                                <w:bottom w:val="none" w:sz="0" w:space="0" w:color="auto"/>
                                <w:right w:val="none" w:sz="0" w:space="0" w:color="auto"/>
                              </w:divBdr>
                              <w:divsChild>
                                <w:div w:id="2063669894">
                                  <w:marLeft w:val="0"/>
                                  <w:marRight w:val="0"/>
                                  <w:marTop w:val="0"/>
                                  <w:marBottom w:val="0"/>
                                  <w:divBdr>
                                    <w:top w:val="none" w:sz="0" w:space="0" w:color="auto"/>
                                    <w:left w:val="none" w:sz="0" w:space="0" w:color="auto"/>
                                    <w:bottom w:val="none" w:sz="0" w:space="0" w:color="auto"/>
                                    <w:right w:val="none" w:sz="0" w:space="0" w:color="auto"/>
                                  </w:divBdr>
                                </w:div>
                                <w:div w:id="567571764">
                                  <w:marLeft w:val="0"/>
                                  <w:marRight w:val="0"/>
                                  <w:marTop w:val="0"/>
                                  <w:marBottom w:val="0"/>
                                  <w:divBdr>
                                    <w:top w:val="none" w:sz="0" w:space="0" w:color="auto"/>
                                    <w:left w:val="none" w:sz="0" w:space="0" w:color="auto"/>
                                    <w:bottom w:val="none" w:sz="0" w:space="0" w:color="auto"/>
                                    <w:right w:val="none" w:sz="0" w:space="0" w:color="auto"/>
                                  </w:divBdr>
                                </w:div>
                                <w:div w:id="18088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02239">
              <w:marLeft w:val="0"/>
              <w:marRight w:val="0"/>
              <w:marTop w:val="0"/>
              <w:marBottom w:val="0"/>
              <w:divBdr>
                <w:top w:val="none" w:sz="0" w:space="0" w:color="auto"/>
                <w:left w:val="none" w:sz="0" w:space="0" w:color="auto"/>
                <w:bottom w:val="none" w:sz="0" w:space="0" w:color="auto"/>
                <w:right w:val="none" w:sz="0" w:space="0" w:color="auto"/>
              </w:divBdr>
            </w:div>
            <w:div w:id="1152990069">
              <w:marLeft w:val="0"/>
              <w:marRight w:val="0"/>
              <w:marTop w:val="0"/>
              <w:marBottom w:val="0"/>
              <w:divBdr>
                <w:top w:val="none" w:sz="0" w:space="0" w:color="auto"/>
                <w:left w:val="none" w:sz="0" w:space="0" w:color="auto"/>
                <w:bottom w:val="none" w:sz="0" w:space="0" w:color="auto"/>
                <w:right w:val="none" w:sz="0" w:space="0" w:color="auto"/>
              </w:divBdr>
              <w:divsChild>
                <w:div w:id="78647008">
                  <w:marLeft w:val="0"/>
                  <w:marRight w:val="0"/>
                  <w:marTop w:val="0"/>
                  <w:marBottom w:val="0"/>
                  <w:divBdr>
                    <w:top w:val="none" w:sz="0" w:space="0" w:color="auto"/>
                    <w:left w:val="none" w:sz="0" w:space="0" w:color="auto"/>
                    <w:bottom w:val="none" w:sz="0" w:space="0" w:color="auto"/>
                    <w:right w:val="none" w:sz="0" w:space="0" w:color="auto"/>
                  </w:divBdr>
                  <w:divsChild>
                    <w:div w:id="1902515351">
                      <w:marLeft w:val="0"/>
                      <w:marRight w:val="0"/>
                      <w:marTop w:val="0"/>
                      <w:marBottom w:val="0"/>
                      <w:divBdr>
                        <w:top w:val="none" w:sz="0" w:space="0" w:color="auto"/>
                        <w:left w:val="none" w:sz="0" w:space="0" w:color="auto"/>
                        <w:bottom w:val="none" w:sz="0" w:space="0" w:color="auto"/>
                        <w:right w:val="none" w:sz="0" w:space="0" w:color="auto"/>
                      </w:divBdr>
                      <w:divsChild>
                        <w:div w:id="158422735">
                          <w:marLeft w:val="0"/>
                          <w:marRight w:val="0"/>
                          <w:marTop w:val="0"/>
                          <w:marBottom w:val="0"/>
                          <w:divBdr>
                            <w:top w:val="none" w:sz="0" w:space="0" w:color="auto"/>
                            <w:left w:val="none" w:sz="0" w:space="0" w:color="auto"/>
                            <w:bottom w:val="none" w:sz="0" w:space="0" w:color="auto"/>
                            <w:right w:val="none" w:sz="0" w:space="0" w:color="auto"/>
                          </w:divBdr>
                          <w:divsChild>
                            <w:div w:id="26685497">
                              <w:marLeft w:val="0"/>
                              <w:marRight w:val="0"/>
                              <w:marTop w:val="0"/>
                              <w:marBottom w:val="0"/>
                              <w:divBdr>
                                <w:top w:val="none" w:sz="0" w:space="0" w:color="auto"/>
                                <w:left w:val="none" w:sz="0" w:space="0" w:color="auto"/>
                                <w:bottom w:val="none" w:sz="0" w:space="0" w:color="auto"/>
                                <w:right w:val="none" w:sz="0" w:space="0" w:color="auto"/>
                              </w:divBdr>
                              <w:divsChild>
                                <w:div w:id="1658798338">
                                  <w:marLeft w:val="0"/>
                                  <w:marRight w:val="0"/>
                                  <w:marTop w:val="0"/>
                                  <w:marBottom w:val="0"/>
                                  <w:divBdr>
                                    <w:top w:val="none" w:sz="0" w:space="0" w:color="auto"/>
                                    <w:left w:val="none" w:sz="0" w:space="0" w:color="auto"/>
                                    <w:bottom w:val="none" w:sz="0" w:space="0" w:color="auto"/>
                                    <w:right w:val="none" w:sz="0" w:space="0" w:color="auto"/>
                                  </w:divBdr>
                                </w:div>
                                <w:div w:id="266889243">
                                  <w:marLeft w:val="0"/>
                                  <w:marRight w:val="0"/>
                                  <w:marTop w:val="0"/>
                                  <w:marBottom w:val="0"/>
                                  <w:divBdr>
                                    <w:top w:val="none" w:sz="0" w:space="0" w:color="auto"/>
                                    <w:left w:val="none" w:sz="0" w:space="0" w:color="auto"/>
                                    <w:bottom w:val="none" w:sz="0" w:space="0" w:color="auto"/>
                                    <w:right w:val="none" w:sz="0" w:space="0" w:color="auto"/>
                                  </w:divBdr>
                                </w:div>
                                <w:div w:id="2115708312">
                                  <w:marLeft w:val="0"/>
                                  <w:marRight w:val="0"/>
                                  <w:marTop w:val="0"/>
                                  <w:marBottom w:val="0"/>
                                  <w:divBdr>
                                    <w:top w:val="none" w:sz="0" w:space="0" w:color="auto"/>
                                    <w:left w:val="none" w:sz="0" w:space="0" w:color="auto"/>
                                    <w:bottom w:val="none" w:sz="0" w:space="0" w:color="auto"/>
                                    <w:right w:val="none" w:sz="0" w:space="0" w:color="auto"/>
                                  </w:divBdr>
                                </w:div>
                                <w:div w:id="995188909">
                                  <w:marLeft w:val="0"/>
                                  <w:marRight w:val="0"/>
                                  <w:marTop w:val="0"/>
                                  <w:marBottom w:val="0"/>
                                  <w:divBdr>
                                    <w:top w:val="none" w:sz="0" w:space="0" w:color="auto"/>
                                    <w:left w:val="none" w:sz="0" w:space="0" w:color="auto"/>
                                    <w:bottom w:val="none" w:sz="0" w:space="0" w:color="auto"/>
                                    <w:right w:val="none" w:sz="0" w:space="0" w:color="auto"/>
                                  </w:divBdr>
                                </w:div>
                                <w:div w:id="2137327977">
                                  <w:marLeft w:val="0"/>
                                  <w:marRight w:val="0"/>
                                  <w:marTop w:val="0"/>
                                  <w:marBottom w:val="0"/>
                                  <w:divBdr>
                                    <w:top w:val="none" w:sz="0" w:space="0" w:color="auto"/>
                                    <w:left w:val="none" w:sz="0" w:space="0" w:color="auto"/>
                                    <w:bottom w:val="none" w:sz="0" w:space="0" w:color="auto"/>
                                    <w:right w:val="none" w:sz="0" w:space="0" w:color="auto"/>
                                  </w:divBdr>
                                </w:div>
                                <w:div w:id="2087221624">
                                  <w:marLeft w:val="0"/>
                                  <w:marRight w:val="0"/>
                                  <w:marTop w:val="0"/>
                                  <w:marBottom w:val="0"/>
                                  <w:divBdr>
                                    <w:top w:val="none" w:sz="0" w:space="0" w:color="auto"/>
                                    <w:left w:val="none" w:sz="0" w:space="0" w:color="auto"/>
                                    <w:bottom w:val="none" w:sz="0" w:space="0" w:color="auto"/>
                                    <w:right w:val="none" w:sz="0" w:space="0" w:color="auto"/>
                                  </w:divBdr>
                                </w:div>
                                <w:div w:id="217668796">
                                  <w:marLeft w:val="0"/>
                                  <w:marRight w:val="0"/>
                                  <w:marTop w:val="0"/>
                                  <w:marBottom w:val="0"/>
                                  <w:divBdr>
                                    <w:top w:val="none" w:sz="0" w:space="0" w:color="auto"/>
                                    <w:left w:val="none" w:sz="0" w:space="0" w:color="auto"/>
                                    <w:bottom w:val="none" w:sz="0" w:space="0" w:color="auto"/>
                                    <w:right w:val="none" w:sz="0" w:space="0" w:color="auto"/>
                                  </w:divBdr>
                                </w:div>
                                <w:div w:id="1067189551">
                                  <w:marLeft w:val="0"/>
                                  <w:marRight w:val="0"/>
                                  <w:marTop w:val="0"/>
                                  <w:marBottom w:val="0"/>
                                  <w:divBdr>
                                    <w:top w:val="none" w:sz="0" w:space="0" w:color="auto"/>
                                    <w:left w:val="none" w:sz="0" w:space="0" w:color="auto"/>
                                    <w:bottom w:val="none" w:sz="0" w:space="0" w:color="auto"/>
                                    <w:right w:val="none" w:sz="0" w:space="0" w:color="auto"/>
                                  </w:divBdr>
                                </w:div>
                                <w:div w:id="1746410977">
                                  <w:marLeft w:val="0"/>
                                  <w:marRight w:val="0"/>
                                  <w:marTop w:val="0"/>
                                  <w:marBottom w:val="0"/>
                                  <w:divBdr>
                                    <w:top w:val="none" w:sz="0" w:space="0" w:color="auto"/>
                                    <w:left w:val="none" w:sz="0" w:space="0" w:color="auto"/>
                                    <w:bottom w:val="none" w:sz="0" w:space="0" w:color="auto"/>
                                    <w:right w:val="none" w:sz="0" w:space="0" w:color="auto"/>
                                  </w:divBdr>
                                </w:div>
                                <w:div w:id="1593472105">
                                  <w:marLeft w:val="0"/>
                                  <w:marRight w:val="0"/>
                                  <w:marTop w:val="0"/>
                                  <w:marBottom w:val="0"/>
                                  <w:divBdr>
                                    <w:top w:val="none" w:sz="0" w:space="0" w:color="auto"/>
                                    <w:left w:val="none" w:sz="0" w:space="0" w:color="auto"/>
                                    <w:bottom w:val="none" w:sz="0" w:space="0" w:color="auto"/>
                                    <w:right w:val="none" w:sz="0" w:space="0" w:color="auto"/>
                                  </w:divBdr>
                                </w:div>
                                <w:div w:id="306782962">
                                  <w:marLeft w:val="0"/>
                                  <w:marRight w:val="0"/>
                                  <w:marTop w:val="0"/>
                                  <w:marBottom w:val="0"/>
                                  <w:divBdr>
                                    <w:top w:val="none" w:sz="0" w:space="0" w:color="auto"/>
                                    <w:left w:val="none" w:sz="0" w:space="0" w:color="auto"/>
                                    <w:bottom w:val="none" w:sz="0" w:space="0" w:color="auto"/>
                                    <w:right w:val="none" w:sz="0" w:space="0" w:color="auto"/>
                                  </w:divBdr>
                                </w:div>
                                <w:div w:id="651832326">
                                  <w:marLeft w:val="0"/>
                                  <w:marRight w:val="0"/>
                                  <w:marTop w:val="0"/>
                                  <w:marBottom w:val="0"/>
                                  <w:divBdr>
                                    <w:top w:val="none" w:sz="0" w:space="0" w:color="auto"/>
                                    <w:left w:val="none" w:sz="0" w:space="0" w:color="auto"/>
                                    <w:bottom w:val="none" w:sz="0" w:space="0" w:color="auto"/>
                                    <w:right w:val="none" w:sz="0" w:space="0" w:color="auto"/>
                                  </w:divBdr>
                                </w:div>
                                <w:div w:id="1848976648">
                                  <w:marLeft w:val="0"/>
                                  <w:marRight w:val="0"/>
                                  <w:marTop w:val="0"/>
                                  <w:marBottom w:val="0"/>
                                  <w:divBdr>
                                    <w:top w:val="none" w:sz="0" w:space="0" w:color="auto"/>
                                    <w:left w:val="none" w:sz="0" w:space="0" w:color="auto"/>
                                    <w:bottom w:val="none" w:sz="0" w:space="0" w:color="auto"/>
                                    <w:right w:val="none" w:sz="0" w:space="0" w:color="auto"/>
                                  </w:divBdr>
                                </w:div>
                                <w:div w:id="801073217">
                                  <w:marLeft w:val="0"/>
                                  <w:marRight w:val="0"/>
                                  <w:marTop w:val="0"/>
                                  <w:marBottom w:val="0"/>
                                  <w:divBdr>
                                    <w:top w:val="none" w:sz="0" w:space="0" w:color="auto"/>
                                    <w:left w:val="none" w:sz="0" w:space="0" w:color="auto"/>
                                    <w:bottom w:val="none" w:sz="0" w:space="0" w:color="auto"/>
                                    <w:right w:val="none" w:sz="0" w:space="0" w:color="auto"/>
                                  </w:divBdr>
                                </w:div>
                                <w:div w:id="826089653">
                                  <w:marLeft w:val="0"/>
                                  <w:marRight w:val="0"/>
                                  <w:marTop w:val="0"/>
                                  <w:marBottom w:val="0"/>
                                  <w:divBdr>
                                    <w:top w:val="none" w:sz="0" w:space="0" w:color="auto"/>
                                    <w:left w:val="none" w:sz="0" w:space="0" w:color="auto"/>
                                    <w:bottom w:val="none" w:sz="0" w:space="0" w:color="auto"/>
                                    <w:right w:val="none" w:sz="0" w:space="0" w:color="auto"/>
                                  </w:divBdr>
                                </w:div>
                                <w:div w:id="1550804839">
                                  <w:marLeft w:val="0"/>
                                  <w:marRight w:val="0"/>
                                  <w:marTop w:val="0"/>
                                  <w:marBottom w:val="0"/>
                                  <w:divBdr>
                                    <w:top w:val="none" w:sz="0" w:space="0" w:color="auto"/>
                                    <w:left w:val="none" w:sz="0" w:space="0" w:color="auto"/>
                                    <w:bottom w:val="none" w:sz="0" w:space="0" w:color="auto"/>
                                    <w:right w:val="none" w:sz="0" w:space="0" w:color="auto"/>
                                  </w:divBdr>
                                </w:div>
                                <w:div w:id="197936444">
                                  <w:marLeft w:val="0"/>
                                  <w:marRight w:val="0"/>
                                  <w:marTop w:val="0"/>
                                  <w:marBottom w:val="0"/>
                                  <w:divBdr>
                                    <w:top w:val="none" w:sz="0" w:space="0" w:color="auto"/>
                                    <w:left w:val="none" w:sz="0" w:space="0" w:color="auto"/>
                                    <w:bottom w:val="none" w:sz="0" w:space="0" w:color="auto"/>
                                    <w:right w:val="none" w:sz="0" w:space="0" w:color="auto"/>
                                  </w:divBdr>
                                </w:div>
                                <w:div w:id="667052175">
                                  <w:marLeft w:val="0"/>
                                  <w:marRight w:val="0"/>
                                  <w:marTop w:val="0"/>
                                  <w:marBottom w:val="0"/>
                                  <w:divBdr>
                                    <w:top w:val="none" w:sz="0" w:space="0" w:color="auto"/>
                                    <w:left w:val="none" w:sz="0" w:space="0" w:color="auto"/>
                                    <w:bottom w:val="none" w:sz="0" w:space="0" w:color="auto"/>
                                    <w:right w:val="none" w:sz="0" w:space="0" w:color="auto"/>
                                  </w:divBdr>
                                </w:div>
                                <w:div w:id="1551381017">
                                  <w:marLeft w:val="0"/>
                                  <w:marRight w:val="0"/>
                                  <w:marTop w:val="0"/>
                                  <w:marBottom w:val="0"/>
                                  <w:divBdr>
                                    <w:top w:val="none" w:sz="0" w:space="0" w:color="auto"/>
                                    <w:left w:val="none" w:sz="0" w:space="0" w:color="auto"/>
                                    <w:bottom w:val="none" w:sz="0" w:space="0" w:color="auto"/>
                                    <w:right w:val="none" w:sz="0" w:space="0" w:color="auto"/>
                                  </w:divBdr>
                                </w:div>
                                <w:div w:id="2027361673">
                                  <w:marLeft w:val="0"/>
                                  <w:marRight w:val="0"/>
                                  <w:marTop w:val="0"/>
                                  <w:marBottom w:val="0"/>
                                  <w:divBdr>
                                    <w:top w:val="none" w:sz="0" w:space="0" w:color="auto"/>
                                    <w:left w:val="none" w:sz="0" w:space="0" w:color="auto"/>
                                    <w:bottom w:val="none" w:sz="0" w:space="0" w:color="auto"/>
                                    <w:right w:val="none" w:sz="0" w:space="0" w:color="auto"/>
                                  </w:divBdr>
                                </w:div>
                                <w:div w:id="1175537571">
                                  <w:marLeft w:val="0"/>
                                  <w:marRight w:val="0"/>
                                  <w:marTop w:val="0"/>
                                  <w:marBottom w:val="0"/>
                                  <w:divBdr>
                                    <w:top w:val="none" w:sz="0" w:space="0" w:color="auto"/>
                                    <w:left w:val="none" w:sz="0" w:space="0" w:color="auto"/>
                                    <w:bottom w:val="none" w:sz="0" w:space="0" w:color="auto"/>
                                    <w:right w:val="none" w:sz="0" w:space="0" w:color="auto"/>
                                  </w:divBdr>
                                </w:div>
                                <w:div w:id="1330987614">
                                  <w:marLeft w:val="0"/>
                                  <w:marRight w:val="0"/>
                                  <w:marTop w:val="0"/>
                                  <w:marBottom w:val="0"/>
                                  <w:divBdr>
                                    <w:top w:val="none" w:sz="0" w:space="0" w:color="auto"/>
                                    <w:left w:val="none" w:sz="0" w:space="0" w:color="auto"/>
                                    <w:bottom w:val="none" w:sz="0" w:space="0" w:color="auto"/>
                                    <w:right w:val="none" w:sz="0" w:space="0" w:color="auto"/>
                                  </w:divBdr>
                                </w:div>
                                <w:div w:id="689989801">
                                  <w:marLeft w:val="0"/>
                                  <w:marRight w:val="0"/>
                                  <w:marTop w:val="0"/>
                                  <w:marBottom w:val="0"/>
                                  <w:divBdr>
                                    <w:top w:val="none" w:sz="0" w:space="0" w:color="auto"/>
                                    <w:left w:val="none" w:sz="0" w:space="0" w:color="auto"/>
                                    <w:bottom w:val="none" w:sz="0" w:space="0" w:color="auto"/>
                                    <w:right w:val="none" w:sz="0" w:space="0" w:color="auto"/>
                                  </w:divBdr>
                                </w:div>
                                <w:div w:id="1114404525">
                                  <w:marLeft w:val="0"/>
                                  <w:marRight w:val="0"/>
                                  <w:marTop w:val="0"/>
                                  <w:marBottom w:val="0"/>
                                  <w:divBdr>
                                    <w:top w:val="none" w:sz="0" w:space="0" w:color="auto"/>
                                    <w:left w:val="none" w:sz="0" w:space="0" w:color="auto"/>
                                    <w:bottom w:val="none" w:sz="0" w:space="0" w:color="auto"/>
                                    <w:right w:val="none" w:sz="0" w:space="0" w:color="auto"/>
                                  </w:divBdr>
                                </w:div>
                                <w:div w:id="8728020">
                                  <w:marLeft w:val="0"/>
                                  <w:marRight w:val="0"/>
                                  <w:marTop w:val="0"/>
                                  <w:marBottom w:val="0"/>
                                  <w:divBdr>
                                    <w:top w:val="none" w:sz="0" w:space="0" w:color="auto"/>
                                    <w:left w:val="none" w:sz="0" w:space="0" w:color="auto"/>
                                    <w:bottom w:val="none" w:sz="0" w:space="0" w:color="auto"/>
                                    <w:right w:val="none" w:sz="0" w:space="0" w:color="auto"/>
                                  </w:divBdr>
                                </w:div>
                                <w:div w:id="1159884732">
                                  <w:marLeft w:val="0"/>
                                  <w:marRight w:val="0"/>
                                  <w:marTop w:val="0"/>
                                  <w:marBottom w:val="0"/>
                                  <w:divBdr>
                                    <w:top w:val="none" w:sz="0" w:space="0" w:color="auto"/>
                                    <w:left w:val="none" w:sz="0" w:space="0" w:color="auto"/>
                                    <w:bottom w:val="none" w:sz="0" w:space="0" w:color="auto"/>
                                    <w:right w:val="none" w:sz="0" w:space="0" w:color="auto"/>
                                  </w:divBdr>
                                </w:div>
                                <w:div w:id="592468699">
                                  <w:marLeft w:val="0"/>
                                  <w:marRight w:val="0"/>
                                  <w:marTop w:val="0"/>
                                  <w:marBottom w:val="0"/>
                                  <w:divBdr>
                                    <w:top w:val="none" w:sz="0" w:space="0" w:color="auto"/>
                                    <w:left w:val="none" w:sz="0" w:space="0" w:color="auto"/>
                                    <w:bottom w:val="none" w:sz="0" w:space="0" w:color="auto"/>
                                    <w:right w:val="none" w:sz="0" w:space="0" w:color="auto"/>
                                  </w:divBdr>
                                </w:div>
                                <w:div w:id="706762939">
                                  <w:marLeft w:val="0"/>
                                  <w:marRight w:val="0"/>
                                  <w:marTop w:val="0"/>
                                  <w:marBottom w:val="0"/>
                                  <w:divBdr>
                                    <w:top w:val="none" w:sz="0" w:space="0" w:color="auto"/>
                                    <w:left w:val="none" w:sz="0" w:space="0" w:color="auto"/>
                                    <w:bottom w:val="none" w:sz="0" w:space="0" w:color="auto"/>
                                    <w:right w:val="none" w:sz="0" w:space="0" w:color="auto"/>
                                  </w:divBdr>
                                </w:div>
                                <w:div w:id="639000174">
                                  <w:marLeft w:val="0"/>
                                  <w:marRight w:val="0"/>
                                  <w:marTop w:val="0"/>
                                  <w:marBottom w:val="0"/>
                                  <w:divBdr>
                                    <w:top w:val="none" w:sz="0" w:space="0" w:color="auto"/>
                                    <w:left w:val="none" w:sz="0" w:space="0" w:color="auto"/>
                                    <w:bottom w:val="none" w:sz="0" w:space="0" w:color="auto"/>
                                    <w:right w:val="none" w:sz="0" w:space="0" w:color="auto"/>
                                  </w:divBdr>
                                </w:div>
                                <w:div w:id="1433823232">
                                  <w:marLeft w:val="0"/>
                                  <w:marRight w:val="0"/>
                                  <w:marTop w:val="0"/>
                                  <w:marBottom w:val="0"/>
                                  <w:divBdr>
                                    <w:top w:val="none" w:sz="0" w:space="0" w:color="auto"/>
                                    <w:left w:val="none" w:sz="0" w:space="0" w:color="auto"/>
                                    <w:bottom w:val="none" w:sz="0" w:space="0" w:color="auto"/>
                                    <w:right w:val="none" w:sz="0" w:space="0" w:color="auto"/>
                                  </w:divBdr>
                                </w:div>
                                <w:div w:id="1973898839">
                                  <w:marLeft w:val="0"/>
                                  <w:marRight w:val="0"/>
                                  <w:marTop w:val="0"/>
                                  <w:marBottom w:val="0"/>
                                  <w:divBdr>
                                    <w:top w:val="none" w:sz="0" w:space="0" w:color="auto"/>
                                    <w:left w:val="none" w:sz="0" w:space="0" w:color="auto"/>
                                    <w:bottom w:val="none" w:sz="0" w:space="0" w:color="auto"/>
                                    <w:right w:val="none" w:sz="0" w:space="0" w:color="auto"/>
                                  </w:divBdr>
                                </w:div>
                                <w:div w:id="1952007089">
                                  <w:marLeft w:val="0"/>
                                  <w:marRight w:val="0"/>
                                  <w:marTop w:val="0"/>
                                  <w:marBottom w:val="0"/>
                                  <w:divBdr>
                                    <w:top w:val="none" w:sz="0" w:space="0" w:color="auto"/>
                                    <w:left w:val="none" w:sz="0" w:space="0" w:color="auto"/>
                                    <w:bottom w:val="none" w:sz="0" w:space="0" w:color="auto"/>
                                    <w:right w:val="none" w:sz="0" w:space="0" w:color="auto"/>
                                  </w:divBdr>
                                </w:div>
                                <w:div w:id="2026710717">
                                  <w:marLeft w:val="0"/>
                                  <w:marRight w:val="0"/>
                                  <w:marTop w:val="0"/>
                                  <w:marBottom w:val="0"/>
                                  <w:divBdr>
                                    <w:top w:val="none" w:sz="0" w:space="0" w:color="auto"/>
                                    <w:left w:val="none" w:sz="0" w:space="0" w:color="auto"/>
                                    <w:bottom w:val="none" w:sz="0" w:space="0" w:color="auto"/>
                                    <w:right w:val="none" w:sz="0" w:space="0" w:color="auto"/>
                                  </w:divBdr>
                                </w:div>
                                <w:div w:id="975532020">
                                  <w:marLeft w:val="0"/>
                                  <w:marRight w:val="0"/>
                                  <w:marTop w:val="0"/>
                                  <w:marBottom w:val="0"/>
                                  <w:divBdr>
                                    <w:top w:val="none" w:sz="0" w:space="0" w:color="auto"/>
                                    <w:left w:val="none" w:sz="0" w:space="0" w:color="auto"/>
                                    <w:bottom w:val="none" w:sz="0" w:space="0" w:color="auto"/>
                                    <w:right w:val="none" w:sz="0" w:space="0" w:color="auto"/>
                                  </w:divBdr>
                                </w:div>
                                <w:div w:id="133639967">
                                  <w:marLeft w:val="0"/>
                                  <w:marRight w:val="0"/>
                                  <w:marTop w:val="0"/>
                                  <w:marBottom w:val="0"/>
                                  <w:divBdr>
                                    <w:top w:val="none" w:sz="0" w:space="0" w:color="auto"/>
                                    <w:left w:val="none" w:sz="0" w:space="0" w:color="auto"/>
                                    <w:bottom w:val="none" w:sz="0" w:space="0" w:color="auto"/>
                                    <w:right w:val="none" w:sz="0" w:space="0" w:color="auto"/>
                                  </w:divBdr>
                                </w:div>
                                <w:div w:id="1146779124">
                                  <w:marLeft w:val="0"/>
                                  <w:marRight w:val="0"/>
                                  <w:marTop w:val="0"/>
                                  <w:marBottom w:val="0"/>
                                  <w:divBdr>
                                    <w:top w:val="none" w:sz="0" w:space="0" w:color="auto"/>
                                    <w:left w:val="none" w:sz="0" w:space="0" w:color="auto"/>
                                    <w:bottom w:val="none" w:sz="0" w:space="0" w:color="auto"/>
                                    <w:right w:val="none" w:sz="0" w:space="0" w:color="auto"/>
                                  </w:divBdr>
                                </w:div>
                                <w:div w:id="846944526">
                                  <w:marLeft w:val="0"/>
                                  <w:marRight w:val="0"/>
                                  <w:marTop w:val="0"/>
                                  <w:marBottom w:val="0"/>
                                  <w:divBdr>
                                    <w:top w:val="none" w:sz="0" w:space="0" w:color="auto"/>
                                    <w:left w:val="none" w:sz="0" w:space="0" w:color="auto"/>
                                    <w:bottom w:val="none" w:sz="0" w:space="0" w:color="auto"/>
                                    <w:right w:val="none" w:sz="0" w:space="0" w:color="auto"/>
                                  </w:divBdr>
                                </w:div>
                                <w:div w:id="561450556">
                                  <w:marLeft w:val="0"/>
                                  <w:marRight w:val="0"/>
                                  <w:marTop w:val="0"/>
                                  <w:marBottom w:val="0"/>
                                  <w:divBdr>
                                    <w:top w:val="none" w:sz="0" w:space="0" w:color="auto"/>
                                    <w:left w:val="none" w:sz="0" w:space="0" w:color="auto"/>
                                    <w:bottom w:val="none" w:sz="0" w:space="0" w:color="auto"/>
                                    <w:right w:val="none" w:sz="0" w:space="0" w:color="auto"/>
                                  </w:divBdr>
                                </w:div>
                                <w:div w:id="629243671">
                                  <w:marLeft w:val="0"/>
                                  <w:marRight w:val="0"/>
                                  <w:marTop w:val="0"/>
                                  <w:marBottom w:val="0"/>
                                  <w:divBdr>
                                    <w:top w:val="none" w:sz="0" w:space="0" w:color="auto"/>
                                    <w:left w:val="none" w:sz="0" w:space="0" w:color="auto"/>
                                    <w:bottom w:val="none" w:sz="0" w:space="0" w:color="auto"/>
                                    <w:right w:val="none" w:sz="0" w:space="0" w:color="auto"/>
                                  </w:divBdr>
                                </w:div>
                                <w:div w:id="1269657606">
                                  <w:marLeft w:val="0"/>
                                  <w:marRight w:val="0"/>
                                  <w:marTop w:val="0"/>
                                  <w:marBottom w:val="0"/>
                                  <w:divBdr>
                                    <w:top w:val="none" w:sz="0" w:space="0" w:color="auto"/>
                                    <w:left w:val="none" w:sz="0" w:space="0" w:color="auto"/>
                                    <w:bottom w:val="none" w:sz="0" w:space="0" w:color="auto"/>
                                    <w:right w:val="none" w:sz="0" w:space="0" w:color="auto"/>
                                  </w:divBdr>
                                </w:div>
                                <w:div w:id="964232137">
                                  <w:marLeft w:val="0"/>
                                  <w:marRight w:val="0"/>
                                  <w:marTop w:val="0"/>
                                  <w:marBottom w:val="0"/>
                                  <w:divBdr>
                                    <w:top w:val="none" w:sz="0" w:space="0" w:color="auto"/>
                                    <w:left w:val="none" w:sz="0" w:space="0" w:color="auto"/>
                                    <w:bottom w:val="none" w:sz="0" w:space="0" w:color="auto"/>
                                    <w:right w:val="none" w:sz="0" w:space="0" w:color="auto"/>
                                  </w:divBdr>
                                </w:div>
                                <w:div w:id="773524012">
                                  <w:marLeft w:val="0"/>
                                  <w:marRight w:val="0"/>
                                  <w:marTop w:val="0"/>
                                  <w:marBottom w:val="0"/>
                                  <w:divBdr>
                                    <w:top w:val="none" w:sz="0" w:space="0" w:color="auto"/>
                                    <w:left w:val="none" w:sz="0" w:space="0" w:color="auto"/>
                                    <w:bottom w:val="none" w:sz="0" w:space="0" w:color="auto"/>
                                    <w:right w:val="none" w:sz="0" w:space="0" w:color="auto"/>
                                  </w:divBdr>
                                </w:div>
                                <w:div w:id="1158427481">
                                  <w:marLeft w:val="0"/>
                                  <w:marRight w:val="0"/>
                                  <w:marTop w:val="0"/>
                                  <w:marBottom w:val="0"/>
                                  <w:divBdr>
                                    <w:top w:val="none" w:sz="0" w:space="0" w:color="auto"/>
                                    <w:left w:val="none" w:sz="0" w:space="0" w:color="auto"/>
                                    <w:bottom w:val="none" w:sz="0" w:space="0" w:color="auto"/>
                                    <w:right w:val="none" w:sz="0" w:space="0" w:color="auto"/>
                                  </w:divBdr>
                                </w:div>
                                <w:div w:id="1913468005">
                                  <w:marLeft w:val="0"/>
                                  <w:marRight w:val="0"/>
                                  <w:marTop w:val="0"/>
                                  <w:marBottom w:val="0"/>
                                  <w:divBdr>
                                    <w:top w:val="none" w:sz="0" w:space="0" w:color="auto"/>
                                    <w:left w:val="none" w:sz="0" w:space="0" w:color="auto"/>
                                    <w:bottom w:val="none" w:sz="0" w:space="0" w:color="auto"/>
                                    <w:right w:val="none" w:sz="0" w:space="0" w:color="auto"/>
                                  </w:divBdr>
                                </w:div>
                                <w:div w:id="468860265">
                                  <w:marLeft w:val="0"/>
                                  <w:marRight w:val="0"/>
                                  <w:marTop w:val="0"/>
                                  <w:marBottom w:val="0"/>
                                  <w:divBdr>
                                    <w:top w:val="none" w:sz="0" w:space="0" w:color="auto"/>
                                    <w:left w:val="none" w:sz="0" w:space="0" w:color="auto"/>
                                    <w:bottom w:val="none" w:sz="0" w:space="0" w:color="auto"/>
                                    <w:right w:val="none" w:sz="0" w:space="0" w:color="auto"/>
                                  </w:divBdr>
                                </w:div>
                                <w:div w:id="32268861">
                                  <w:marLeft w:val="0"/>
                                  <w:marRight w:val="0"/>
                                  <w:marTop w:val="0"/>
                                  <w:marBottom w:val="0"/>
                                  <w:divBdr>
                                    <w:top w:val="none" w:sz="0" w:space="0" w:color="auto"/>
                                    <w:left w:val="none" w:sz="0" w:space="0" w:color="auto"/>
                                    <w:bottom w:val="none" w:sz="0" w:space="0" w:color="auto"/>
                                    <w:right w:val="none" w:sz="0" w:space="0" w:color="auto"/>
                                  </w:divBdr>
                                </w:div>
                                <w:div w:id="1923099185">
                                  <w:marLeft w:val="0"/>
                                  <w:marRight w:val="0"/>
                                  <w:marTop w:val="0"/>
                                  <w:marBottom w:val="0"/>
                                  <w:divBdr>
                                    <w:top w:val="none" w:sz="0" w:space="0" w:color="auto"/>
                                    <w:left w:val="none" w:sz="0" w:space="0" w:color="auto"/>
                                    <w:bottom w:val="none" w:sz="0" w:space="0" w:color="auto"/>
                                    <w:right w:val="none" w:sz="0" w:space="0" w:color="auto"/>
                                  </w:divBdr>
                                </w:div>
                                <w:div w:id="688412857">
                                  <w:marLeft w:val="0"/>
                                  <w:marRight w:val="0"/>
                                  <w:marTop w:val="0"/>
                                  <w:marBottom w:val="0"/>
                                  <w:divBdr>
                                    <w:top w:val="none" w:sz="0" w:space="0" w:color="auto"/>
                                    <w:left w:val="none" w:sz="0" w:space="0" w:color="auto"/>
                                    <w:bottom w:val="none" w:sz="0" w:space="0" w:color="auto"/>
                                    <w:right w:val="none" w:sz="0" w:space="0" w:color="auto"/>
                                  </w:divBdr>
                                </w:div>
                                <w:div w:id="1134980429">
                                  <w:marLeft w:val="0"/>
                                  <w:marRight w:val="0"/>
                                  <w:marTop w:val="0"/>
                                  <w:marBottom w:val="0"/>
                                  <w:divBdr>
                                    <w:top w:val="none" w:sz="0" w:space="0" w:color="auto"/>
                                    <w:left w:val="none" w:sz="0" w:space="0" w:color="auto"/>
                                    <w:bottom w:val="none" w:sz="0" w:space="0" w:color="auto"/>
                                    <w:right w:val="none" w:sz="0" w:space="0" w:color="auto"/>
                                  </w:divBdr>
                                </w:div>
                                <w:div w:id="1197767511">
                                  <w:marLeft w:val="0"/>
                                  <w:marRight w:val="0"/>
                                  <w:marTop w:val="0"/>
                                  <w:marBottom w:val="0"/>
                                  <w:divBdr>
                                    <w:top w:val="none" w:sz="0" w:space="0" w:color="auto"/>
                                    <w:left w:val="none" w:sz="0" w:space="0" w:color="auto"/>
                                    <w:bottom w:val="none" w:sz="0" w:space="0" w:color="auto"/>
                                    <w:right w:val="none" w:sz="0" w:space="0" w:color="auto"/>
                                  </w:divBdr>
                                </w:div>
                                <w:div w:id="1437795635">
                                  <w:marLeft w:val="0"/>
                                  <w:marRight w:val="0"/>
                                  <w:marTop w:val="0"/>
                                  <w:marBottom w:val="0"/>
                                  <w:divBdr>
                                    <w:top w:val="none" w:sz="0" w:space="0" w:color="auto"/>
                                    <w:left w:val="none" w:sz="0" w:space="0" w:color="auto"/>
                                    <w:bottom w:val="none" w:sz="0" w:space="0" w:color="auto"/>
                                    <w:right w:val="none" w:sz="0" w:space="0" w:color="auto"/>
                                  </w:divBdr>
                                </w:div>
                                <w:div w:id="1851523160">
                                  <w:marLeft w:val="0"/>
                                  <w:marRight w:val="0"/>
                                  <w:marTop w:val="0"/>
                                  <w:marBottom w:val="0"/>
                                  <w:divBdr>
                                    <w:top w:val="none" w:sz="0" w:space="0" w:color="auto"/>
                                    <w:left w:val="none" w:sz="0" w:space="0" w:color="auto"/>
                                    <w:bottom w:val="none" w:sz="0" w:space="0" w:color="auto"/>
                                    <w:right w:val="none" w:sz="0" w:space="0" w:color="auto"/>
                                  </w:divBdr>
                                </w:div>
                                <w:div w:id="1099639267">
                                  <w:marLeft w:val="0"/>
                                  <w:marRight w:val="0"/>
                                  <w:marTop w:val="0"/>
                                  <w:marBottom w:val="0"/>
                                  <w:divBdr>
                                    <w:top w:val="none" w:sz="0" w:space="0" w:color="auto"/>
                                    <w:left w:val="none" w:sz="0" w:space="0" w:color="auto"/>
                                    <w:bottom w:val="none" w:sz="0" w:space="0" w:color="auto"/>
                                    <w:right w:val="none" w:sz="0" w:space="0" w:color="auto"/>
                                  </w:divBdr>
                                </w:div>
                                <w:div w:id="273635157">
                                  <w:marLeft w:val="0"/>
                                  <w:marRight w:val="0"/>
                                  <w:marTop w:val="0"/>
                                  <w:marBottom w:val="0"/>
                                  <w:divBdr>
                                    <w:top w:val="none" w:sz="0" w:space="0" w:color="auto"/>
                                    <w:left w:val="none" w:sz="0" w:space="0" w:color="auto"/>
                                    <w:bottom w:val="none" w:sz="0" w:space="0" w:color="auto"/>
                                    <w:right w:val="none" w:sz="0" w:space="0" w:color="auto"/>
                                  </w:divBdr>
                                </w:div>
                                <w:div w:id="13659278">
                                  <w:marLeft w:val="0"/>
                                  <w:marRight w:val="0"/>
                                  <w:marTop w:val="0"/>
                                  <w:marBottom w:val="0"/>
                                  <w:divBdr>
                                    <w:top w:val="none" w:sz="0" w:space="0" w:color="auto"/>
                                    <w:left w:val="none" w:sz="0" w:space="0" w:color="auto"/>
                                    <w:bottom w:val="none" w:sz="0" w:space="0" w:color="auto"/>
                                    <w:right w:val="none" w:sz="0" w:space="0" w:color="auto"/>
                                  </w:divBdr>
                                </w:div>
                                <w:div w:id="493690389">
                                  <w:marLeft w:val="0"/>
                                  <w:marRight w:val="0"/>
                                  <w:marTop w:val="0"/>
                                  <w:marBottom w:val="0"/>
                                  <w:divBdr>
                                    <w:top w:val="none" w:sz="0" w:space="0" w:color="auto"/>
                                    <w:left w:val="none" w:sz="0" w:space="0" w:color="auto"/>
                                    <w:bottom w:val="none" w:sz="0" w:space="0" w:color="auto"/>
                                    <w:right w:val="none" w:sz="0" w:space="0" w:color="auto"/>
                                  </w:divBdr>
                                </w:div>
                                <w:div w:id="698891085">
                                  <w:marLeft w:val="0"/>
                                  <w:marRight w:val="0"/>
                                  <w:marTop w:val="0"/>
                                  <w:marBottom w:val="0"/>
                                  <w:divBdr>
                                    <w:top w:val="none" w:sz="0" w:space="0" w:color="auto"/>
                                    <w:left w:val="none" w:sz="0" w:space="0" w:color="auto"/>
                                    <w:bottom w:val="none" w:sz="0" w:space="0" w:color="auto"/>
                                    <w:right w:val="none" w:sz="0" w:space="0" w:color="auto"/>
                                  </w:divBdr>
                                </w:div>
                                <w:div w:id="104082280">
                                  <w:marLeft w:val="0"/>
                                  <w:marRight w:val="0"/>
                                  <w:marTop w:val="0"/>
                                  <w:marBottom w:val="0"/>
                                  <w:divBdr>
                                    <w:top w:val="none" w:sz="0" w:space="0" w:color="auto"/>
                                    <w:left w:val="none" w:sz="0" w:space="0" w:color="auto"/>
                                    <w:bottom w:val="none" w:sz="0" w:space="0" w:color="auto"/>
                                    <w:right w:val="none" w:sz="0" w:space="0" w:color="auto"/>
                                  </w:divBdr>
                                </w:div>
                                <w:div w:id="1180774005">
                                  <w:marLeft w:val="0"/>
                                  <w:marRight w:val="0"/>
                                  <w:marTop w:val="0"/>
                                  <w:marBottom w:val="0"/>
                                  <w:divBdr>
                                    <w:top w:val="none" w:sz="0" w:space="0" w:color="auto"/>
                                    <w:left w:val="none" w:sz="0" w:space="0" w:color="auto"/>
                                    <w:bottom w:val="none" w:sz="0" w:space="0" w:color="auto"/>
                                    <w:right w:val="none" w:sz="0" w:space="0" w:color="auto"/>
                                  </w:divBdr>
                                </w:div>
                                <w:div w:id="1263873527">
                                  <w:marLeft w:val="0"/>
                                  <w:marRight w:val="0"/>
                                  <w:marTop w:val="0"/>
                                  <w:marBottom w:val="0"/>
                                  <w:divBdr>
                                    <w:top w:val="none" w:sz="0" w:space="0" w:color="auto"/>
                                    <w:left w:val="none" w:sz="0" w:space="0" w:color="auto"/>
                                    <w:bottom w:val="none" w:sz="0" w:space="0" w:color="auto"/>
                                    <w:right w:val="none" w:sz="0" w:space="0" w:color="auto"/>
                                  </w:divBdr>
                                </w:div>
                                <w:div w:id="2041975510">
                                  <w:marLeft w:val="0"/>
                                  <w:marRight w:val="0"/>
                                  <w:marTop w:val="0"/>
                                  <w:marBottom w:val="0"/>
                                  <w:divBdr>
                                    <w:top w:val="none" w:sz="0" w:space="0" w:color="auto"/>
                                    <w:left w:val="none" w:sz="0" w:space="0" w:color="auto"/>
                                    <w:bottom w:val="none" w:sz="0" w:space="0" w:color="auto"/>
                                    <w:right w:val="none" w:sz="0" w:space="0" w:color="auto"/>
                                  </w:divBdr>
                                </w:div>
                                <w:div w:id="994336843">
                                  <w:marLeft w:val="0"/>
                                  <w:marRight w:val="0"/>
                                  <w:marTop w:val="0"/>
                                  <w:marBottom w:val="0"/>
                                  <w:divBdr>
                                    <w:top w:val="none" w:sz="0" w:space="0" w:color="auto"/>
                                    <w:left w:val="none" w:sz="0" w:space="0" w:color="auto"/>
                                    <w:bottom w:val="none" w:sz="0" w:space="0" w:color="auto"/>
                                    <w:right w:val="none" w:sz="0" w:space="0" w:color="auto"/>
                                  </w:divBdr>
                                </w:div>
                                <w:div w:id="1047023536">
                                  <w:marLeft w:val="0"/>
                                  <w:marRight w:val="0"/>
                                  <w:marTop w:val="0"/>
                                  <w:marBottom w:val="0"/>
                                  <w:divBdr>
                                    <w:top w:val="none" w:sz="0" w:space="0" w:color="auto"/>
                                    <w:left w:val="none" w:sz="0" w:space="0" w:color="auto"/>
                                    <w:bottom w:val="none" w:sz="0" w:space="0" w:color="auto"/>
                                    <w:right w:val="none" w:sz="0" w:space="0" w:color="auto"/>
                                  </w:divBdr>
                                </w:div>
                                <w:div w:id="956831099">
                                  <w:marLeft w:val="0"/>
                                  <w:marRight w:val="0"/>
                                  <w:marTop w:val="0"/>
                                  <w:marBottom w:val="0"/>
                                  <w:divBdr>
                                    <w:top w:val="none" w:sz="0" w:space="0" w:color="auto"/>
                                    <w:left w:val="none" w:sz="0" w:space="0" w:color="auto"/>
                                    <w:bottom w:val="none" w:sz="0" w:space="0" w:color="auto"/>
                                    <w:right w:val="none" w:sz="0" w:space="0" w:color="auto"/>
                                  </w:divBdr>
                                </w:div>
                                <w:div w:id="324864410">
                                  <w:marLeft w:val="0"/>
                                  <w:marRight w:val="0"/>
                                  <w:marTop w:val="0"/>
                                  <w:marBottom w:val="0"/>
                                  <w:divBdr>
                                    <w:top w:val="none" w:sz="0" w:space="0" w:color="auto"/>
                                    <w:left w:val="none" w:sz="0" w:space="0" w:color="auto"/>
                                    <w:bottom w:val="none" w:sz="0" w:space="0" w:color="auto"/>
                                    <w:right w:val="none" w:sz="0" w:space="0" w:color="auto"/>
                                  </w:divBdr>
                                </w:div>
                                <w:div w:id="1896888966">
                                  <w:marLeft w:val="0"/>
                                  <w:marRight w:val="0"/>
                                  <w:marTop w:val="0"/>
                                  <w:marBottom w:val="0"/>
                                  <w:divBdr>
                                    <w:top w:val="none" w:sz="0" w:space="0" w:color="auto"/>
                                    <w:left w:val="none" w:sz="0" w:space="0" w:color="auto"/>
                                    <w:bottom w:val="none" w:sz="0" w:space="0" w:color="auto"/>
                                    <w:right w:val="none" w:sz="0" w:space="0" w:color="auto"/>
                                  </w:divBdr>
                                </w:div>
                                <w:div w:id="1312559175">
                                  <w:marLeft w:val="0"/>
                                  <w:marRight w:val="0"/>
                                  <w:marTop w:val="0"/>
                                  <w:marBottom w:val="0"/>
                                  <w:divBdr>
                                    <w:top w:val="none" w:sz="0" w:space="0" w:color="auto"/>
                                    <w:left w:val="none" w:sz="0" w:space="0" w:color="auto"/>
                                    <w:bottom w:val="none" w:sz="0" w:space="0" w:color="auto"/>
                                    <w:right w:val="none" w:sz="0" w:space="0" w:color="auto"/>
                                  </w:divBdr>
                                </w:div>
                                <w:div w:id="1880242487">
                                  <w:marLeft w:val="0"/>
                                  <w:marRight w:val="0"/>
                                  <w:marTop w:val="0"/>
                                  <w:marBottom w:val="0"/>
                                  <w:divBdr>
                                    <w:top w:val="none" w:sz="0" w:space="0" w:color="auto"/>
                                    <w:left w:val="none" w:sz="0" w:space="0" w:color="auto"/>
                                    <w:bottom w:val="none" w:sz="0" w:space="0" w:color="auto"/>
                                    <w:right w:val="none" w:sz="0" w:space="0" w:color="auto"/>
                                  </w:divBdr>
                                </w:div>
                                <w:div w:id="281377550">
                                  <w:marLeft w:val="0"/>
                                  <w:marRight w:val="0"/>
                                  <w:marTop w:val="0"/>
                                  <w:marBottom w:val="0"/>
                                  <w:divBdr>
                                    <w:top w:val="none" w:sz="0" w:space="0" w:color="auto"/>
                                    <w:left w:val="none" w:sz="0" w:space="0" w:color="auto"/>
                                    <w:bottom w:val="none" w:sz="0" w:space="0" w:color="auto"/>
                                    <w:right w:val="none" w:sz="0" w:space="0" w:color="auto"/>
                                  </w:divBdr>
                                </w:div>
                                <w:div w:id="2126849367">
                                  <w:marLeft w:val="0"/>
                                  <w:marRight w:val="0"/>
                                  <w:marTop w:val="0"/>
                                  <w:marBottom w:val="0"/>
                                  <w:divBdr>
                                    <w:top w:val="none" w:sz="0" w:space="0" w:color="auto"/>
                                    <w:left w:val="none" w:sz="0" w:space="0" w:color="auto"/>
                                    <w:bottom w:val="none" w:sz="0" w:space="0" w:color="auto"/>
                                    <w:right w:val="none" w:sz="0" w:space="0" w:color="auto"/>
                                  </w:divBdr>
                                </w:div>
                                <w:div w:id="2092695685">
                                  <w:marLeft w:val="0"/>
                                  <w:marRight w:val="0"/>
                                  <w:marTop w:val="0"/>
                                  <w:marBottom w:val="0"/>
                                  <w:divBdr>
                                    <w:top w:val="none" w:sz="0" w:space="0" w:color="auto"/>
                                    <w:left w:val="none" w:sz="0" w:space="0" w:color="auto"/>
                                    <w:bottom w:val="none" w:sz="0" w:space="0" w:color="auto"/>
                                    <w:right w:val="none" w:sz="0" w:space="0" w:color="auto"/>
                                  </w:divBdr>
                                </w:div>
                                <w:div w:id="2099059478">
                                  <w:marLeft w:val="0"/>
                                  <w:marRight w:val="0"/>
                                  <w:marTop w:val="0"/>
                                  <w:marBottom w:val="0"/>
                                  <w:divBdr>
                                    <w:top w:val="none" w:sz="0" w:space="0" w:color="auto"/>
                                    <w:left w:val="none" w:sz="0" w:space="0" w:color="auto"/>
                                    <w:bottom w:val="none" w:sz="0" w:space="0" w:color="auto"/>
                                    <w:right w:val="none" w:sz="0" w:space="0" w:color="auto"/>
                                  </w:divBdr>
                                </w:div>
                                <w:div w:id="422918768">
                                  <w:marLeft w:val="0"/>
                                  <w:marRight w:val="0"/>
                                  <w:marTop w:val="0"/>
                                  <w:marBottom w:val="0"/>
                                  <w:divBdr>
                                    <w:top w:val="none" w:sz="0" w:space="0" w:color="auto"/>
                                    <w:left w:val="none" w:sz="0" w:space="0" w:color="auto"/>
                                    <w:bottom w:val="none" w:sz="0" w:space="0" w:color="auto"/>
                                    <w:right w:val="none" w:sz="0" w:space="0" w:color="auto"/>
                                  </w:divBdr>
                                </w:div>
                                <w:div w:id="775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644185">
              <w:marLeft w:val="0"/>
              <w:marRight w:val="0"/>
              <w:marTop w:val="0"/>
              <w:marBottom w:val="0"/>
              <w:divBdr>
                <w:top w:val="none" w:sz="0" w:space="0" w:color="auto"/>
                <w:left w:val="none" w:sz="0" w:space="0" w:color="auto"/>
                <w:bottom w:val="none" w:sz="0" w:space="0" w:color="auto"/>
                <w:right w:val="none" w:sz="0" w:space="0" w:color="auto"/>
              </w:divBdr>
              <w:divsChild>
                <w:div w:id="1957056052">
                  <w:marLeft w:val="0"/>
                  <w:marRight w:val="0"/>
                  <w:marTop w:val="0"/>
                  <w:marBottom w:val="0"/>
                  <w:divBdr>
                    <w:top w:val="none" w:sz="0" w:space="0" w:color="auto"/>
                    <w:left w:val="none" w:sz="0" w:space="0" w:color="auto"/>
                    <w:bottom w:val="none" w:sz="0" w:space="0" w:color="auto"/>
                    <w:right w:val="none" w:sz="0" w:space="0" w:color="auto"/>
                  </w:divBdr>
                  <w:divsChild>
                    <w:div w:id="2051566255">
                      <w:marLeft w:val="0"/>
                      <w:marRight w:val="0"/>
                      <w:marTop w:val="0"/>
                      <w:marBottom w:val="0"/>
                      <w:divBdr>
                        <w:top w:val="none" w:sz="0" w:space="0" w:color="auto"/>
                        <w:left w:val="none" w:sz="0" w:space="0" w:color="auto"/>
                        <w:bottom w:val="none" w:sz="0" w:space="0" w:color="auto"/>
                        <w:right w:val="none" w:sz="0" w:space="0" w:color="auto"/>
                      </w:divBdr>
                      <w:divsChild>
                        <w:div w:id="1897351299">
                          <w:marLeft w:val="0"/>
                          <w:marRight w:val="0"/>
                          <w:marTop w:val="0"/>
                          <w:marBottom w:val="0"/>
                          <w:divBdr>
                            <w:top w:val="none" w:sz="0" w:space="0" w:color="auto"/>
                            <w:left w:val="none" w:sz="0" w:space="0" w:color="auto"/>
                            <w:bottom w:val="none" w:sz="0" w:space="0" w:color="auto"/>
                            <w:right w:val="none" w:sz="0" w:space="0" w:color="auto"/>
                          </w:divBdr>
                          <w:divsChild>
                            <w:div w:id="861165654">
                              <w:marLeft w:val="0"/>
                              <w:marRight w:val="0"/>
                              <w:marTop w:val="0"/>
                              <w:marBottom w:val="0"/>
                              <w:divBdr>
                                <w:top w:val="none" w:sz="0" w:space="0" w:color="auto"/>
                                <w:left w:val="none" w:sz="0" w:space="0" w:color="auto"/>
                                <w:bottom w:val="none" w:sz="0" w:space="0" w:color="auto"/>
                                <w:right w:val="none" w:sz="0" w:space="0" w:color="auto"/>
                              </w:divBdr>
                              <w:divsChild>
                                <w:div w:id="101610142">
                                  <w:marLeft w:val="0"/>
                                  <w:marRight w:val="0"/>
                                  <w:marTop w:val="0"/>
                                  <w:marBottom w:val="0"/>
                                  <w:divBdr>
                                    <w:top w:val="none" w:sz="0" w:space="0" w:color="auto"/>
                                    <w:left w:val="none" w:sz="0" w:space="0" w:color="auto"/>
                                    <w:bottom w:val="none" w:sz="0" w:space="0" w:color="auto"/>
                                    <w:right w:val="none" w:sz="0" w:space="0" w:color="auto"/>
                                  </w:divBdr>
                                </w:div>
                                <w:div w:id="882642039">
                                  <w:marLeft w:val="0"/>
                                  <w:marRight w:val="0"/>
                                  <w:marTop w:val="0"/>
                                  <w:marBottom w:val="0"/>
                                  <w:divBdr>
                                    <w:top w:val="none" w:sz="0" w:space="0" w:color="auto"/>
                                    <w:left w:val="none" w:sz="0" w:space="0" w:color="auto"/>
                                    <w:bottom w:val="none" w:sz="0" w:space="0" w:color="auto"/>
                                    <w:right w:val="none" w:sz="0" w:space="0" w:color="auto"/>
                                  </w:divBdr>
                                </w:div>
                                <w:div w:id="1199129255">
                                  <w:marLeft w:val="0"/>
                                  <w:marRight w:val="0"/>
                                  <w:marTop w:val="0"/>
                                  <w:marBottom w:val="0"/>
                                  <w:divBdr>
                                    <w:top w:val="none" w:sz="0" w:space="0" w:color="auto"/>
                                    <w:left w:val="none" w:sz="0" w:space="0" w:color="auto"/>
                                    <w:bottom w:val="none" w:sz="0" w:space="0" w:color="auto"/>
                                    <w:right w:val="none" w:sz="0" w:space="0" w:color="auto"/>
                                  </w:divBdr>
                                </w:div>
                                <w:div w:id="175199058">
                                  <w:marLeft w:val="0"/>
                                  <w:marRight w:val="0"/>
                                  <w:marTop w:val="0"/>
                                  <w:marBottom w:val="0"/>
                                  <w:divBdr>
                                    <w:top w:val="none" w:sz="0" w:space="0" w:color="auto"/>
                                    <w:left w:val="none" w:sz="0" w:space="0" w:color="auto"/>
                                    <w:bottom w:val="none" w:sz="0" w:space="0" w:color="auto"/>
                                    <w:right w:val="none" w:sz="0" w:space="0" w:color="auto"/>
                                  </w:divBdr>
                                </w:div>
                                <w:div w:id="553003140">
                                  <w:marLeft w:val="0"/>
                                  <w:marRight w:val="0"/>
                                  <w:marTop w:val="0"/>
                                  <w:marBottom w:val="0"/>
                                  <w:divBdr>
                                    <w:top w:val="none" w:sz="0" w:space="0" w:color="auto"/>
                                    <w:left w:val="none" w:sz="0" w:space="0" w:color="auto"/>
                                    <w:bottom w:val="none" w:sz="0" w:space="0" w:color="auto"/>
                                    <w:right w:val="none" w:sz="0" w:space="0" w:color="auto"/>
                                  </w:divBdr>
                                </w:div>
                                <w:div w:id="1670911844">
                                  <w:marLeft w:val="0"/>
                                  <w:marRight w:val="0"/>
                                  <w:marTop w:val="0"/>
                                  <w:marBottom w:val="0"/>
                                  <w:divBdr>
                                    <w:top w:val="none" w:sz="0" w:space="0" w:color="auto"/>
                                    <w:left w:val="none" w:sz="0" w:space="0" w:color="auto"/>
                                    <w:bottom w:val="none" w:sz="0" w:space="0" w:color="auto"/>
                                    <w:right w:val="none" w:sz="0" w:space="0" w:color="auto"/>
                                  </w:divBdr>
                                </w:div>
                                <w:div w:id="2019380390">
                                  <w:marLeft w:val="0"/>
                                  <w:marRight w:val="0"/>
                                  <w:marTop w:val="0"/>
                                  <w:marBottom w:val="0"/>
                                  <w:divBdr>
                                    <w:top w:val="none" w:sz="0" w:space="0" w:color="auto"/>
                                    <w:left w:val="none" w:sz="0" w:space="0" w:color="auto"/>
                                    <w:bottom w:val="none" w:sz="0" w:space="0" w:color="auto"/>
                                    <w:right w:val="none" w:sz="0" w:space="0" w:color="auto"/>
                                  </w:divBdr>
                                </w:div>
                                <w:div w:id="63753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908825">
              <w:marLeft w:val="0"/>
              <w:marRight w:val="0"/>
              <w:marTop w:val="0"/>
              <w:marBottom w:val="0"/>
              <w:divBdr>
                <w:top w:val="none" w:sz="0" w:space="0" w:color="auto"/>
                <w:left w:val="none" w:sz="0" w:space="0" w:color="auto"/>
                <w:bottom w:val="none" w:sz="0" w:space="0" w:color="auto"/>
                <w:right w:val="none" w:sz="0" w:space="0" w:color="auto"/>
              </w:divBdr>
              <w:divsChild>
                <w:div w:id="496501302">
                  <w:marLeft w:val="0"/>
                  <w:marRight w:val="0"/>
                  <w:marTop w:val="0"/>
                  <w:marBottom w:val="0"/>
                  <w:divBdr>
                    <w:top w:val="none" w:sz="0" w:space="0" w:color="auto"/>
                    <w:left w:val="none" w:sz="0" w:space="0" w:color="auto"/>
                    <w:bottom w:val="none" w:sz="0" w:space="0" w:color="auto"/>
                    <w:right w:val="none" w:sz="0" w:space="0" w:color="auto"/>
                  </w:divBdr>
                  <w:divsChild>
                    <w:div w:id="472912101">
                      <w:marLeft w:val="0"/>
                      <w:marRight w:val="0"/>
                      <w:marTop w:val="0"/>
                      <w:marBottom w:val="0"/>
                      <w:divBdr>
                        <w:top w:val="none" w:sz="0" w:space="0" w:color="auto"/>
                        <w:left w:val="none" w:sz="0" w:space="0" w:color="auto"/>
                        <w:bottom w:val="none" w:sz="0" w:space="0" w:color="auto"/>
                        <w:right w:val="none" w:sz="0" w:space="0" w:color="auto"/>
                      </w:divBdr>
                      <w:divsChild>
                        <w:div w:id="562252566">
                          <w:marLeft w:val="0"/>
                          <w:marRight w:val="0"/>
                          <w:marTop w:val="0"/>
                          <w:marBottom w:val="0"/>
                          <w:divBdr>
                            <w:top w:val="none" w:sz="0" w:space="0" w:color="auto"/>
                            <w:left w:val="none" w:sz="0" w:space="0" w:color="auto"/>
                            <w:bottom w:val="none" w:sz="0" w:space="0" w:color="auto"/>
                            <w:right w:val="none" w:sz="0" w:space="0" w:color="auto"/>
                          </w:divBdr>
                          <w:divsChild>
                            <w:div w:id="947392631">
                              <w:marLeft w:val="0"/>
                              <w:marRight w:val="0"/>
                              <w:marTop w:val="0"/>
                              <w:marBottom w:val="0"/>
                              <w:divBdr>
                                <w:top w:val="none" w:sz="0" w:space="0" w:color="auto"/>
                                <w:left w:val="none" w:sz="0" w:space="0" w:color="auto"/>
                                <w:bottom w:val="none" w:sz="0" w:space="0" w:color="auto"/>
                                <w:right w:val="none" w:sz="0" w:space="0" w:color="auto"/>
                              </w:divBdr>
                              <w:divsChild>
                                <w:div w:id="2033458484">
                                  <w:marLeft w:val="0"/>
                                  <w:marRight w:val="0"/>
                                  <w:marTop w:val="0"/>
                                  <w:marBottom w:val="0"/>
                                  <w:divBdr>
                                    <w:top w:val="none" w:sz="0" w:space="0" w:color="auto"/>
                                    <w:left w:val="none" w:sz="0" w:space="0" w:color="auto"/>
                                    <w:bottom w:val="none" w:sz="0" w:space="0" w:color="auto"/>
                                    <w:right w:val="none" w:sz="0" w:space="0" w:color="auto"/>
                                  </w:divBdr>
                                </w:div>
                                <w:div w:id="1494223895">
                                  <w:marLeft w:val="0"/>
                                  <w:marRight w:val="0"/>
                                  <w:marTop w:val="0"/>
                                  <w:marBottom w:val="0"/>
                                  <w:divBdr>
                                    <w:top w:val="none" w:sz="0" w:space="0" w:color="auto"/>
                                    <w:left w:val="none" w:sz="0" w:space="0" w:color="auto"/>
                                    <w:bottom w:val="none" w:sz="0" w:space="0" w:color="auto"/>
                                    <w:right w:val="none" w:sz="0" w:space="0" w:color="auto"/>
                                  </w:divBdr>
                                </w:div>
                                <w:div w:id="1429229379">
                                  <w:marLeft w:val="0"/>
                                  <w:marRight w:val="0"/>
                                  <w:marTop w:val="0"/>
                                  <w:marBottom w:val="0"/>
                                  <w:divBdr>
                                    <w:top w:val="none" w:sz="0" w:space="0" w:color="auto"/>
                                    <w:left w:val="none" w:sz="0" w:space="0" w:color="auto"/>
                                    <w:bottom w:val="none" w:sz="0" w:space="0" w:color="auto"/>
                                    <w:right w:val="none" w:sz="0" w:space="0" w:color="auto"/>
                                  </w:divBdr>
                                </w:div>
                                <w:div w:id="1865896601">
                                  <w:marLeft w:val="0"/>
                                  <w:marRight w:val="0"/>
                                  <w:marTop w:val="0"/>
                                  <w:marBottom w:val="0"/>
                                  <w:divBdr>
                                    <w:top w:val="none" w:sz="0" w:space="0" w:color="auto"/>
                                    <w:left w:val="none" w:sz="0" w:space="0" w:color="auto"/>
                                    <w:bottom w:val="none" w:sz="0" w:space="0" w:color="auto"/>
                                    <w:right w:val="none" w:sz="0" w:space="0" w:color="auto"/>
                                  </w:divBdr>
                                </w:div>
                                <w:div w:id="1635406581">
                                  <w:marLeft w:val="0"/>
                                  <w:marRight w:val="0"/>
                                  <w:marTop w:val="0"/>
                                  <w:marBottom w:val="0"/>
                                  <w:divBdr>
                                    <w:top w:val="none" w:sz="0" w:space="0" w:color="auto"/>
                                    <w:left w:val="none" w:sz="0" w:space="0" w:color="auto"/>
                                    <w:bottom w:val="none" w:sz="0" w:space="0" w:color="auto"/>
                                    <w:right w:val="none" w:sz="0" w:space="0" w:color="auto"/>
                                  </w:divBdr>
                                </w:div>
                                <w:div w:id="827669895">
                                  <w:marLeft w:val="0"/>
                                  <w:marRight w:val="0"/>
                                  <w:marTop w:val="0"/>
                                  <w:marBottom w:val="0"/>
                                  <w:divBdr>
                                    <w:top w:val="none" w:sz="0" w:space="0" w:color="auto"/>
                                    <w:left w:val="none" w:sz="0" w:space="0" w:color="auto"/>
                                    <w:bottom w:val="none" w:sz="0" w:space="0" w:color="auto"/>
                                    <w:right w:val="none" w:sz="0" w:space="0" w:color="auto"/>
                                  </w:divBdr>
                                </w:div>
                                <w:div w:id="1977568384">
                                  <w:marLeft w:val="0"/>
                                  <w:marRight w:val="0"/>
                                  <w:marTop w:val="0"/>
                                  <w:marBottom w:val="0"/>
                                  <w:divBdr>
                                    <w:top w:val="none" w:sz="0" w:space="0" w:color="auto"/>
                                    <w:left w:val="none" w:sz="0" w:space="0" w:color="auto"/>
                                    <w:bottom w:val="none" w:sz="0" w:space="0" w:color="auto"/>
                                    <w:right w:val="none" w:sz="0" w:space="0" w:color="auto"/>
                                  </w:divBdr>
                                </w:div>
                                <w:div w:id="1744718224">
                                  <w:marLeft w:val="0"/>
                                  <w:marRight w:val="0"/>
                                  <w:marTop w:val="0"/>
                                  <w:marBottom w:val="0"/>
                                  <w:divBdr>
                                    <w:top w:val="none" w:sz="0" w:space="0" w:color="auto"/>
                                    <w:left w:val="none" w:sz="0" w:space="0" w:color="auto"/>
                                    <w:bottom w:val="none" w:sz="0" w:space="0" w:color="auto"/>
                                    <w:right w:val="none" w:sz="0" w:space="0" w:color="auto"/>
                                  </w:divBdr>
                                </w:div>
                                <w:div w:id="1239174476">
                                  <w:marLeft w:val="0"/>
                                  <w:marRight w:val="0"/>
                                  <w:marTop w:val="0"/>
                                  <w:marBottom w:val="0"/>
                                  <w:divBdr>
                                    <w:top w:val="none" w:sz="0" w:space="0" w:color="auto"/>
                                    <w:left w:val="none" w:sz="0" w:space="0" w:color="auto"/>
                                    <w:bottom w:val="none" w:sz="0" w:space="0" w:color="auto"/>
                                    <w:right w:val="none" w:sz="0" w:space="0" w:color="auto"/>
                                  </w:divBdr>
                                </w:div>
                                <w:div w:id="1886217170">
                                  <w:marLeft w:val="0"/>
                                  <w:marRight w:val="0"/>
                                  <w:marTop w:val="0"/>
                                  <w:marBottom w:val="0"/>
                                  <w:divBdr>
                                    <w:top w:val="none" w:sz="0" w:space="0" w:color="auto"/>
                                    <w:left w:val="none" w:sz="0" w:space="0" w:color="auto"/>
                                    <w:bottom w:val="none" w:sz="0" w:space="0" w:color="auto"/>
                                    <w:right w:val="none" w:sz="0" w:space="0" w:color="auto"/>
                                  </w:divBdr>
                                </w:div>
                                <w:div w:id="581523685">
                                  <w:marLeft w:val="0"/>
                                  <w:marRight w:val="0"/>
                                  <w:marTop w:val="0"/>
                                  <w:marBottom w:val="0"/>
                                  <w:divBdr>
                                    <w:top w:val="none" w:sz="0" w:space="0" w:color="auto"/>
                                    <w:left w:val="none" w:sz="0" w:space="0" w:color="auto"/>
                                    <w:bottom w:val="none" w:sz="0" w:space="0" w:color="auto"/>
                                    <w:right w:val="none" w:sz="0" w:space="0" w:color="auto"/>
                                  </w:divBdr>
                                </w:div>
                                <w:div w:id="15697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588677">
              <w:marLeft w:val="0"/>
              <w:marRight w:val="0"/>
              <w:marTop w:val="0"/>
              <w:marBottom w:val="0"/>
              <w:divBdr>
                <w:top w:val="none" w:sz="0" w:space="0" w:color="auto"/>
                <w:left w:val="none" w:sz="0" w:space="0" w:color="auto"/>
                <w:bottom w:val="none" w:sz="0" w:space="0" w:color="auto"/>
                <w:right w:val="none" w:sz="0" w:space="0" w:color="auto"/>
              </w:divBdr>
              <w:divsChild>
                <w:div w:id="1195658174">
                  <w:marLeft w:val="0"/>
                  <w:marRight w:val="0"/>
                  <w:marTop w:val="0"/>
                  <w:marBottom w:val="0"/>
                  <w:divBdr>
                    <w:top w:val="none" w:sz="0" w:space="0" w:color="auto"/>
                    <w:left w:val="none" w:sz="0" w:space="0" w:color="auto"/>
                    <w:bottom w:val="none" w:sz="0" w:space="0" w:color="auto"/>
                    <w:right w:val="none" w:sz="0" w:space="0" w:color="auto"/>
                  </w:divBdr>
                  <w:divsChild>
                    <w:div w:id="1404178388">
                      <w:marLeft w:val="0"/>
                      <w:marRight w:val="0"/>
                      <w:marTop w:val="0"/>
                      <w:marBottom w:val="0"/>
                      <w:divBdr>
                        <w:top w:val="none" w:sz="0" w:space="0" w:color="auto"/>
                        <w:left w:val="none" w:sz="0" w:space="0" w:color="auto"/>
                        <w:bottom w:val="none" w:sz="0" w:space="0" w:color="auto"/>
                        <w:right w:val="none" w:sz="0" w:space="0" w:color="auto"/>
                      </w:divBdr>
                      <w:divsChild>
                        <w:div w:id="2060352336">
                          <w:marLeft w:val="0"/>
                          <w:marRight w:val="0"/>
                          <w:marTop w:val="0"/>
                          <w:marBottom w:val="0"/>
                          <w:divBdr>
                            <w:top w:val="none" w:sz="0" w:space="0" w:color="auto"/>
                            <w:left w:val="none" w:sz="0" w:space="0" w:color="auto"/>
                            <w:bottom w:val="none" w:sz="0" w:space="0" w:color="auto"/>
                            <w:right w:val="none" w:sz="0" w:space="0" w:color="auto"/>
                          </w:divBdr>
                          <w:divsChild>
                            <w:div w:id="1556357876">
                              <w:marLeft w:val="0"/>
                              <w:marRight w:val="0"/>
                              <w:marTop w:val="0"/>
                              <w:marBottom w:val="0"/>
                              <w:divBdr>
                                <w:top w:val="none" w:sz="0" w:space="0" w:color="auto"/>
                                <w:left w:val="none" w:sz="0" w:space="0" w:color="auto"/>
                                <w:bottom w:val="none" w:sz="0" w:space="0" w:color="auto"/>
                                <w:right w:val="none" w:sz="0" w:space="0" w:color="auto"/>
                              </w:divBdr>
                              <w:divsChild>
                                <w:div w:id="1201281119">
                                  <w:marLeft w:val="0"/>
                                  <w:marRight w:val="0"/>
                                  <w:marTop w:val="0"/>
                                  <w:marBottom w:val="0"/>
                                  <w:divBdr>
                                    <w:top w:val="none" w:sz="0" w:space="0" w:color="auto"/>
                                    <w:left w:val="none" w:sz="0" w:space="0" w:color="auto"/>
                                    <w:bottom w:val="none" w:sz="0" w:space="0" w:color="auto"/>
                                    <w:right w:val="none" w:sz="0" w:space="0" w:color="auto"/>
                                  </w:divBdr>
                                </w:div>
                                <w:div w:id="257755306">
                                  <w:marLeft w:val="0"/>
                                  <w:marRight w:val="0"/>
                                  <w:marTop w:val="0"/>
                                  <w:marBottom w:val="0"/>
                                  <w:divBdr>
                                    <w:top w:val="none" w:sz="0" w:space="0" w:color="auto"/>
                                    <w:left w:val="none" w:sz="0" w:space="0" w:color="auto"/>
                                    <w:bottom w:val="none" w:sz="0" w:space="0" w:color="auto"/>
                                    <w:right w:val="none" w:sz="0" w:space="0" w:color="auto"/>
                                  </w:divBdr>
                                </w:div>
                                <w:div w:id="1950042101">
                                  <w:marLeft w:val="0"/>
                                  <w:marRight w:val="0"/>
                                  <w:marTop w:val="0"/>
                                  <w:marBottom w:val="0"/>
                                  <w:divBdr>
                                    <w:top w:val="none" w:sz="0" w:space="0" w:color="auto"/>
                                    <w:left w:val="none" w:sz="0" w:space="0" w:color="auto"/>
                                    <w:bottom w:val="none" w:sz="0" w:space="0" w:color="auto"/>
                                    <w:right w:val="none" w:sz="0" w:space="0" w:color="auto"/>
                                  </w:divBdr>
                                </w:div>
                                <w:div w:id="518197511">
                                  <w:marLeft w:val="0"/>
                                  <w:marRight w:val="0"/>
                                  <w:marTop w:val="0"/>
                                  <w:marBottom w:val="0"/>
                                  <w:divBdr>
                                    <w:top w:val="none" w:sz="0" w:space="0" w:color="auto"/>
                                    <w:left w:val="none" w:sz="0" w:space="0" w:color="auto"/>
                                    <w:bottom w:val="none" w:sz="0" w:space="0" w:color="auto"/>
                                    <w:right w:val="none" w:sz="0" w:space="0" w:color="auto"/>
                                  </w:divBdr>
                                </w:div>
                                <w:div w:id="1163819126">
                                  <w:marLeft w:val="0"/>
                                  <w:marRight w:val="0"/>
                                  <w:marTop w:val="0"/>
                                  <w:marBottom w:val="0"/>
                                  <w:divBdr>
                                    <w:top w:val="none" w:sz="0" w:space="0" w:color="auto"/>
                                    <w:left w:val="none" w:sz="0" w:space="0" w:color="auto"/>
                                    <w:bottom w:val="none" w:sz="0" w:space="0" w:color="auto"/>
                                    <w:right w:val="none" w:sz="0" w:space="0" w:color="auto"/>
                                  </w:divBdr>
                                </w:div>
                                <w:div w:id="43143584">
                                  <w:marLeft w:val="0"/>
                                  <w:marRight w:val="0"/>
                                  <w:marTop w:val="0"/>
                                  <w:marBottom w:val="0"/>
                                  <w:divBdr>
                                    <w:top w:val="none" w:sz="0" w:space="0" w:color="auto"/>
                                    <w:left w:val="none" w:sz="0" w:space="0" w:color="auto"/>
                                    <w:bottom w:val="none" w:sz="0" w:space="0" w:color="auto"/>
                                    <w:right w:val="none" w:sz="0" w:space="0" w:color="auto"/>
                                  </w:divBdr>
                                </w:div>
                                <w:div w:id="216358620">
                                  <w:marLeft w:val="0"/>
                                  <w:marRight w:val="0"/>
                                  <w:marTop w:val="0"/>
                                  <w:marBottom w:val="0"/>
                                  <w:divBdr>
                                    <w:top w:val="none" w:sz="0" w:space="0" w:color="auto"/>
                                    <w:left w:val="none" w:sz="0" w:space="0" w:color="auto"/>
                                    <w:bottom w:val="none" w:sz="0" w:space="0" w:color="auto"/>
                                    <w:right w:val="none" w:sz="0" w:space="0" w:color="auto"/>
                                  </w:divBdr>
                                </w:div>
                                <w:div w:id="1071004807">
                                  <w:marLeft w:val="0"/>
                                  <w:marRight w:val="0"/>
                                  <w:marTop w:val="0"/>
                                  <w:marBottom w:val="0"/>
                                  <w:divBdr>
                                    <w:top w:val="none" w:sz="0" w:space="0" w:color="auto"/>
                                    <w:left w:val="none" w:sz="0" w:space="0" w:color="auto"/>
                                    <w:bottom w:val="none" w:sz="0" w:space="0" w:color="auto"/>
                                    <w:right w:val="none" w:sz="0" w:space="0" w:color="auto"/>
                                  </w:divBdr>
                                </w:div>
                                <w:div w:id="267274760">
                                  <w:marLeft w:val="0"/>
                                  <w:marRight w:val="0"/>
                                  <w:marTop w:val="0"/>
                                  <w:marBottom w:val="0"/>
                                  <w:divBdr>
                                    <w:top w:val="none" w:sz="0" w:space="0" w:color="auto"/>
                                    <w:left w:val="none" w:sz="0" w:space="0" w:color="auto"/>
                                    <w:bottom w:val="none" w:sz="0" w:space="0" w:color="auto"/>
                                    <w:right w:val="none" w:sz="0" w:space="0" w:color="auto"/>
                                  </w:divBdr>
                                </w:div>
                                <w:div w:id="774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410324">
              <w:marLeft w:val="0"/>
              <w:marRight w:val="0"/>
              <w:marTop w:val="0"/>
              <w:marBottom w:val="0"/>
              <w:divBdr>
                <w:top w:val="none" w:sz="0" w:space="0" w:color="auto"/>
                <w:left w:val="none" w:sz="0" w:space="0" w:color="auto"/>
                <w:bottom w:val="none" w:sz="0" w:space="0" w:color="auto"/>
                <w:right w:val="none" w:sz="0" w:space="0" w:color="auto"/>
              </w:divBdr>
              <w:divsChild>
                <w:div w:id="1513177788">
                  <w:marLeft w:val="0"/>
                  <w:marRight w:val="0"/>
                  <w:marTop w:val="0"/>
                  <w:marBottom w:val="0"/>
                  <w:divBdr>
                    <w:top w:val="none" w:sz="0" w:space="0" w:color="auto"/>
                    <w:left w:val="none" w:sz="0" w:space="0" w:color="auto"/>
                    <w:bottom w:val="none" w:sz="0" w:space="0" w:color="auto"/>
                    <w:right w:val="none" w:sz="0" w:space="0" w:color="auto"/>
                  </w:divBdr>
                  <w:divsChild>
                    <w:div w:id="372001162">
                      <w:marLeft w:val="0"/>
                      <w:marRight w:val="0"/>
                      <w:marTop w:val="0"/>
                      <w:marBottom w:val="0"/>
                      <w:divBdr>
                        <w:top w:val="none" w:sz="0" w:space="0" w:color="auto"/>
                        <w:left w:val="none" w:sz="0" w:space="0" w:color="auto"/>
                        <w:bottom w:val="none" w:sz="0" w:space="0" w:color="auto"/>
                        <w:right w:val="none" w:sz="0" w:space="0" w:color="auto"/>
                      </w:divBdr>
                      <w:divsChild>
                        <w:div w:id="219370966">
                          <w:marLeft w:val="0"/>
                          <w:marRight w:val="0"/>
                          <w:marTop w:val="0"/>
                          <w:marBottom w:val="0"/>
                          <w:divBdr>
                            <w:top w:val="none" w:sz="0" w:space="0" w:color="auto"/>
                            <w:left w:val="none" w:sz="0" w:space="0" w:color="auto"/>
                            <w:bottom w:val="none" w:sz="0" w:space="0" w:color="auto"/>
                            <w:right w:val="none" w:sz="0" w:space="0" w:color="auto"/>
                          </w:divBdr>
                          <w:divsChild>
                            <w:div w:id="749469826">
                              <w:marLeft w:val="0"/>
                              <w:marRight w:val="0"/>
                              <w:marTop w:val="0"/>
                              <w:marBottom w:val="0"/>
                              <w:divBdr>
                                <w:top w:val="none" w:sz="0" w:space="0" w:color="auto"/>
                                <w:left w:val="none" w:sz="0" w:space="0" w:color="auto"/>
                                <w:bottom w:val="none" w:sz="0" w:space="0" w:color="auto"/>
                                <w:right w:val="none" w:sz="0" w:space="0" w:color="auto"/>
                              </w:divBdr>
                              <w:divsChild>
                                <w:div w:id="211832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183608">
              <w:marLeft w:val="0"/>
              <w:marRight w:val="0"/>
              <w:marTop w:val="0"/>
              <w:marBottom w:val="0"/>
              <w:divBdr>
                <w:top w:val="none" w:sz="0" w:space="0" w:color="auto"/>
                <w:left w:val="none" w:sz="0" w:space="0" w:color="auto"/>
                <w:bottom w:val="none" w:sz="0" w:space="0" w:color="auto"/>
                <w:right w:val="none" w:sz="0" w:space="0" w:color="auto"/>
              </w:divBdr>
              <w:divsChild>
                <w:div w:id="830411048">
                  <w:marLeft w:val="0"/>
                  <w:marRight w:val="0"/>
                  <w:marTop w:val="0"/>
                  <w:marBottom w:val="0"/>
                  <w:divBdr>
                    <w:top w:val="none" w:sz="0" w:space="0" w:color="auto"/>
                    <w:left w:val="none" w:sz="0" w:space="0" w:color="auto"/>
                    <w:bottom w:val="none" w:sz="0" w:space="0" w:color="auto"/>
                    <w:right w:val="none" w:sz="0" w:space="0" w:color="auto"/>
                  </w:divBdr>
                  <w:divsChild>
                    <w:div w:id="1003777446">
                      <w:marLeft w:val="0"/>
                      <w:marRight w:val="0"/>
                      <w:marTop w:val="0"/>
                      <w:marBottom w:val="0"/>
                      <w:divBdr>
                        <w:top w:val="none" w:sz="0" w:space="0" w:color="auto"/>
                        <w:left w:val="none" w:sz="0" w:space="0" w:color="auto"/>
                        <w:bottom w:val="none" w:sz="0" w:space="0" w:color="auto"/>
                        <w:right w:val="none" w:sz="0" w:space="0" w:color="auto"/>
                      </w:divBdr>
                      <w:divsChild>
                        <w:div w:id="769204995">
                          <w:marLeft w:val="0"/>
                          <w:marRight w:val="0"/>
                          <w:marTop w:val="0"/>
                          <w:marBottom w:val="0"/>
                          <w:divBdr>
                            <w:top w:val="none" w:sz="0" w:space="0" w:color="auto"/>
                            <w:left w:val="none" w:sz="0" w:space="0" w:color="auto"/>
                            <w:bottom w:val="none" w:sz="0" w:space="0" w:color="auto"/>
                            <w:right w:val="none" w:sz="0" w:space="0" w:color="auto"/>
                          </w:divBdr>
                          <w:divsChild>
                            <w:div w:id="1764690509">
                              <w:marLeft w:val="0"/>
                              <w:marRight w:val="0"/>
                              <w:marTop w:val="0"/>
                              <w:marBottom w:val="0"/>
                              <w:divBdr>
                                <w:top w:val="none" w:sz="0" w:space="0" w:color="auto"/>
                                <w:left w:val="none" w:sz="0" w:space="0" w:color="auto"/>
                                <w:bottom w:val="none" w:sz="0" w:space="0" w:color="auto"/>
                                <w:right w:val="none" w:sz="0" w:space="0" w:color="auto"/>
                              </w:divBdr>
                              <w:divsChild>
                                <w:div w:id="3773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1549030">
              <w:marLeft w:val="0"/>
              <w:marRight w:val="0"/>
              <w:marTop w:val="0"/>
              <w:marBottom w:val="0"/>
              <w:divBdr>
                <w:top w:val="none" w:sz="0" w:space="0" w:color="auto"/>
                <w:left w:val="none" w:sz="0" w:space="0" w:color="auto"/>
                <w:bottom w:val="none" w:sz="0" w:space="0" w:color="auto"/>
                <w:right w:val="none" w:sz="0" w:space="0" w:color="auto"/>
              </w:divBdr>
              <w:divsChild>
                <w:div w:id="1269699306">
                  <w:marLeft w:val="0"/>
                  <w:marRight w:val="0"/>
                  <w:marTop w:val="0"/>
                  <w:marBottom w:val="0"/>
                  <w:divBdr>
                    <w:top w:val="none" w:sz="0" w:space="0" w:color="auto"/>
                    <w:left w:val="none" w:sz="0" w:space="0" w:color="auto"/>
                    <w:bottom w:val="none" w:sz="0" w:space="0" w:color="auto"/>
                    <w:right w:val="none" w:sz="0" w:space="0" w:color="auto"/>
                  </w:divBdr>
                  <w:divsChild>
                    <w:div w:id="1006982135">
                      <w:marLeft w:val="0"/>
                      <w:marRight w:val="0"/>
                      <w:marTop w:val="0"/>
                      <w:marBottom w:val="0"/>
                      <w:divBdr>
                        <w:top w:val="none" w:sz="0" w:space="0" w:color="auto"/>
                        <w:left w:val="none" w:sz="0" w:space="0" w:color="auto"/>
                        <w:bottom w:val="none" w:sz="0" w:space="0" w:color="auto"/>
                        <w:right w:val="none" w:sz="0" w:space="0" w:color="auto"/>
                      </w:divBdr>
                      <w:divsChild>
                        <w:div w:id="1743065027">
                          <w:marLeft w:val="0"/>
                          <w:marRight w:val="0"/>
                          <w:marTop w:val="0"/>
                          <w:marBottom w:val="0"/>
                          <w:divBdr>
                            <w:top w:val="none" w:sz="0" w:space="0" w:color="auto"/>
                            <w:left w:val="none" w:sz="0" w:space="0" w:color="auto"/>
                            <w:bottom w:val="none" w:sz="0" w:space="0" w:color="auto"/>
                            <w:right w:val="none" w:sz="0" w:space="0" w:color="auto"/>
                          </w:divBdr>
                          <w:divsChild>
                            <w:div w:id="1643146714">
                              <w:marLeft w:val="0"/>
                              <w:marRight w:val="0"/>
                              <w:marTop w:val="0"/>
                              <w:marBottom w:val="0"/>
                              <w:divBdr>
                                <w:top w:val="none" w:sz="0" w:space="0" w:color="auto"/>
                                <w:left w:val="none" w:sz="0" w:space="0" w:color="auto"/>
                                <w:bottom w:val="none" w:sz="0" w:space="0" w:color="auto"/>
                                <w:right w:val="none" w:sz="0" w:space="0" w:color="auto"/>
                              </w:divBdr>
                              <w:divsChild>
                                <w:div w:id="1703898883">
                                  <w:marLeft w:val="0"/>
                                  <w:marRight w:val="0"/>
                                  <w:marTop w:val="0"/>
                                  <w:marBottom w:val="0"/>
                                  <w:divBdr>
                                    <w:top w:val="none" w:sz="0" w:space="0" w:color="auto"/>
                                    <w:left w:val="none" w:sz="0" w:space="0" w:color="auto"/>
                                    <w:bottom w:val="none" w:sz="0" w:space="0" w:color="auto"/>
                                    <w:right w:val="none" w:sz="0" w:space="0" w:color="auto"/>
                                  </w:divBdr>
                                </w:div>
                                <w:div w:id="1726757721">
                                  <w:marLeft w:val="0"/>
                                  <w:marRight w:val="0"/>
                                  <w:marTop w:val="0"/>
                                  <w:marBottom w:val="0"/>
                                  <w:divBdr>
                                    <w:top w:val="none" w:sz="0" w:space="0" w:color="auto"/>
                                    <w:left w:val="none" w:sz="0" w:space="0" w:color="auto"/>
                                    <w:bottom w:val="none" w:sz="0" w:space="0" w:color="auto"/>
                                    <w:right w:val="none" w:sz="0" w:space="0" w:color="auto"/>
                                  </w:divBdr>
                                </w:div>
                                <w:div w:id="1553031191">
                                  <w:marLeft w:val="0"/>
                                  <w:marRight w:val="0"/>
                                  <w:marTop w:val="0"/>
                                  <w:marBottom w:val="0"/>
                                  <w:divBdr>
                                    <w:top w:val="none" w:sz="0" w:space="0" w:color="auto"/>
                                    <w:left w:val="none" w:sz="0" w:space="0" w:color="auto"/>
                                    <w:bottom w:val="none" w:sz="0" w:space="0" w:color="auto"/>
                                    <w:right w:val="none" w:sz="0" w:space="0" w:color="auto"/>
                                  </w:divBdr>
                                </w:div>
                                <w:div w:id="1944409631">
                                  <w:marLeft w:val="0"/>
                                  <w:marRight w:val="0"/>
                                  <w:marTop w:val="0"/>
                                  <w:marBottom w:val="0"/>
                                  <w:divBdr>
                                    <w:top w:val="none" w:sz="0" w:space="0" w:color="auto"/>
                                    <w:left w:val="none" w:sz="0" w:space="0" w:color="auto"/>
                                    <w:bottom w:val="none" w:sz="0" w:space="0" w:color="auto"/>
                                    <w:right w:val="none" w:sz="0" w:space="0" w:color="auto"/>
                                  </w:divBdr>
                                </w:div>
                                <w:div w:id="319430441">
                                  <w:marLeft w:val="0"/>
                                  <w:marRight w:val="0"/>
                                  <w:marTop w:val="0"/>
                                  <w:marBottom w:val="0"/>
                                  <w:divBdr>
                                    <w:top w:val="none" w:sz="0" w:space="0" w:color="auto"/>
                                    <w:left w:val="none" w:sz="0" w:space="0" w:color="auto"/>
                                    <w:bottom w:val="none" w:sz="0" w:space="0" w:color="auto"/>
                                    <w:right w:val="none" w:sz="0" w:space="0" w:color="auto"/>
                                  </w:divBdr>
                                </w:div>
                                <w:div w:id="149488909">
                                  <w:marLeft w:val="0"/>
                                  <w:marRight w:val="0"/>
                                  <w:marTop w:val="0"/>
                                  <w:marBottom w:val="0"/>
                                  <w:divBdr>
                                    <w:top w:val="none" w:sz="0" w:space="0" w:color="auto"/>
                                    <w:left w:val="none" w:sz="0" w:space="0" w:color="auto"/>
                                    <w:bottom w:val="none" w:sz="0" w:space="0" w:color="auto"/>
                                    <w:right w:val="none" w:sz="0" w:space="0" w:color="auto"/>
                                  </w:divBdr>
                                </w:div>
                                <w:div w:id="1408066282">
                                  <w:marLeft w:val="0"/>
                                  <w:marRight w:val="0"/>
                                  <w:marTop w:val="0"/>
                                  <w:marBottom w:val="0"/>
                                  <w:divBdr>
                                    <w:top w:val="none" w:sz="0" w:space="0" w:color="auto"/>
                                    <w:left w:val="none" w:sz="0" w:space="0" w:color="auto"/>
                                    <w:bottom w:val="none" w:sz="0" w:space="0" w:color="auto"/>
                                    <w:right w:val="none" w:sz="0" w:space="0" w:color="auto"/>
                                  </w:divBdr>
                                </w:div>
                                <w:div w:id="1115977374">
                                  <w:marLeft w:val="0"/>
                                  <w:marRight w:val="0"/>
                                  <w:marTop w:val="0"/>
                                  <w:marBottom w:val="0"/>
                                  <w:divBdr>
                                    <w:top w:val="none" w:sz="0" w:space="0" w:color="auto"/>
                                    <w:left w:val="none" w:sz="0" w:space="0" w:color="auto"/>
                                    <w:bottom w:val="none" w:sz="0" w:space="0" w:color="auto"/>
                                    <w:right w:val="none" w:sz="0" w:space="0" w:color="auto"/>
                                  </w:divBdr>
                                </w:div>
                                <w:div w:id="766194512">
                                  <w:marLeft w:val="0"/>
                                  <w:marRight w:val="0"/>
                                  <w:marTop w:val="0"/>
                                  <w:marBottom w:val="0"/>
                                  <w:divBdr>
                                    <w:top w:val="none" w:sz="0" w:space="0" w:color="auto"/>
                                    <w:left w:val="none" w:sz="0" w:space="0" w:color="auto"/>
                                    <w:bottom w:val="none" w:sz="0" w:space="0" w:color="auto"/>
                                    <w:right w:val="none" w:sz="0" w:space="0" w:color="auto"/>
                                  </w:divBdr>
                                </w:div>
                                <w:div w:id="247077091">
                                  <w:marLeft w:val="0"/>
                                  <w:marRight w:val="0"/>
                                  <w:marTop w:val="0"/>
                                  <w:marBottom w:val="0"/>
                                  <w:divBdr>
                                    <w:top w:val="none" w:sz="0" w:space="0" w:color="auto"/>
                                    <w:left w:val="none" w:sz="0" w:space="0" w:color="auto"/>
                                    <w:bottom w:val="none" w:sz="0" w:space="0" w:color="auto"/>
                                    <w:right w:val="none" w:sz="0" w:space="0" w:color="auto"/>
                                  </w:divBdr>
                                </w:div>
                                <w:div w:id="1414426143">
                                  <w:marLeft w:val="0"/>
                                  <w:marRight w:val="0"/>
                                  <w:marTop w:val="0"/>
                                  <w:marBottom w:val="0"/>
                                  <w:divBdr>
                                    <w:top w:val="none" w:sz="0" w:space="0" w:color="auto"/>
                                    <w:left w:val="none" w:sz="0" w:space="0" w:color="auto"/>
                                    <w:bottom w:val="none" w:sz="0" w:space="0" w:color="auto"/>
                                    <w:right w:val="none" w:sz="0" w:space="0" w:color="auto"/>
                                  </w:divBdr>
                                </w:div>
                                <w:div w:id="829636275">
                                  <w:marLeft w:val="0"/>
                                  <w:marRight w:val="0"/>
                                  <w:marTop w:val="0"/>
                                  <w:marBottom w:val="0"/>
                                  <w:divBdr>
                                    <w:top w:val="none" w:sz="0" w:space="0" w:color="auto"/>
                                    <w:left w:val="none" w:sz="0" w:space="0" w:color="auto"/>
                                    <w:bottom w:val="none" w:sz="0" w:space="0" w:color="auto"/>
                                    <w:right w:val="none" w:sz="0" w:space="0" w:color="auto"/>
                                  </w:divBdr>
                                </w:div>
                                <w:div w:id="1879003583">
                                  <w:marLeft w:val="0"/>
                                  <w:marRight w:val="0"/>
                                  <w:marTop w:val="0"/>
                                  <w:marBottom w:val="0"/>
                                  <w:divBdr>
                                    <w:top w:val="none" w:sz="0" w:space="0" w:color="auto"/>
                                    <w:left w:val="none" w:sz="0" w:space="0" w:color="auto"/>
                                    <w:bottom w:val="none" w:sz="0" w:space="0" w:color="auto"/>
                                    <w:right w:val="none" w:sz="0" w:space="0" w:color="auto"/>
                                  </w:divBdr>
                                </w:div>
                                <w:div w:id="903414228">
                                  <w:marLeft w:val="0"/>
                                  <w:marRight w:val="0"/>
                                  <w:marTop w:val="0"/>
                                  <w:marBottom w:val="0"/>
                                  <w:divBdr>
                                    <w:top w:val="none" w:sz="0" w:space="0" w:color="auto"/>
                                    <w:left w:val="none" w:sz="0" w:space="0" w:color="auto"/>
                                    <w:bottom w:val="none" w:sz="0" w:space="0" w:color="auto"/>
                                    <w:right w:val="none" w:sz="0" w:space="0" w:color="auto"/>
                                  </w:divBdr>
                                </w:div>
                                <w:div w:id="821115739">
                                  <w:marLeft w:val="0"/>
                                  <w:marRight w:val="0"/>
                                  <w:marTop w:val="0"/>
                                  <w:marBottom w:val="0"/>
                                  <w:divBdr>
                                    <w:top w:val="none" w:sz="0" w:space="0" w:color="auto"/>
                                    <w:left w:val="none" w:sz="0" w:space="0" w:color="auto"/>
                                    <w:bottom w:val="none" w:sz="0" w:space="0" w:color="auto"/>
                                    <w:right w:val="none" w:sz="0" w:space="0" w:color="auto"/>
                                  </w:divBdr>
                                </w:div>
                                <w:div w:id="601453389">
                                  <w:marLeft w:val="0"/>
                                  <w:marRight w:val="0"/>
                                  <w:marTop w:val="0"/>
                                  <w:marBottom w:val="0"/>
                                  <w:divBdr>
                                    <w:top w:val="none" w:sz="0" w:space="0" w:color="auto"/>
                                    <w:left w:val="none" w:sz="0" w:space="0" w:color="auto"/>
                                    <w:bottom w:val="none" w:sz="0" w:space="0" w:color="auto"/>
                                    <w:right w:val="none" w:sz="0" w:space="0" w:color="auto"/>
                                  </w:divBdr>
                                </w:div>
                                <w:div w:id="15078611">
                                  <w:marLeft w:val="0"/>
                                  <w:marRight w:val="0"/>
                                  <w:marTop w:val="0"/>
                                  <w:marBottom w:val="0"/>
                                  <w:divBdr>
                                    <w:top w:val="none" w:sz="0" w:space="0" w:color="auto"/>
                                    <w:left w:val="none" w:sz="0" w:space="0" w:color="auto"/>
                                    <w:bottom w:val="none" w:sz="0" w:space="0" w:color="auto"/>
                                    <w:right w:val="none" w:sz="0" w:space="0" w:color="auto"/>
                                  </w:divBdr>
                                </w:div>
                                <w:div w:id="1735397846">
                                  <w:marLeft w:val="0"/>
                                  <w:marRight w:val="0"/>
                                  <w:marTop w:val="0"/>
                                  <w:marBottom w:val="0"/>
                                  <w:divBdr>
                                    <w:top w:val="none" w:sz="0" w:space="0" w:color="auto"/>
                                    <w:left w:val="none" w:sz="0" w:space="0" w:color="auto"/>
                                    <w:bottom w:val="none" w:sz="0" w:space="0" w:color="auto"/>
                                    <w:right w:val="none" w:sz="0" w:space="0" w:color="auto"/>
                                  </w:divBdr>
                                </w:div>
                                <w:div w:id="1466117399">
                                  <w:marLeft w:val="0"/>
                                  <w:marRight w:val="0"/>
                                  <w:marTop w:val="0"/>
                                  <w:marBottom w:val="0"/>
                                  <w:divBdr>
                                    <w:top w:val="none" w:sz="0" w:space="0" w:color="auto"/>
                                    <w:left w:val="none" w:sz="0" w:space="0" w:color="auto"/>
                                    <w:bottom w:val="none" w:sz="0" w:space="0" w:color="auto"/>
                                    <w:right w:val="none" w:sz="0" w:space="0" w:color="auto"/>
                                  </w:divBdr>
                                </w:div>
                                <w:div w:id="1533305852">
                                  <w:marLeft w:val="0"/>
                                  <w:marRight w:val="0"/>
                                  <w:marTop w:val="0"/>
                                  <w:marBottom w:val="0"/>
                                  <w:divBdr>
                                    <w:top w:val="none" w:sz="0" w:space="0" w:color="auto"/>
                                    <w:left w:val="none" w:sz="0" w:space="0" w:color="auto"/>
                                    <w:bottom w:val="none" w:sz="0" w:space="0" w:color="auto"/>
                                    <w:right w:val="none" w:sz="0" w:space="0" w:color="auto"/>
                                  </w:divBdr>
                                </w:div>
                                <w:div w:id="1611670230">
                                  <w:marLeft w:val="0"/>
                                  <w:marRight w:val="0"/>
                                  <w:marTop w:val="0"/>
                                  <w:marBottom w:val="0"/>
                                  <w:divBdr>
                                    <w:top w:val="none" w:sz="0" w:space="0" w:color="auto"/>
                                    <w:left w:val="none" w:sz="0" w:space="0" w:color="auto"/>
                                    <w:bottom w:val="none" w:sz="0" w:space="0" w:color="auto"/>
                                    <w:right w:val="none" w:sz="0" w:space="0" w:color="auto"/>
                                  </w:divBdr>
                                </w:div>
                                <w:div w:id="1990010540">
                                  <w:marLeft w:val="0"/>
                                  <w:marRight w:val="0"/>
                                  <w:marTop w:val="0"/>
                                  <w:marBottom w:val="0"/>
                                  <w:divBdr>
                                    <w:top w:val="none" w:sz="0" w:space="0" w:color="auto"/>
                                    <w:left w:val="none" w:sz="0" w:space="0" w:color="auto"/>
                                    <w:bottom w:val="none" w:sz="0" w:space="0" w:color="auto"/>
                                    <w:right w:val="none" w:sz="0" w:space="0" w:color="auto"/>
                                  </w:divBdr>
                                </w:div>
                                <w:div w:id="523637025">
                                  <w:marLeft w:val="0"/>
                                  <w:marRight w:val="0"/>
                                  <w:marTop w:val="0"/>
                                  <w:marBottom w:val="0"/>
                                  <w:divBdr>
                                    <w:top w:val="none" w:sz="0" w:space="0" w:color="auto"/>
                                    <w:left w:val="none" w:sz="0" w:space="0" w:color="auto"/>
                                    <w:bottom w:val="none" w:sz="0" w:space="0" w:color="auto"/>
                                    <w:right w:val="none" w:sz="0" w:space="0" w:color="auto"/>
                                  </w:divBdr>
                                </w:div>
                                <w:div w:id="691759756">
                                  <w:marLeft w:val="0"/>
                                  <w:marRight w:val="0"/>
                                  <w:marTop w:val="0"/>
                                  <w:marBottom w:val="0"/>
                                  <w:divBdr>
                                    <w:top w:val="none" w:sz="0" w:space="0" w:color="auto"/>
                                    <w:left w:val="none" w:sz="0" w:space="0" w:color="auto"/>
                                    <w:bottom w:val="none" w:sz="0" w:space="0" w:color="auto"/>
                                    <w:right w:val="none" w:sz="0" w:space="0" w:color="auto"/>
                                  </w:divBdr>
                                </w:div>
                                <w:div w:id="859976231">
                                  <w:marLeft w:val="0"/>
                                  <w:marRight w:val="0"/>
                                  <w:marTop w:val="0"/>
                                  <w:marBottom w:val="0"/>
                                  <w:divBdr>
                                    <w:top w:val="none" w:sz="0" w:space="0" w:color="auto"/>
                                    <w:left w:val="none" w:sz="0" w:space="0" w:color="auto"/>
                                    <w:bottom w:val="none" w:sz="0" w:space="0" w:color="auto"/>
                                    <w:right w:val="none" w:sz="0" w:space="0" w:color="auto"/>
                                  </w:divBdr>
                                </w:div>
                                <w:div w:id="287128328">
                                  <w:marLeft w:val="0"/>
                                  <w:marRight w:val="0"/>
                                  <w:marTop w:val="0"/>
                                  <w:marBottom w:val="0"/>
                                  <w:divBdr>
                                    <w:top w:val="none" w:sz="0" w:space="0" w:color="auto"/>
                                    <w:left w:val="none" w:sz="0" w:space="0" w:color="auto"/>
                                    <w:bottom w:val="none" w:sz="0" w:space="0" w:color="auto"/>
                                    <w:right w:val="none" w:sz="0" w:space="0" w:color="auto"/>
                                  </w:divBdr>
                                </w:div>
                                <w:div w:id="882716989">
                                  <w:marLeft w:val="0"/>
                                  <w:marRight w:val="0"/>
                                  <w:marTop w:val="0"/>
                                  <w:marBottom w:val="0"/>
                                  <w:divBdr>
                                    <w:top w:val="none" w:sz="0" w:space="0" w:color="auto"/>
                                    <w:left w:val="none" w:sz="0" w:space="0" w:color="auto"/>
                                    <w:bottom w:val="none" w:sz="0" w:space="0" w:color="auto"/>
                                    <w:right w:val="none" w:sz="0" w:space="0" w:color="auto"/>
                                  </w:divBdr>
                                </w:div>
                                <w:div w:id="2125414909">
                                  <w:marLeft w:val="0"/>
                                  <w:marRight w:val="0"/>
                                  <w:marTop w:val="0"/>
                                  <w:marBottom w:val="0"/>
                                  <w:divBdr>
                                    <w:top w:val="none" w:sz="0" w:space="0" w:color="auto"/>
                                    <w:left w:val="none" w:sz="0" w:space="0" w:color="auto"/>
                                    <w:bottom w:val="none" w:sz="0" w:space="0" w:color="auto"/>
                                    <w:right w:val="none" w:sz="0" w:space="0" w:color="auto"/>
                                  </w:divBdr>
                                </w:div>
                                <w:div w:id="5463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561188">
              <w:marLeft w:val="0"/>
              <w:marRight w:val="0"/>
              <w:marTop w:val="0"/>
              <w:marBottom w:val="0"/>
              <w:divBdr>
                <w:top w:val="none" w:sz="0" w:space="0" w:color="auto"/>
                <w:left w:val="none" w:sz="0" w:space="0" w:color="auto"/>
                <w:bottom w:val="none" w:sz="0" w:space="0" w:color="auto"/>
                <w:right w:val="none" w:sz="0" w:space="0" w:color="auto"/>
              </w:divBdr>
              <w:divsChild>
                <w:div w:id="734162884">
                  <w:marLeft w:val="0"/>
                  <w:marRight w:val="0"/>
                  <w:marTop w:val="0"/>
                  <w:marBottom w:val="0"/>
                  <w:divBdr>
                    <w:top w:val="none" w:sz="0" w:space="0" w:color="auto"/>
                    <w:left w:val="none" w:sz="0" w:space="0" w:color="auto"/>
                    <w:bottom w:val="none" w:sz="0" w:space="0" w:color="auto"/>
                    <w:right w:val="none" w:sz="0" w:space="0" w:color="auto"/>
                  </w:divBdr>
                  <w:divsChild>
                    <w:div w:id="678506811">
                      <w:marLeft w:val="0"/>
                      <w:marRight w:val="0"/>
                      <w:marTop w:val="0"/>
                      <w:marBottom w:val="0"/>
                      <w:divBdr>
                        <w:top w:val="none" w:sz="0" w:space="0" w:color="auto"/>
                        <w:left w:val="none" w:sz="0" w:space="0" w:color="auto"/>
                        <w:bottom w:val="none" w:sz="0" w:space="0" w:color="auto"/>
                        <w:right w:val="none" w:sz="0" w:space="0" w:color="auto"/>
                      </w:divBdr>
                      <w:divsChild>
                        <w:div w:id="486559317">
                          <w:marLeft w:val="0"/>
                          <w:marRight w:val="0"/>
                          <w:marTop w:val="0"/>
                          <w:marBottom w:val="0"/>
                          <w:divBdr>
                            <w:top w:val="none" w:sz="0" w:space="0" w:color="auto"/>
                            <w:left w:val="none" w:sz="0" w:space="0" w:color="auto"/>
                            <w:bottom w:val="none" w:sz="0" w:space="0" w:color="auto"/>
                            <w:right w:val="none" w:sz="0" w:space="0" w:color="auto"/>
                          </w:divBdr>
                          <w:divsChild>
                            <w:div w:id="1839271858">
                              <w:marLeft w:val="0"/>
                              <w:marRight w:val="0"/>
                              <w:marTop w:val="0"/>
                              <w:marBottom w:val="0"/>
                              <w:divBdr>
                                <w:top w:val="none" w:sz="0" w:space="0" w:color="auto"/>
                                <w:left w:val="none" w:sz="0" w:space="0" w:color="auto"/>
                                <w:bottom w:val="none" w:sz="0" w:space="0" w:color="auto"/>
                                <w:right w:val="none" w:sz="0" w:space="0" w:color="auto"/>
                              </w:divBdr>
                              <w:divsChild>
                                <w:div w:id="183128551">
                                  <w:marLeft w:val="0"/>
                                  <w:marRight w:val="0"/>
                                  <w:marTop w:val="0"/>
                                  <w:marBottom w:val="0"/>
                                  <w:divBdr>
                                    <w:top w:val="none" w:sz="0" w:space="0" w:color="auto"/>
                                    <w:left w:val="none" w:sz="0" w:space="0" w:color="auto"/>
                                    <w:bottom w:val="none" w:sz="0" w:space="0" w:color="auto"/>
                                    <w:right w:val="none" w:sz="0" w:space="0" w:color="auto"/>
                                  </w:divBdr>
                                </w:div>
                                <w:div w:id="617373521">
                                  <w:marLeft w:val="0"/>
                                  <w:marRight w:val="0"/>
                                  <w:marTop w:val="0"/>
                                  <w:marBottom w:val="0"/>
                                  <w:divBdr>
                                    <w:top w:val="none" w:sz="0" w:space="0" w:color="auto"/>
                                    <w:left w:val="none" w:sz="0" w:space="0" w:color="auto"/>
                                    <w:bottom w:val="none" w:sz="0" w:space="0" w:color="auto"/>
                                    <w:right w:val="none" w:sz="0" w:space="0" w:color="auto"/>
                                  </w:divBdr>
                                </w:div>
                                <w:div w:id="1214151304">
                                  <w:marLeft w:val="0"/>
                                  <w:marRight w:val="0"/>
                                  <w:marTop w:val="0"/>
                                  <w:marBottom w:val="0"/>
                                  <w:divBdr>
                                    <w:top w:val="none" w:sz="0" w:space="0" w:color="auto"/>
                                    <w:left w:val="none" w:sz="0" w:space="0" w:color="auto"/>
                                    <w:bottom w:val="none" w:sz="0" w:space="0" w:color="auto"/>
                                    <w:right w:val="none" w:sz="0" w:space="0" w:color="auto"/>
                                  </w:divBdr>
                                </w:div>
                                <w:div w:id="1530218064">
                                  <w:marLeft w:val="0"/>
                                  <w:marRight w:val="0"/>
                                  <w:marTop w:val="0"/>
                                  <w:marBottom w:val="0"/>
                                  <w:divBdr>
                                    <w:top w:val="none" w:sz="0" w:space="0" w:color="auto"/>
                                    <w:left w:val="none" w:sz="0" w:space="0" w:color="auto"/>
                                    <w:bottom w:val="none" w:sz="0" w:space="0" w:color="auto"/>
                                    <w:right w:val="none" w:sz="0" w:space="0" w:color="auto"/>
                                  </w:divBdr>
                                </w:div>
                                <w:div w:id="2027827520">
                                  <w:marLeft w:val="0"/>
                                  <w:marRight w:val="0"/>
                                  <w:marTop w:val="0"/>
                                  <w:marBottom w:val="0"/>
                                  <w:divBdr>
                                    <w:top w:val="none" w:sz="0" w:space="0" w:color="auto"/>
                                    <w:left w:val="none" w:sz="0" w:space="0" w:color="auto"/>
                                    <w:bottom w:val="none" w:sz="0" w:space="0" w:color="auto"/>
                                    <w:right w:val="none" w:sz="0" w:space="0" w:color="auto"/>
                                  </w:divBdr>
                                </w:div>
                                <w:div w:id="2134864661">
                                  <w:marLeft w:val="0"/>
                                  <w:marRight w:val="0"/>
                                  <w:marTop w:val="0"/>
                                  <w:marBottom w:val="0"/>
                                  <w:divBdr>
                                    <w:top w:val="none" w:sz="0" w:space="0" w:color="auto"/>
                                    <w:left w:val="none" w:sz="0" w:space="0" w:color="auto"/>
                                    <w:bottom w:val="none" w:sz="0" w:space="0" w:color="auto"/>
                                    <w:right w:val="none" w:sz="0" w:space="0" w:color="auto"/>
                                  </w:divBdr>
                                </w:div>
                                <w:div w:id="425460046">
                                  <w:marLeft w:val="0"/>
                                  <w:marRight w:val="0"/>
                                  <w:marTop w:val="0"/>
                                  <w:marBottom w:val="0"/>
                                  <w:divBdr>
                                    <w:top w:val="none" w:sz="0" w:space="0" w:color="auto"/>
                                    <w:left w:val="none" w:sz="0" w:space="0" w:color="auto"/>
                                    <w:bottom w:val="none" w:sz="0" w:space="0" w:color="auto"/>
                                    <w:right w:val="none" w:sz="0" w:space="0" w:color="auto"/>
                                  </w:divBdr>
                                </w:div>
                                <w:div w:id="617033122">
                                  <w:marLeft w:val="0"/>
                                  <w:marRight w:val="0"/>
                                  <w:marTop w:val="0"/>
                                  <w:marBottom w:val="0"/>
                                  <w:divBdr>
                                    <w:top w:val="none" w:sz="0" w:space="0" w:color="auto"/>
                                    <w:left w:val="none" w:sz="0" w:space="0" w:color="auto"/>
                                    <w:bottom w:val="none" w:sz="0" w:space="0" w:color="auto"/>
                                    <w:right w:val="none" w:sz="0" w:space="0" w:color="auto"/>
                                  </w:divBdr>
                                </w:div>
                                <w:div w:id="1029989693">
                                  <w:marLeft w:val="0"/>
                                  <w:marRight w:val="0"/>
                                  <w:marTop w:val="0"/>
                                  <w:marBottom w:val="0"/>
                                  <w:divBdr>
                                    <w:top w:val="none" w:sz="0" w:space="0" w:color="auto"/>
                                    <w:left w:val="none" w:sz="0" w:space="0" w:color="auto"/>
                                    <w:bottom w:val="none" w:sz="0" w:space="0" w:color="auto"/>
                                    <w:right w:val="none" w:sz="0" w:space="0" w:color="auto"/>
                                  </w:divBdr>
                                </w:div>
                                <w:div w:id="200030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2381391">
              <w:marLeft w:val="0"/>
              <w:marRight w:val="0"/>
              <w:marTop w:val="0"/>
              <w:marBottom w:val="0"/>
              <w:divBdr>
                <w:top w:val="none" w:sz="0" w:space="0" w:color="auto"/>
                <w:left w:val="none" w:sz="0" w:space="0" w:color="auto"/>
                <w:bottom w:val="none" w:sz="0" w:space="0" w:color="auto"/>
                <w:right w:val="none" w:sz="0" w:space="0" w:color="auto"/>
              </w:divBdr>
            </w:div>
            <w:div w:id="466050270">
              <w:marLeft w:val="0"/>
              <w:marRight w:val="0"/>
              <w:marTop w:val="0"/>
              <w:marBottom w:val="0"/>
              <w:divBdr>
                <w:top w:val="none" w:sz="0" w:space="0" w:color="auto"/>
                <w:left w:val="none" w:sz="0" w:space="0" w:color="auto"/>
                <w:bottom w:val="none" w:sz="0" w:space="0" w:color="auto"/>
                <w:right w:val="none" w:sz="0" w:space="0" w:color="auto"/>
              </w:divBdr>
              <w:divsChild>
                <w:div w:id="573591098">
                  <w:marLeft w:val="0"/>
                  <w:marRight w:val="0"/>
                  <w:marTop w:val="0"/>
                  <w:marBottom w:val="0"/>
                  <w:divBdr>
                    <w:top w:val="none" w:sz="0" w:space="0" w:color="auto"/>
                    <w:left w:val="none" w:sz="0" w:space="0" w:color="auto"/>
                    <w:bottom w:val="none" w:sz="0" w:space="0" w:color="auto"/>
                    <w:right w:val="none" w:sz="0" w:space="0" w:color="auto"/>
                  </w:divBdr>
                  <w:divsChild>
                    <w:div w:id="310528910">
                      <w:marLeft w:val="0"/>
                      <w:marRight w:val="0"/>
                      <w:marTop w:val="0"/>
                      <w:marBottom w:val="0"/>
                      <w:divBdr>
                        <w:top w:val="none" w:sz="0" w:space="0" w:color="auto"/>
                        <w:left w:val="none" w:sz="0" w:space="0" w:color="auto"/>
                        <w:bottom w:val="none" w:sz="0" w:space="0" w:color="auto"/>
                        <w:right w:val="none" w:sz="0" w:space="0" w:color="auto"/>
                      </w:divBdr>
                      <w:divsChild>
                        <w:div w:id="1240823156">
                          <w:marLeft w:val="0"/>
                          <w:marRight w:val="0"/>
                          <w:marTop w:val="0"/>
                          <w:marBottom w:val="0"/>
                          <w:divBdr>
                            <w:top w:val="none" w:sz="0" w:space="0" w:color="auto"/>
                            <w:left w:val="none" w:sz="0" w:space="0" w:color="auto"/>
                            <w:bottom w:val="none" w:sz="0" w:space="0" w:color="auto"/>
                            <w:right w:val="none" w:sz="0" w:space="0" w:color="auto"/>
                          </w:divBdr>
                          <w:divsChild>
                            <w:div w:id="1958026901">
                              <w:marLeft w:val="0"/>
                              <w:marRight w:val="0"/>
                              <w:marTop w:val="0"/>
                              <w:marBottom w:val="0"/>
                              <w:divBdr>
                                <w:top w:val="none" w:sz="0" w:space="0" w:color="auto"/>
                                <w:left w:val="none" w:sz="0" w:space="0" w:color="auto"/>
                                <w:bottom w:val="none" w:sz="0" w:space="0" w:color="auto"/>
                                <w:right w:val="none" w:sz="0" w:space="0" w:color="auto"/>
                              </w:divBdr>
                              <w:divsChild>
                                <w:div w:id="158244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568622">
              <w:marLeft w:val="0"/>
              <w:marRight w:val="0"/>
              <w:marTop w:val="0"/>
              <w:marBottom w:val="0"/>
              <w:divBdr>
                <w:top w:val="none" w:sz="0" w:space="0" w:color="auto"/>
                <w:left w:val="none" w:sz="0" w:space="0" w:color="auto"/>
                <w:bottom w:val="none" w:sz="0" w:space="0" w:color="auto"/>
                <w:right w:val="none" w:sz="0" w:space="0" w:color="auto"/>
              </w:divBdr>
              <w:divsChild>
                <w:div w:id="733162673">
                  <w:marLeft w:val="0"/>
                  <w:marRight w:val="0"/>
                  <w:marTop w:val="0"/>
                  <w:marBottom w:val="0"/>
                  <w:divBdr>
                    <w:top w:val="none" w:sz="0" w:space="0" w:color="auto"/>
                    <w:left w:val="none" w:sz="0" w:space="0" w:color="auto"/>
                    <w:bottom w:val="none" w:sz="0" w:space="0" w:color="auto"/>
                    <w:right w:val="none" w:sz="0" w:space="0" w:color="auto"/>
                  </w:divBdr>
                  <w:divsChild>
                    <w:div w:id="908807445">
                      <w:marLeft w:val="0"/>
                      <w:marRight w:val="0"/>
                      <w:marTop w:val="0"/>
                      <w:marBottom w:val="0"/>
                      <w:divBdr>
                        <w:top w:val="none" w:sz="0" w:space="0" w:color="auto"/>
                        <w:left w:val="none" w:sz="0" w:space="0" w:color="auto"/>
                        <w:bottom w:val="none" w:sz="0" w:space="0" w:color="auto"/>
                        <w:right w:val="none" w:sz="0" w:space="0" w:color="auto"/>
                      </w:divBdr>
                      <w:divsChild>
                        <w:div w:id="823012767">
                          <w:marLeft w:val="0"/>
                          <w:marRight w:val="0"/>
                          <w:marTop w:val="0"/>
                          <w:marBottom w:val="0"/>
                          <w:divBdr>
                            <w:top w:val="none" w:sz="0" w:space="0" w:color="auto"/>
                            <w:left w:val="none" w:sz="0" w:space="0" w:color="auto"/>
                            <w:bottom w:val="none" w:sz="0" w:space="0" w:color="auto"/>
                            <w:right w:val="none" w:sz="0" w:space="0" w:color="auto"/>
                          </w:divBdr>
                          <w:divsChild>
                            <w:div w:id="1434403078">
                              <w:marLeft w:val="0"/>
                              <w:marRight w:val="0"/>
                              <w:marTop w:val="0"/>
                              <w:marBottom w:val="0"/>
                              <w:divBdr>
                                <w:top w:val="none" w:sz="0" w:space="0" w:color="auto"/>
                                <w:left w:val="none" w:sz="0" w:space="0" w:color="auto"/>
                                <w:bottom w:val="none" w:sz="0" w:space="0" w:color="auto"/>
                                <w:right w:val="none" w:sz="0" w:space="0" w:color="auto"/>
                              </w:divBdr>
                              <w:divsChild>
                                <w:div w:id="1457286332">
                                  <w:marLeft w:val="0"/>
                                  <w:marRight w:val="0"/>
                                  <w:marTop w:val="0"/>
                                  <w:marBottom w:val="0"/>
                                  <w:divBdr>
                                    <w:top w:val="none" w:sz="0" w:space="0" w:color="auto"/>
                                    <w:left w:val="none" w:sz="0" w:space="0" w:color="auto"/>
                                    <w:bottom w:val="none" w:sz="0" w:space="0" w:color="auto"/>
                                    <w:right w:val="none" w:sz="0" w:space="0" w:color="auto"/>
                                  </w:divBdr>
                                </w:div>
                                <w:div w:id="101345541">
                                  <w:marLeft w:val="0"/>
                                  <w:marRight w:val="0"/>
                                  <w:marTop w:val="0"/>
                                  <w:marBottom w:val="0"/>
                                  <w:divBdr>
                                    <w:top w:val="none" w:sz="0" w:space="0" w:color="auto"/>
                                    <w:left w:val="none" w:sz="0" w:space="0" w:color="auto"/>
                                    <w:bottom w:val="none" w:sz="0" w:space="0" w:color="auto"/>
                                    <w:right w:val="none" w:sz="0" w:space="0" w:color="auto"/>
                                  </w:divBdr>
                                </w:div>
                                <w:div w:id="36641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1343864">
              <w:marLeft w:val="0"/>
              <w:marRight w:val="0"/>
              <w:marTop w:val="0"/>
              <w:marBottom w:val="0"/>
              <w:divBdr>
                <w:top w:val="none" w:sz="0" w:space="0" w:color="auto"/>
                <w:left w:val="none" w:sz="0" w:space="0" w:color="auto"/>
                <w:bottom w:val="none" w:sz="0" w:space="0" w:color="auto"/>
                <w:right w:val="none" w:sz="0" w:space="0" w:color="auto"/>
              </w:divBdr>
            </w:div>
            <w:div w:id="1965111365">
              <w:marLeft w:val="0"/>
              <w:marRight w:val="0"/>
              <w:marTop w:val="0"/>
              <w:marBottom w:val="0"/>
              <w:divBdr>
                <w:top w:val="none" w:sz="0" w:space="0" w:color="auto"/>
                <w:left w:val="none" w:sz="0" w:space="0" w:color="auto"/>
                <w:bottom w:val="none" w:sz="0" w:space="0" w:color="auto"/>
                <w:right w:val="none" w:sz="0" w:space="0" w:color="auto"/>
              </w:divBdr>
              <w:divsChild>
                <w:div w:id="1315570588">
                  <w:marLeft w:val="0"/>
                  <w:marRight w:val="0"/>
                  <w:marTop w:val="0"/>
                  <w:marBottom w:val="0"/>
                  <w:divBdr>
                    <w:top w:val="none" w:sz="0" w:space="0" w:color="auto"/>
                    <w:left w:val="none" w:sz="0" w:space="0" w:color="auto"/>
                    <w:bottom w:val="none" w:sz="0" w:space="0" w:color="auto"/>
                    <w:right w:val="none" w:sz="0" w:space="0" w:color="auto"/>
                  </w:divBdr>
                </w:div>
              </w:divsChild>
            </w:div>
            <w:div w:id="2130319430">
              <w:marLeft w:val="0"/>
              <w:marRight w:val="0"/>
              <w:marTop w:val="0"/>
              <w:marBottom w:val="0"/>
              <w:divBdr>
                <w:top w:val="none" w:sz="0" w:space="0" w:color="auto"/>
                <w:left w:val="none" w:sz="0" w:space="0" w:color="auto"/>
                <w:bottom w:val="none" w:sz="0" w:space="0" w:color="auto"/>
                <w:right w:val="none" w:sz="0" w:space="0" w:color="auto"/>
              </w:divBdr>
              <w:divsChild>
                <w:div w:id="1376200663">
                  <w:marLeft w:val="0"/>
                  <w:marRight w:val="0"/>
                  <w:marTop w:val="0"/>
                  <w:marBottom w:val="0"/>
                  <w:divBdr>
                    <w:top w:val="none" w:sz="0" w:space="0" w:color="auto"/>
                    <w:left w:val="none" w:sz="0" w:space="0" w:color="auto"/>
                    <w:bottom w:val="none" w:sz="0" w:space="0" w:color="auto"/>
                    <w:right w:val="none" w:sz="0" w:space="0" w:color="auto"/>
                  </w:divBdr>
                  <w:divsChild>
                    <w:div w:id="1575355741">
                      <w:marLeft w:val="0"/>
                      <w:marRight w:val="0"/>
                      <w:marTop w:val="0"/>
                      <w:marBottom w:val="0"/>
                      <w:divBdr>
                        <w:top w:val="none" w:sz="0" w:space="0" w:color="auto"/>
                        <w:left w:val="none" w:sz="0" w:space="0" w:color="auto"/>
                        <w:bottom w:val="none" w:sz="0" w:space="0" w:color="auto"/>
                        <w:right w:val="none" w:sz="0" w:space="0" w:color="auto"/>
                      </w:divBdr>
                      <w:divsChild>
                        <w:div w:id="1167669564">
                          <w:marLeft w:val="0"/>
                          <w:marRight w:val="0"/>
                          <w:marTop w:val="0"/>
                          <w:marBottom w:val="0"/>
                          <w:divBdr>
                            <w:top w:val="none" w:sz="0" w:space="0" w:color="auto"/>
                            <w:left w:val="none" w:sz="0" w:space="0" w:color="auto"/>
                            <w:bottom w:val="none" w:sz="0" w:space="0" w:color="auto"/>
                            <w:right w:val="none" w:sz="0" w:space="0" w:color="auto"/>
                          </w:divBdr>
                          <w:divsChild>
                            <w:div w:id="1631400565">
                              <w:marLeft w:val="0"/>
                              <w:marRight w:val="0"/>
                              <w:marTop w:val="0"/>
                              <w:marBottom w:val="0"/>
                              <w:divBdr>
                                <w:top w:val="none" w:sz="0" w:space="0" w:color="auto"/>
                                <w:left w:val="none" w:sz="0" w:space="0" w:color="auto"/>
                                <w:bottom w:val="none" w:sz="0" w:space="0" w:color="auto"/>
                                <w:right w:val="none" w:sz="0" w:space="0" w:color="auto"/>
                              </w:divBdr>
                              <w:divsChild>
                                <w:div w:id="1006595816">
                                  <w:marLeft w:val="0"/>
                                  <w:marRight w:val="0"/>
                                  <w:marTop w:val="0"/>
                                  <w:marBottom w:val="0"/>
                                  <w:divBdr>
                                    <w:top w:val="none" w:sz="0" w:space="0" w:color="auto"/>
                                    <w:left w:val="none" w:sz="0" w:space="0" w:color="auto"/>
                                    <w:bottom w:val="none" w:sz="0" w:space="0" w:color="auto"/>
                                    <w:right w:val="none" w:sz="0" w:space="0" w:color="auto"/>
                                  </w:divBdr>
                                </w:div>
                                <w:div w:id="144823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065350">
              <w:marLeft w:val="0"/>
              <w:marRight w:val="0"/>
              <w:marTop w:val="0"/>
              <w:marBottom w:val="0"/>
              <w:divBdr>
                <w:top w:val="none" w:sz="0" w:space="0" w:color="auto"/>
                <w:left w:val="none" w:sz="0" w:space="0" w:color="auto"/>
                <w:bottom w:val="none" w:sz="0" w:space="0" w:color="auto"/>
                <w:right w:val="none" w:sz="0" w:space="0" w:color="auto"/>
              </w:divBdr>
              <w:divsChild>
                <w:div w:id="1273825204">
                  <w:marLeft w:val="0"/>
                  <w:marRight w:val="0"/>
                  <w:marTop w:val="0"/>
                  <w:marBottom w:val="0"/>
                  <w:divBdr>
                    <w:top w:val="none" w:sz="0" w:space="0" w:color="auto"/>
                    <w:left w:val="none" w:sz="0" w:space="0" w:color="auto"/>
                    <w:bottom w:val="none" w:sz="0" w:space="0" w:color="auto"/>
                    <w:right w:val="none" w:sz="0" w:space="0" w:color="auto"/>
                  </w:divBdr>
                </w:div>
                <w:div w:id="208223000">
                  <w:marLeft w:val="0"/>
                  <w:marRight w:val="0"/>
                  <w:marTop w:val="0"/>
                  <w:marBottom w:val="0"/>
                  <w:divBdr>
                    <w:top w:val="none" w:sz="0" w:space="0" w:color="auto"/>
                    <w:left w:val="none" w:sz="0" w:space="0" w:color="auto"/>
                    <w:bottom w:val="none" w:sz="0" w:space="0" w:color="auto"/>
                    <w:right w:val="none" w:sz="0" w:space="0" w:color="auto"/>
                  </w:divBdr>
                </w:div>
                <w:div w:id="780685076">
                  <w:marLeft w:val="0"/>
                  <w:marRight w:val="0"/>
                  <w:marTop w:val="0"/>
                  <w:marBottom w:val="0"/>
                  <w:divBdr>
                    <w:top w:val="none" w:sz="0" w:space="0" w:color="auto"/>
                    <w:left w:val="none" w:sz="0" w:space="0" w:color="auto"/>
                    <w:bottom w:val="none" w:sz="0" w:space="0" w:color="auto"/>
                    <w:right w:val="none" w:sz="0" w:space="0" w:color="auto"/>
                  </w:divBdr>
                </w:div>
                <w:div w:id="1363557580">
                  <w:marLeft w:val="0"/>
                  <w:marRight w:val="0"/>
                  <w:marTop w:val="0"/>
                  <w:marBottom w:val="0"/>
                  <w:divBdr>
                    <w:top w:val="none" w:sz="0" w:space="0" w:color="auto"/>
                    <w:left w:val="none" w:sz="0" w:space="0" w:color="auto"/>
                    <w:bottom w:val="none" w:sz="0" w:space="0" w:color="auto"/>
                    <w:right w:val="none" w:sz="0" w:space="0" w:color="auto"/>
                  </w:divBdr>
                </w:div>
                <w:div w:id="8069203">
                  <w:marLeft w:val="0"/>
                  <w:marRight w:val="0"/>
                  <w:marTop w:val="0"/>
                  <w:marBottom w:val="0"/>
                  <w:divBdr>
                    <w:top w:val="none" w:sz="0" w:space="0" w:color="auto"/>
                    <w:left w:val="none" w:sz="0" w:space="0" w:color="auto"/>
                    <w:bottom w:val="none" w:sz="0" w:space="0" w:color="auto"/>
                    <w:right w:val="none" w:sz="0" w:space="0" w:color="auto"/>
                  </w:divBdr>
                </w:div>
                <w:div w:id="294524858">
                  <w:marLeft w:val="0"/>
                  <w:marRight w:val="0"/>
                  <w:marTop w:val="0"/>
                  <w:marBottom w:val="0"/>
                  <w:divBdr>
                    <w:top w:val="none" w:sz="0" w:space="0" w:color="auto"/>
                    <w:left w:val="none" w:sz="0" w:space="0" w:color="auto"/>
                    <w:bottom w:val="none" w:sz="0" w:space="0" w:color="auto"/>
                    <w:right w:val="none" w:sz="0" w:space="0" w:color="auto"/>
                  </w:divBdr>
                </w:div>
                <w:div w:id="1551654274">
                  <w:marLeft w:val="0"/>
                  <w:marRight w:val="0"/>
                  <w:marTop w:val="0"/>
                  <w:marBottom w:val="0"/>
                  <w:divBdr>
                    <w:top w:val="none" w:sz="0" w:space="0" w:color="auto"/>
                    <w:left w:val="none" w:sz="0" w:space="0" w:color="auto"/>
                    <w:bottom w:val="none" w:sz="0" w:space="0" w:color="auto"/>
                    <w:right w:val="none" w:sz="0" w:space="0" w:color="auto"/>
                  </w:divBdr>
                </w:div>
                <w:div w:id="1539703480">
                  <w:marLeft w:val="0"/>
                  <w:marRight w:val="0"/>
                  <w:marTop w:val="0"/>
                  <w:marBottom w:val="0"/>
                  <w:divBdr>
                    <w:top w:val="none" w:sz="0" w:space="0" w:color="auto"/>
                    <w:left w:val="none" w:sz="0" w:space="0" w:color="auto"/>
                    <w:bottom w:val="none" w:sz="0" w:space="0" w:color="auto"/>
                    <w:right w:val="none" w:sz="0" w:space="0" w:color="auto"/>
                  </w:divBdr>
                </w:div>
                <w:div w:id="1384451305">
                  <w:marLeft w:val="0"/>
                  <w:marRight w:val="0"/>
                  <w:marTop w:val="0"/>
                  <w:marBottom w:val="0"/>
                  <w:divBdr>
                    <w:top w:val="none" w:sz="0" w:space="0" w:color="auto"/>
                    <w:left w:val="none" w:sz="0" w:space="0" w:color="auto"/>
                    <w:bottom w:val="none" w:sz="0" w:space="0" w:color="auto"/>
                    <w:right w:val="none" w:sz="0" w:space="0" w:color="auto"/>
                  </w:divBdr>
                </w:div>
                <w:div w:id="1668171539">
                  <w:marLeft w:val="0"/>
                  <w:marRight w:val="0"/>
                  <w:marTop w:val="0"/>
                  <w:marBottom w:val="0"/>
                  <w:divBdr>
                    <w:top w:val="none" w:sz="0" w:space="0" w:color="auto"/>
                    <w:left w:val="none" w:sz="0" w:space="0" w:color="auto"/>
                    <w:bottom w:val="none" w:sz="0" w:space="0" w:color="auto"/>
                    <w:right w:val="none" w:sz="0" w:space="0" w:color="auto"/>
                  </w:divBdr>
                </w:div>
                <w:div w:id="1348094194">
                  <w:marLeft w:val="0"/>
                  <w:marRight w:val="0"/>
                  <w:marTop w:val="0"/>
                  <w:marBottom w:val="0"/>
                  <w:divBdr>
                    <w:top w:val="none" w:sz="0" w:space="0" w:color="auto"/>
                    <w:left w:val="none" w:sz="0" w:space="0" w:color="auto"/>
                    <w:bottom w:val="none" w:sz="0" w:space="0" w:color="auto"/>
                    <w:right w:val="none" w:sz="0" w:space="0" w:color="auto"/>
                  </w:divBdr>
                </w:div>
                <w:div w:id="140077649">
                  <w:marLeft w:val="0"/>
                  <w:marRight w:val="0"/>
                  <w:marTop w:val="0"/>
                  <w:marBottom w:val="0"/>
                  <w:divBdr>
                    <w:top w:val="none" w:sz="0" w:space="0" w:color="auto"/>
                    <w:left w:val="none" w:sz="0" w:space="0" w:color="auto"/>
                    <w:bottom w:val="none" w:sz="0" w:space="0" w:color="auto"/>
                    <w:right w:val="none" w:sz="0" w:space="0" w:color="auto"/>
                  </w:divBdr>
                </w:div>
                <w:div w:id="1145200204">
                  <w:marLeft w:val="0"/>
                  <w:marRight w:val="0"/>
                  <w:marTop w:val="0"/>
                  <w:marBottom w:val="0"/>
                  <w:divBdr>
                    <w:top w:val="none" w:sz="0" w:space="0" w:color="auto"/>
                    <w:left w:val="none" w:sz="0" w:space="0" w:color="auto"/>
                    <w:bottom w:val="none" w:sz="0" w:space="0" w:color="auto"/>
                    <w:right w:val="none" w:sz="0" w:space="0" w:color="auto"/>
                  </w:divBdr>
                </w:div>
                <w:div w:id="552424567">
                  <w:marLeft w:val="0"/>
                  <w:marRight w:val="0"/>
                  <w:marTop w:val="0"/>
                  <w:marBottom w:val="0"/>
                  <w:divBdr>
                    <w:top w:val="none" w:sz="0" w:space="0" w:color="auto"/>
                    <w:left w:val="none" w:sz="0" w:space="0" w:color="auto"/>
                    <w:bottom w:val="none" w:sz="0" w:space="0" w:color="auto"/>
                    <w:right w:val="none" w:sz="0" w:space="0" w:color="auto"/>
                  </w:divBdr>
                </w:div>
                <w:div w:id="96410761">
                  <w:marLeft w:val="0"/>
                  <w:marRight w:val="0"/>
                  <w:marTop w:val="0"/>
                  <w:marBottom w:val="0"/>
                  <w:divBdr>
                    <w:top w:val="none" w:sz="0" w:space="0" w:color="auto"/>
                    <w:left w:val="none" w:sz="0" w:space="0" w:color="auto"/>
                    <w:bottom w:val="none" w:sz="0" w:space="0" w:color="auto"/>
                    <w:right w:val="none" w:sz="0" w:space="0" w:color="auto"/>
                  </w:divBdr>
                </w:div>
                <w:div w:id="948200360">
                  <w:marLeft w:val="0"/>
                  <w:marRight w:val="0"/>
                  <w:marTop w:val="0"/>
                  <w:marBottom w:val="0"/>
                  <w:divBdr>
                    <w:top w:val="none" w:sz="0" w:space="0" w:color="auto"/>
                    <w:left w:val="none" w:sz="0" w:space="0" w:color="auto"/>
                    <w:bottom w:val="none" w:sz="0" w:space="0" w:color="auto"/>
                    <w:right w:val="none" w:sz="0" w:space="0" w:color="auto"/>
                  </w:divBdr>
                </w:div>
                <w:div w:id="1358893461">
                  <w:marLeft w:val="0"/>
                  <w:marRight w:val="0"/>
                  <w:marTop w:val="0"/>
                  <w:marBottom w:val="0"/>
                  <w:divBdr>
                    <w:top w:val="none" w:sz="0" w:space="0" w:color="auto"/>
                    <w:left w:val="none" w:sz="0" w:space="0" w:color="auto"/>
                    <w:bottom w:val="none" w:sz="0" w:space="0" w:color="auto"/>
                    <w:right w:val="none" w:sz="0" w:space="0" w:color="auto"/>
                  </w:divBdr>
                </w:div>
                <w:div w:id="500778252">
                  <w:marLeft w:val="0"/>
                  <w:marRight w:val="0"/>
                  <w:marTop w:val="0"/>
                  <w:marBottom w:val="0"/>
                  <w:divBdr>
                    <w:top w:val="none" w:sz="0" w:space="0" w:color="auto"/>
                    <w:left w:val="none" w:sz="0" w:space="0" w:color="auto"/>
                    <w:bottom w:val="none" w:sz="0" w:space="0" w:color="auto"/>
                    <w:right w:val="none" w:sz="0" w:space="0" w:color="auto"/>
                  </w:divBdr>
                </w:div>
                <w:div w:id="2081709027">
                  <w:marLeft w:val="0"/>
                  <w:marRight w:val="0"/>
                  <w:marTop w:val="0"/>
                  <w:marBottom w:val="0"/>
                  <w:divBdr>
                    <w:top w:val="none" w:sz="0" w:space="0" w:color="auto"/>
                    <w:left w:val="none" w:sz="0" w:space="0" w:color="auto"/>
                    <w:bottom w:val="none" w:sz="0" w:space="0" w:color="auto"/>
                    <w:right w:val="none" w:sz="0" w:space="0" w:color="auto"/>
                  </w:divBdr>
                </w:div>
                <w:div w:id="775977366">
                  <w:marLeft w:val="0"/>
                  <w:marRight w:val="0"/>
                  <w:marTop w:val="0"/>
                  <w:marBottom w:val="0"/>
                  <w:divBdr>
                    <w:top w:val="none" w:sz="0" w:space="0" w:color="auto"/>
                    <w:left w:val="none" w:sz="0" w:space="0" w:color="auto"/>
                    <w:bottom w:val="none" w:sz="0" w:space="0" w:color="auto"/>
                    <w:right w:val="none" w:sz="0" w:space="0" w:color="auto"/>
                  </w:divBdr>
                </w:div>
                <w:div w:id="307438325">
                  <w:marLeft w:val="0"/>
                  <w:marRight w:val="0"/>
                  <w:marTop w:val="0"/>
                  <w:marBottom w:val="0"/>
                  <w:divBdr>
                    <w:top w:val="none" w:sz="0" w:space="0" w:color="auto"/>
                    <w:left w:val="none" w:sz="0" w:space="0" w:color="auto"/>
                    <w:bottom w:val="none" w:sz="0" w:space="0" w:color="auto"/>
                    <w:right w:val="none" w:sz="0" w:space="0" w:color="auto"/>
                  </w:divBdr>
                </w:div>
              </w:divsChild>
            </w:div>
            <w:div w:id="223762453">
              <w:marLeft w:val="0"/>
              <w:marRight w:val="0"/>
              <w:marTop w:val="0"/>
              <w:marBottom w:val="0"/>
              <w:divBdr>
                <w:top w:val="none" w:sz="0" w:space="0" w:color="auto"/>
                <w:left w:val="none" w:sz="0" w:space="0" w:color="auto"/>
                <w:bottom w:val="none" w:sz="0" w:space="0" w:color="auto"/>
                <w:right w:val="none" w:sz="0" w:space="0" w:color="auto"/>
              </w:divBdr>
              <w:divsChild>
                <w:div w:id="122814911">
                  <w:marLeft w:val="0"/>
                  <w:marRight w:val="0"/>
                  <w:marTop w:val="0"/>
                  <w:marBottom w:val="0"/>
                  <w:divBdr>
                    <w:top w:val="none" w:sz="0" w:space="0" w:color="auto"/>
                    <w:left w:val="none" w:sz="0" w:space="0" w:color="auto"/>
                    <w:bottom w:val="none" w:sz="0" w:space="0" w:color="auto"/>
                    <w:right w:val="none" w:sz="0" w:space="0" w:color="auto"/>
                  </w:divBdr>
                  <w:divsChild>
                    <w:div w:id="639767694">
                      <w:marLeft w:val="0"/>
                      <w:marRight w:val="0"/>
                      <w:marTop w:val="0"/>
                      <w:marBottom w:val="0"/>
                      <w:divBdr>
                        <w:top w:val="none" w:sz="0" w:space="0" w:color="auto"/>
                        <w:left w:val="none" w:sz="0" w:space="0" w:color="auto"/>
                        <w:bottom w:val="none" w:sz="0" w:space="0" w:color="auto"/>
                        <w:right w:val="none" w:sz="0" w:space="0" w:color="auto"/>
                      </w:divBdr>
                      <w:divsChild>
                        <w:div w:id="310212644">
                          <w:marLeft w:val="0"/>
                          <w:marRight w:val="0"/>
                          <w:marTop w:val="0"/>
                          <w:marBottom w:val="0"/>
                          <w:divBdr>
                            <w:top w:val="none" w:sz="0" w:space="0" w:color="auto"/>
                            <w:left w:val="none" w:sz="0" w:space="0" w:color="auto"/>
                            <w:bottom w:val="none" w:sz="0" w:space="0" w:color="auto"/>
                            <w:right w:val="none" w:sz="0" w:space="0" w:color="auto"/>
                          </w:divBdr>
                          <w:divsChild>
                            <w:div w:id="329216175">
                              <w:marLeft w:val="0"/>
                              <w:marRight w:val="0"/>
                              <w:marTop w:val="0"/>
                              <w:marBottom w:val="0"/>
                              <w:divBdr>
                                <w:top w:val="none" w:sz="0" w:space="0" w:color="auto"/>
                                <w:left w:val="none" w:sz="0" w:space="0" w:color="auto"/>
                                <w:bottom w:val="none" w:sz="0" w:space="0" w:color="auto"/>
                                <w:right w:val="none" w:sz="0" w:space="0" w:color="auto"/>
                              </w:divBdr>
                              <w:divsChild>
                                <w:div w:id="1751924537">
                                  <w:marLeft w:val="0"/>
                                  <w:marRight w:val="0"/>
                                  <w:marTop w:val="0"/>
                                  <w:marBottom w:val="0"/>
                                  <w:divBdr>
                                    <w:top w:val="none" w:sz="0" w:space="0" w:color="auto"/>
                                    <w:left w:val="none" w:sz="0" w:space="0" w:color="auto"/>
                                    <w:bottom w:val="none" w:sz="0" w:space="0" w:color="auto"/>
                                    <w:right w:val="none" w:sz="0" w:space="0" w:color="auto"/>
                                  </w:divBdr>
                                </w:div>
                                <w:div w:id="385420033">
                                  <w:marLeft w:val="0"/>
                                  <w:marRight w:val="0"/>
                                  <w:marTop w:val="0"/>
                                  <w:marBottom w:val="0"/>
                                  <w:divBdr>
                                    <w:top w:val="none" w:sz="0" w:space="0" w:color="auto"/>
                                    <w:left w:val="none" w:sz="0" w:space="0" w:color="auto"/>
                                    <w:bottom w:val="none" w:sz="0" w:space="0" w:color="auto"/>
                                    <w:right w:val="none" w:sz="0" w:space="0" w:color="auto"/>
                                  </w:divBdr>
                                </w:div>
                                <w:div w:id="812940632">
                                  <w:marLeft w:val="0"/>
                                  <w:marRight w:val="0"/>
                                  <w:marTop w:val="0"/>
                                  <w:marBottom w:val="0"/>
                                  <w:divBdr>
                                    <w:top w:val="none" w:sz="0" w:space="0" w:color="auto"/>
                                    <w:left w:val="none" w:sz="0" w:space="0" w:color="auto"/>
                                    <w:bottom w:val="none" w:sz="0" w:space="0" w:color="auto"/>
                                    <w:right w:val="none" w:sz="0" w:space="0" w:color="auto"/>
                                  </w:divBdr>
                                </w:div>
                                <w:div w:id="1148132573">
                                  <w:marLeft w:val="0"/>
                                  <w:marRight w:val="0"/>
                                  <w:marTop w:val="0"/>
                                  <w:marBottom w:val="0"/>
                                  <w:divBdr>
                                    <w:top w:val="none" w:sz="0" w:space="0" w:color="auto"/>
                                    <w:left w:val="none" w:sz="0" w:space="0" w:color="auto"/>
                                    <w:bottom w:val="none" w:sz="0" w:space="0" w:color="auto"/>
                                    <w:right w:val="none" w:sz="0" w:space="0" w:color="auto"/>
                                  </w:divBdr>
                                </w:div>
                                <w:div w:id="1635062198">
                                  <w:marLeft w:val="0"/>
                                  <w:marRight w:val="0"/>
                                  <w:marTop w:val="0"/>
                                  <w:marBottom w:val="0"/>
                                  <w:divBdr>
                                    <w:top w:val="none" w:sz="0" w:space="0" w:color="auto"/>
                                    <w:left w:val="none" w:sz="0" w:space="0" w:color="auto"/>
                                    <w:bottom w:val="none" w:sz="0" w:space="0" w:color="auto"/>
                                    <w:right w:val="none" w:sz="0" w:space="0" w:color="auto"/>
                                  </w:divBdr>
                                </w:div>
                                <w:div w:id="198859273">
                                  <w:marLeft w:val="0"/>
                                  <w:marRight w:val="0"/>
                                  <w:marTop w:val="0"/>
                                  <w:marBottom w:val="0"/>
                                  <w:divBdr>
                                    <w:top w:val="none" w:sz="0" w:space="0" w:color="auto"/>
                                    <w:left w:val="none" w:sz="0" w:space="0" w:color="auto"/>
                                    <w:bottom w:val="none" w:sz="0" w:space="0" w:color="auto"/>
                                    <w:right w:val="none" w:sz="0" w:space="0" w:color="auto"/>
                                  </w:divBdr>
                                </w:div>
                                <w:div w:id="1008219377">
                                  <w:marLeft w:val="0"/>
                                  <w:marRight w:val="0"/>
                                  <w:marTop w:val="0"/>
                                  <w:marBottom w:val="0"/>
                                  <w:divBdr>
                                    <w:top w:val="none" w:sz="0" w:space="0" w:color="auto"/>
                                    <w:left w:val="none" w:sz="0" w:space="0" w:color="auto"/>
                                    <w:bottom w:val="none" w:sz="0" w:space="0" w:color="auto"/>
                                    <w:right w:val="none" w:sz="0" w:space="0" w:color="auto"/>
                                  </w:divBdr>
                                </w:div>
                                <w:div w:id="253167858">
                                  <w:marLeft w:val="0"/>
                                  <w:marRight w:val="0"/>
                                  <w:marTop w:val="0"/>
                                  <w:marBottom w:val="0"/>
                                  <w:divBdr>
                                    <w:top w:val="none" w:sz="0" w:space="0" w:color="auto"/>
                                    <w:left w:val="none" w:sz="0" w:space="0" w:color="auto"/>
                                    <w:bottom w:val="none" w:sz="0" w:space="0" w:color="auto"/>
                                    <w:right w:val="none" w:sz="0" w:space="0" w:color="auto"/>
                                  </w:divBdr>
                                </w:div>
                                <w:div w:id="753937233">
                                  <w:marLeft w:val="0"/>
                                  <w:marRight w:val="0"/>
                                  <w:marTop w:val="0"/>
                                  <w:marBottom w:val="0"/>
                                  <w:divBdr>
                                    <w:top w:val="none" w:sz="0" w:space="0" w:color="auto"/>
                                    <w:left w:val="none" w:sz="0" w:space="0" w:color="auto"/>
                                    <w:bottom w:val="none" w:sz="0" w:space="0" w:color="auto"/>
                                    <w:right w:val="none" w:sz="0" w:space="0" w:color="auto"/>
                                  </w:divBdr>
                                </w:div>
                                <w:div w:id="1720325714">
                                  <w:marLeft w:val="0"/>
                                  <w:marRight w:val="0"/>
                                  <w:marTop w:val="0"/>
                                  <w:marBottom w:val="0"/>
                                  <w:divBdr>
                                    <w:top w:val="none" w:sz="0" w:space="0" w:color="auto"/>
                                    <w:left w:val="none" w:sz="0" w:space="0" w:color="auto"/>
                                    <w:bottom w:val="none" w:sz="0" w:space="0" w:color="auto"/>
                                    <w:right w:val="none" w:sz="0" w:space="0" w:color="auto"/>
                                  </w:divBdr>
                                </w:div>
                                <w:div w:id="1554076386">
                                  <w:marLeft w:val="0"/>
                                  <w:marRight w:val="0"/>
                                  <w:marTop w:val="0"/>
                                  <w:marBottom w:val="0"/>
                                  <w:divBdr>
                                    <w:top w:val="none" w:sz="0" w:space="0" w:color="auto"/>
                                    <w:left w:val="none" w:sz="0" w:space="0" w:color="auto"/>
                                    <w:bottom w:val="none" w:sz="0" w:space="0" w:color="auto"/>
                                    <w:right w:val="none" w:sz="0" w:space="0" w:color="auto"/>
                                  </w:divBdr>
                                </w:div>
                                <w:div w:id="1204055051">
                                  <w:marLeft w:val="0"/>
                                  <w:marRight w:val="0"/>
                                  <w:marTop w:val="0"/>
                                  <w:marBottom w:val="0"/>
                                  <w:divBdr>
                                    <w:top w:val="none" w:sz="0" w:space="0" w:color="auto"/>
                                    <w:left w:val="none" w:sz="0" w:space="0" w:color="auto"/>
                                    <w:bottom w:val="none" w:sz="0" w:space="0" w:color="auto"/>
                                    <w:right w:val="none" w:sz="0" w:space="0" w:color="auto"/>
                                  </w:divBdr>
                                </w:div>
                                <w:div w:id="170686241">
                                  <w:marLeft w:val="0"/>
                                  <w:marRight w:val="0"/>
                                  <w:marTop w:val="0"/>
                                  <w:marBottom w:val="0"/>
                                  <w:divBdr>
                                    <w:top w:val="none" w:sz="0" w:space="0" w:color="auto"/>
                                    <w:left w:val="none" w:sz="0" w:space="0" w:color="auto"/>
                                    <w:bottom w:val="none" w:sz="0" w:space="0" w:color="auto"/>
                                    <w:right w:val="none" w:sz="0" w:space="0" w:color="auto"/>
                                  </w:divBdr>
                                </w:div>
                                <w:div w:id="1440445472">
                                  <w:marLeft w:val="0"/>
                                  <w:marRight w:val="0"/>
                                  <w:marTop w:val="0"/>
                                  <w:marBottom w:val="0"/>
                                  <w:divBdr>
                                    <w:top w:val="none" w:sz="0" w:space="0" w:color="auto"/>
                                    <w:left w:val="none" w:sz="0" w:space="0" w:color="auto"/>
                                    <w:bottom w:val="none" w:sz="0" w:space="0" w:color="auto"/>
                                    <w:right w:val="none" w:sz="0" w:space="0" w:color="auto"/>
                                  </w:divBdr>
                                </w:div>
                                <w:div w:id="282158133">
                                  <w:marLeft w:val="0"/>
                                  <w:marRight w:val="0"/>
                                  <w:marTop w:val="0"/>
                                  <w:marBottom w:val="0"/>
                                  <w:divBdr>
                                    <w:top w:val="none" w:sz="0" w:space="0" w:color="auto"/>
                                    <w:left w:val="none" w:sz="0" w:space="0" w:color="auto"/>
                                    <w:bottom w:val="none" w:sz="0" w:space="0" w:color="auto"/>
                                    <w:right w:val="none" w:sz="0" w:space="0" w:color="auto"/>
                                  </w:divBdr>
                                </w:div>
                                <w:div w:id="1750038124">
                                  <w:marLeft w:val="0"/>
                                  <w:marRight w:val="0"/>
                                  <w:marTop w:val="0"/>
                                  <w:marBottom w:val="0"/>
                                  <w:divBdr>
                                    <w:top w:val="none" w:sz="0" w:space="0" w:color="auto"/>
                                    <w:left w:val="none" w:sz="0" w:space="0" w:color="auto"/>
                                    <w:bottom w:val="none" w:sz="0" w:space="0" w:color="auto"/>
                                    <w:right w:val="none" w:sz="0" w:space="0" w:color="auto"/>
                                  </w:divBdr>
                                </w:div>
                                <w:div w:id="96142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884124">
              <w:marLeft w:val="0"/>
              <w:marRight w:val="0"/>
              <w:marTop w:val="0"/>
              <w:marBottom w:val="0"/>
              <w:divBdr>
                <w:top w:val="none" w:sz="0" w:space="0" w:color="auto"/>
                <w:left w:val="none" w:sz="0" w:space="0" w:color="auto"/>
                <w:bottom w:val="none" w:sz="0" w:space="0" w:color="auto"/>
                <w:right w:val="none" w:sz="0" w:space="0" w:color="auto"/>
              </w:divBdr>
              <w:divsChild>
                <w:div w:id="763379071">
                  <w:marLeft w:val="0"/>
                  <w:marRight w:val="0"/>
                  <w:marTop w:val="0"/>
                  <w:marBottom w:val="0"/>
                  <w:divBdr>
                    <w:top w:val="none" w:sz="0" w:space="0" w:color="auto"/>
                    <w:left w:val="none" w:sz="0" w:space="0" w:color="auto"/>
                    <w:bottom w:val="none" w:sz="0" w:space="0" w:color="auto"/>
                    <w:right w:val="none" w:sz="0" w:space="0" w:color="auto"/>
                  </w:divBdr>
                  <w:divsChild>
                    <w:div w:id="885603203">
                      <w:marLeft w:val="0"/>
                      <w:marRight w:val="0"/>
                      <w:marTop w:val="0"/>
                      <w:marBottom w:val="0"/>
                      <w:divBdr>
                        <w:top w:val="none" w:sz="0" w:space="0" w:color="auto"/>
                        <w:left w:val="none" w:sz="0" w:space="0" w:color="auto"/>
                        <w:bottom w:val="none" w:sz="0" w:space="0" w:color="auto"/>
                        <w:right w:val="none" w:sz="0" w:space="0" w:color="auto"/>
                      </w:divBdr>
                      <w:divsChild>
                        <w:div w:id="1941141273">
                          <w:marLeft w:val="0"/>
                          <w:marRight w:val="0"/>
                          <w:marTop w:val="0"/>
                          <w:marBottom w:val="0"/>
                          <w:divBdr>
                            <w:top w:val="none" w:sz="0" w:space="0" w:color="auto"/>
                            <w:left w:val="none" w:sz="0" w:space="0" w:color="auto"/>
                            <w:bottom w:val="none" w:sz="0" w:space="0" w:color="auto"/>
                            <w:right w:val="none" w:sz="0" w:space="0" w:color="auto"/>
                          </w:divBdr>
                          <w:divsChild>
                            <w:div w:id="799153634">
                              <w:marLeft w:val="0"/>
                              <w:marRight w:val="0"/>
                              <w:marTop w:val="0"/>
                              <w:marBottom w:val="0"/>
                              <w:divBdr>
                                <w:top w:val="none" w:sz="0" w:space="0" w:color="auto"/>
                                <w:left w:val="none" w:sz="0" w:space="0" w:color="auto"/>
                                <w:bottom w:val="none" w:sz="0" w:space="0" w:color="auto"/>
                                <w:right w:val="none" w:sz="0" w:space="0" w:color="auto"/>
                              </w:divBdr>
                              <w:divsChild>
                                <w:div w:id="910046652">
                                  <w:marLeft w:val="0"/>
                                  <w:marRight w:val="0"/>
                                  <w:marTop w:val="0"/>
                                  <w:marBottom w:val="0"/>
                                  <w:divBdr>
                                    <w:top w:val="none" w:sz="0" w:space="0" w:color="auto"/>
                                    <w:left w:val="none" w:sz="0" w:space="0" w:color="auto"/>
                                    <w:bottom w:val="none" w:sz="0" w:space="0" w:color="auto"/>
                                    <w:right w:val="none" w:sz="0" w:space="0" w:color="auto"/>
                                  </w:divBdr>
                                </w:div>
                                <w:div w:id="2137986413">
                                  <w:marLeft w:val="0"/>
                                  <w:marRight w:val="0"/>
                                  <w:marTop w:val="0"/>
                                  <w:marBottom w:val="0"/>
                                  <w:divBdr>
                                    <w:top w:val="none" w:sz="0" w:space="0" w:color="auto"/>
                                    <w:left w:val="none" w:sz="0" w:space="0" w:color="auto"/>
                                    <w:bottom w:val="none" w:sz="0" w:space="0" w:color="auto"/>
                                    <w:right w:val="none" w:sz="0" w:space="0" w:color="auto"/>
                                  </w:divBdr>
                                </w:div>
                                <w:div w:id="2622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81462">
              <w:marLeft w:val="0"/>
              <w:marRight w:val="0"/>
              <w:marTop w:val="0"/>
              <w:marBottom w:val="0"/>
              <w:divBdr>
                <w:top w:val="none" w:sz="0" w:space="0" w:color="auto"/>
                <w:left w:val="none" w:sz="0" w:space="0" w:color="auto"/>
                <w:bottom w:val="none" w:sz="0" w:space="0" w:color="auto"/>
                <w:right w:val="none" w:sz="0" w:space="0" w:color="auto"/>
              </w:divBdr>
              <w:divsChild>
                <w:div w:id="1457792430">
                  <w:marLeft w:val="0"/>
                  <w:marRight w:val="0"/>
                  <w:marTop w:val="0"/>
                  <w:marBottom w:val="0"/>
                  <w:divBdr>
                    <w:top w:val="none" w:sz="0" w:space="0" w:color="auto"/>
                    <w:left w:val="none" w:sz="0" w:space="0" w:color="auto"/>
                    <w:bottom w:val="none" w:sz="0" w:space="0" w:color="auto"/>
                    <w:right w:val="none" w:sz="0" w:space="0" w:color="auto"/>
                  </w:divBdr>
                  <w:divsChild>
                    <w:div w:id="653803450">
                      <w:marLeft w:val="0"/>
                      <w:marRight w:val="0"/>
                      <w:marTop w:val="0"/>
                      <w:marBottom w:val="0"/>
                      <w:divBdr>
                        <w:top w:val="none" w:sz="0" w:space="0" w:color="auto"/>
                        <w:left w:val="none" w:sz="0" w:space="0" w:color="auto"/>
                        <w:bottom w:val="none" w:sz="0" w:space="0" w:color="auto"/>
                        <w:right w:val="none" w:sz="0" w:space="0" w:color="auto"/>
                      </w:divBdr>
                      <w:divsChild>
                        <w:div w:id="918059728">
                          <w:marLeft w:val="0"/>
                          <w:marRight w:val="0"/>
                          <w:marTop w:val="0"/>
                          <w:marBottom w:val="0"/>
                          <w:divBdr>
                            <w:top w:val="none" w:sz="0" w:space="0" w:color="auto"/>
                            <w:left w:val="none" w:sz="0" w:space="0" w:color="auto"/>
                            <w:bottom w:val="none" w:sz="0" w:space="0" w:color="auto"/>
                            <w:right w:val="none" w:sz="0" w:space="0" w:color="auto"/>
                          </w:divBdr>
                          <w:divsChild>
                            <w:div w:id="1893348921">
                              <w:marLeft w:val="0"/>
                              <w:marRight w:val="0"/>
                              <w:marTop w:val="0"/>
                              <w:marBottom w:val="0"/>
                              <w:divBdr>
                                <w:top w:val="none" w:sz="0" w:space="0" w:color="auto"/>
                                <w:left w:val="none" w:sz="0" w:space="0" w:color="auto"/>
                                <w:bottom w:val="none" w:sz="0" w:space="0" w:color="auto"/>
                                <w:right w:val="none" w:sz="0" w:space="0" w:color="auto"/>
                              </w:divBdr>
                              <w:divsChild>
                                <w:div w:id="419760435">
                                  <w:marLeft w:val="0"/>
                                  <w:marRight w:val="0"/>
                                  <w:marTop w:val="0"/>
                                  <w:marBottom w:val="0"/>
                                  <w:divBdr>
                                    <w:top w:val="none" w:sz="0" w:space="0" w:color="auto"/>
                                    <w:left w:val="none" w:sz="0" w:space="0" w:color="auto"/>
                                    <w:bottom w:val="none" w:sz="0" w:space="0" w:color="auto"/>
                                    <w:right w:val="none" w:sz="0" w:space="0" w:color="auto"/>
                                  </w:divBdr>
                                </w:div>
                                <w:div w:id="1686860420">
                                  <w:marLeft w:val="0"/>
                                  <w:marRight w:val="0"/>
                                  <w:marTop w:val="0"/>
                                  <w:marBottom w:val="0"/>
                                  <w:divBdr>
                                    <w:top w:val="none" w:sz="0" w:space="0" w:color="auto"/>
                                    <w:left w:val="none" w:sz="0" w:space="0" w:color="auto"/>
                                    <w:bottom w:val="none" w:sz="0" w:space="0" w:color="auto"/>
                                    <w:right w:val="none" w:sz="0" w:space="0" w:color="auto"/>
                                  </w:divBdr>
                                </w:div>
                                <w:div w:id="1460681284">
                                  <w:marLeft w:val="0"/>
                                  <w:marRight w:val="0"/>
                                  <w:marTop w:val="0"/>
                                  <w:marBottom w:val="0"/>
                                  <w:divBdr>
                                    <w:top w:val="none" w:sz="0" w:space="0" w:color="auto"/>
                                    <w:left w:val="none" w:sz="0" w:space="0" w:color="auto"/>
                                    <w:bottom w:val="none" w:sz="0" w:space="0" w:color="auto"/>
                                    <w:right w:val="none" w:sz="0" w:space="0" w:color="auto"/>
                                  </w:divBdr>
                                </w:div>
                                <w:div w:id="185132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233766">
              <w:marLeft w:val="0"/>
              <w:marRight w:val="0"/>
              <w:marTop w:val="0"/>
              <w:marBottom w:val="0"/>
              <w:divBdr>
                <w:top w:val="none" w:sz="0" w:space="0" w:color="auto"/>
                <w:left w:val="none" w:sz="0" w:space="0" w:color="auto"/>
                <w:bottom w:val="none" w:sz="0" w:space="0" w:color="auto"/>
                <w:right w:val="none" w:sz="0" w:space="0" w:color="auto"/>
              </w:divBdr>
            </w:div>
            <w:div w:id="184102782">
              <w:marLeft w:val="0"/>
              <w:marRight w:val="0"/>
              <w:marTop w:val="0"/>
              <w:marBottom w:val="0"/>
              <w:divBdr>
                <w:top w:val="none" w:sz="0" w:space="0" w:color="auto"/>
                <w:left w:val="none" w:sz="0" w:space="0" w:color="auto"/>
                <w:bottom w:val="none" w:sz="0" w:space="0" w:color="auto"/>
                <w:right w:val="none" w:sz="0" w:space="0" w:color="auto"/>
              </w:divBdr>
              <w:divsChild>
                <w:div w:id="1870602104">
                  <w:marLeft w:val="0"/>
                  <w:marRight w:val="0"/>
                  <w:marTop w:val="0"/>
                  <w:marBottom w:val="0"/>
                  <w:divBdr>
                    <w:top w:val="none" w:sz="0" w:space="0" w:color="auto"/>
                    <w:left w:val="none" w:sz="0" w:space="0" w:color="auto"/>
                    <w:bottom w:val="none" w:sz="0" w:space="0" w:color="auto"/>
                    <w:right w:val="none" w:sz="0" w:space="0" w:color="auto"/>
                  </w:divBdr>
                </w:div>
                <w:div w:id="1028456615">
                  <w:marLeft w:val="0"/>
                  <w:marRight w:val="0"/>
                  <w:marTop w:val="0"/>
                  <w:marBottom w:val="0"/>
                  <w:divBdr>
                    <w:top w:val="none" w:sz="0" w:space="0" w:color="auto"/>
                    <w:left w:val="none" w:sz="0" w:space="0" w:color="auto"/>
                    <w:bottom w:val="none" w:sz="0" w:space="0" w:color="auto"/>
                    <w:right w:val="none" w:sz="0" w:space="0" w:color="auto"/>
                  </w:divBdr>
                </w:div>
              </w:divsChild>
            </w:div>
            <w:div w:id="1219896520">
              <w:marLeft w:val="0"/>
              <w:marRight w:val="0"/>
              <w:marTop w:val="0"/>
              <w:marBottom w:val="0"/>
              <w:divBdr>
                <w:top w:val="none" w:sz="0" w:space="0" w:color="auto"/>
                <w:left w:val="none" w:sz="0" w:space="0" w:color="auto"/>
                <w:bottom w:val="none" w:sz="0" w:space="0" w:color="auto"/>
                <w:right w:val="none" w:sz="0" w:space="0" w:color="auto"/>
              </w:divBdr>
              <w:divsChild>
                <w:div w:id="1261376258">
                  <w:marLeft w:val="0"/>
                  <w:marRight w:val="0"/>
                  <w:marTop w:val="0"/>
                  <w:marBottom w:val="0"/>
                  <w:divBdr>
                    <w:top w:val="none" w:sz="0" w:space="0" w:color="auto"/>
                    <w:left w:val="none" w:sz="0" w:space="0" w:color="auto"/>
                    <w:bottom w:val="none" w:sz="0" w:space="0" w:color="auto"/>
                    <w:right w:val="none" w:sz="0" w:space="0" w:color="auto"/>
                  </w:divBdr>
                  <w:divsChild>
                    <w:div w:id="77674809">
                      <w:marLeft w:val="0"/>
                      <w:marRight w:val="0"/>
                      <w:marTop w:val="0"/>
                      <w:marBottom w:val="0"/>
                      <w:divBdr>
                        <w:top w:val="none" w:sz="0" w:space="0" w:color="auto"/>
                        <w:left w:val="none" w:sz="0" w:space="0" w:color="auto"/>
                        <w:bottom w:val="none" w:sz="0" w:space="0" w:color="auto"/>
                        <w:right w:val="none" w:sz="0" w:space="0" w:color="auto"/>
                      </w:divBdr>
                      <w:divsChild>
                        <w:div w:id="2084639862">
                          <w:marLeft w:val="0"/>
                          <w:marRight w:val="0"/>
                          <w:marTop w:val="0"/>
                          <w:marBottom w:val="0"/>
                          <w:divBdr>
                            <w:top w:val="none" w:sz="0" w:space="0" w:color="auto"/>
                            <w:left w:val="none" w:sz="0" w:space="0" w:color="auto"/>
                            <w:bottom w:val="none" w:sz="0" w:space="0" w:color="auto"/>
                            <w:right w:val="none" w:sz="0" w:space="0" w:color="auto"/>
                          </w:divBdr>
                          <w:divsChild>
                            <w:div w:id="523711785">
                              <w:marLeft w:val="0"/>
                              <w:marRight w:val="0"/>
                              <w:marTop w:val="0"/>
                              <w:marBottom w:val="0"/>
                              <w:divBdr>
                                <w:top w:val="none" w:sz="0" w:space="0" w:color="auto"/>
                                <w:left w:val="none" w:sz="0" w:space="0" w:color="auto"/>
                                <w:bottom w:val="none" w:sz="0" w:space="0" w:color="auto"/>
                                <w:right w:val="none" w:sz="0" w:space="0" w:color="auto"/>
                              </w:divBdr>
                              <w:divsChild>
                                <w:div w:id="709501204">
                                  <w:marLeft w:val="0"/>
                                  <w:marRight w:val="0"/>
                                  <w:marTop w:val="0"/>
                                  <w:marBottom w:val="0"/>
                                  <w:divBdr>
                                    <w:top w:val="none" w:sz="0" w:space="0" w:color="auto"/>
                                    <w:left w:val="none" w:sz="0" w:space="0" w:color="auto"/>
                                    <w:bottom w:val="none" w:sz="0" w:space="0" w:color="auto"/>
                                    <w:right w:val="none" w:sz="0" w:space="0" w:color="auto"/>
                                  </w:divBdr>
                                </w:div>
                                <w:div w:id="2127842528">
                                  <w:marLeft w:val="0"/>
                                  <w:marRight w:val="0"/>
                                  <w:marTop w:val="0"/>
                                  <w:marBottom w:val="0"/>
                                  <w:divBdr>
                                    <w:top w:val="none" w:sz="0" w:space="0" w:color="auto"/>
                                    <w:left w:val="none" w:sz="0" w:space="0" w:color="auto"/>
                                    <w:bottom w:val="none" w:sz="0" w:space="0" w:color="auto"/>
                                    <w:right w:val="none" w:sz="0" w:space="0" w:color="auto"/>
                                  </w:divBdr>
                                </w:div>
                                <w:div w:id="1138768446">
                                  <w:marLeft w:val="0"/>
                                  <w:marRight w:val="0"/>
                                  <w:marTop w:val="0"/>
                                  <w:marBottom w:val="0"/>
                                  <w:divBdr>
                                    <w:top w:val="none" w:sz="0" w:space="0" w:color="auto"/>
                                    <w:left w:val="none" w:sz="0" w:space="0" w:color="auto"/>
                                    <w:bottom w:val="none" w:sz="0" w:space="0" w:color="auto"/>
                                    <w:right w:val="none" w:sz="0" w:space="0" w:color="auto"/>
                                  </w:divBdr>
                                </w:div>
                                <w:div w:id="136142715">
                                  <w:marLeft w:val="0"/>
                                  <w:marRight w:val="0"/>
                                  <w:marTop w:val="0"/>
                                  <w:marBottom w:val="0"/>
                                  <w:divBdr>
                                    <w:top w:val="none" w:sz="0" w:space="0" w:color="auto"/>
                                    <w:left w:val="none" w:sz="0" w:space="0" w:color="auto"/>
                                    <w:bottom w:val="none" w:sz="0" w:space="0" w:color="auto"/>
                                    <w:right w:val="none" w:sz="0" w:space="0" w:color="auto"/>
                                  </w:divBdr>
                                </w:div>
                                <w:div w:id="100036307">
                                  <w:marLeft w:val="0"/>
                                  <w:marRight w:val="0"/>
                                  <w:marTop w:val="0"/>
                                  <w:marBottom w:val="0"/>
                                  <w:divBdr>
                                    <w:top w:val="none" w:sz="0" w:space="0" w:color="auto"/>
                                    <w:left w:val="none" w:sz="0" w:space="0" w:color="auto"/>
                                    <w:bottom w:val="none" w:sz="0" w:space="0" w:color="auto"/>
                                    <w:right w:val="none" w:sz="0" w:space="0" w:color="auto"/>
                                  </w:divBdr>
                                </w:div>
                                <w:div w:id="1318874418">
                                  <w:marLeft w:val="0"/>
                                  <w:marRight w:val="0"/>
                                  <w:marTop w:val="0"/>
                                  <w:marBottom w:val="0"/>
                                  <w:divBdr>
                                    <w:top w:val="none" w:sz="0" w:space="0" w:color="auto"/>
                                    <w:left w:val="none" w:sz="0" w:space="0" w:color="auto"/>
                                    <w:bottom w:val="none" w:sz="0" w:space="0" w:color="auto"/>
                                    <w:right w:val="none" w:sz="0" w:space="0" w:color="auto"/>
                                  </w:divBdr>
                                </w:div>
                                <w:div w:id="876043661">
                                  <w:marLeft w:val="0"/>
                                  <w:marRight w:val="0"/>
                                  <w:marTop w:val="0"/>
                                  <w:marBottom w:val="0"/>
                                  <w:divBdr>
                                    <w:top w:val="none" w:sz="0" w:space="0" w:color="auto"/>
                                    <w:left w:val="none" w:sz="0" w:space="0" w:color="auto"/>
                                    <w:bottom w:val="none" w:sz="0" w:space="0" w:color="auto"/>
                                    <w:right w:val="none" w:sz="0" w:space="0" w:color="auto"/>
                                  </w:divBdr>
                                </w:div>
                                <w:div w:id="291323365">
                                  <w:marLeft w:val="0"/>
                                  <w:marRight w:val="0"/>
                                  <w:marTop w:val="0"/>
                                  <w:marBottom w:val="0"/>
                                  <w:divBdr>
                                    <w:top w:val="none" w:sz="0" w:space="0" w:color="auto"/>
                                    <w:left w:val="none" w:sz="0" w:space="0" w:color="auto"/>
                                    <w:bottom w:val="none" w:sz="0" w:space="0" w:color="auto"/>
                                    <w:right w:val="none" w:sz="0" w:space="0" w:color="auto"/>
                                  </w:divBdr>
                                </w:div>
                                <w:div w:id="362706432">
                                  <w:marLeft w:val="0"/>
                                  <w:marRight w:val="0"/>
                                  <w:marTop w:val="0"/>
                                  <w:marBottom w:val="0"/>
                                  <w:divBdr>
                                    <w:top w:val="none" w:sz="0" w:space="0" w:color="auto"/>
                                    <w:left w:val="none" w:sz="0" w:space="0" w:color="auto"/>
                                    <w:bottom w:val="none" w:sz="0" w:space="0" w:color="auto"/>
                                    <w:right w:val="none" w:sz="0" w:space="0" w:color="auto"/>
                                  </w:divBdr>
                                </w:div>
                                <w:div w:id="3516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766785">
              <w:marLeft w:val="0"/>
              <w:marRight w:val="0"/>
              <w:marTop w:val="0"/>
              <w:marBottom w:val="0"/>
              <w:divBdr>
                <w:top w:val="none" w:sz="0" w:space="0" w:color="auto"/>
                <w:left w:val="none" w:sz="0" w:space="0" w:color="auto"/>
                <w:bottom w:val="none" w:sz="0" w:space="0" w:color="auto"/>
                <w:right w:val="none" w:sz="0" w:space="0" w:color="auto"/>
              </w:divBdr>
              <w:divsChild>
                <w:div w:id="242227445">
                  <w:marLeft w:val="0"/>
                  <w:marRight w:val="0"/>
                  <w:marTop w:val="0"/>
                  <w:marBottom w:val="0"/>
                  <w:divBdr>
                    <w:top w:val="none" w:sz="0" w:space="0" w:color="auto"/>
                    <w:left w:val="none" w:sz="0" w:space="0" w:color="auto"/>
                    <w:bottom w:val="none" w:sz="0" w:space="0" w:color="auto"/>
                    <w:right w:val="none" w:sz="0" w:space="0" w:color="auto"/>
                  </w:divBdr>
                </w:div>
                <w:div w:id="118496720">
                  <w:marLeft w:val="0"/>
                  <w:marRight w:val="0"/>
                  <w:marTop w:val="0"/>
                  <w:marBottom w:val="0"/>
                  <w:divBdr>
                    <w:top w:val="none" w:sz="0" w:space="0" w:color="auto"/>
                    <w:left w:val="none" w:sz="0" w:space="0" w:color="auto"/>
                    <w:bottom w:val="none" w:sz="0" w:space="0" w:color="auto"/>
                    <w:right w:val="none" w:sz="0" w:space="0" w:color="auto"/>
                  </w:divBdr>
                </w:div>
                <w:div w:id="1282691098">
                  <w:marLeft w:val="0"/>
                  <w:marRight w:val="0"/>
                  <w:marTop w:val="0"/>
                  <w:marBottom w:val="0"/>
                  <w:divBdr>
                    <w:top w:val="none" w:sz="0" w:space="0" w:color="auto"/>
                    <w:left w:val="none" w:sz="0" w:space="0" w:color="auto"/>
                    <w:bottom w:val="none" w:sz="0" w:space="0" w:color="auto"/>
                    <w:right w:val="none" w:sz="0" w:space="0" w:color="auto"/>
                  </w:divBdr>
                </w:div>
                <w:div w:id="420025434">
                  <w:marLeft w:val="0"/>
                  <w:marRight w:val="0"/>
                  <w:marTop w:val="0"/>
                  <w:marBottom w:val="0"/>
                  <w:divBdr>
                    <w:top w:val="none" w:sz="0" w:space="0" w:color="auto"/>
                    <w:left w:val="none" w:sz="0" w:space="0" w:color="auto"/>
                    <w:bottom w:val="none" w:sz="0" w:space="0" w:color="auto"/>
                    <w:right w:val="none" w:sz="0" w:space="0" w:color="auto"/>
                  </w:divBdr>
                </w:div>
                <w:div w:id="1275867833">
                  <w:marLeft w:val="0"/>
                  <w:marRight w:val="0"/>
                  <w:marTop w:val="0"/>
                  <w:marBottom w:val="0"/>
                  <w:divBdr>
                    <w:top w:val="none" w:sz="0" w:space="0" w:color="auto"/>
                    <w:left w:val="none" w:sz="0" w:space="0" w:color="auto"/>
                    <w:bottom w:val="none" w:sz="0" w:space="0" w:color="auto"/>
                    <w:right w:val="none" w:sz="0" w:space="0" w:color="auto"/>
                  </w:divBdr>
                </w:div>
                <w:div w:id="1802529827">
                  <w:marLeft w:val="0"/>
                  <w:marRight w:val="0"/>
                  <w:marTop w:val="0"/>
                  <w:marBottom w:val="0"/>
                  <w:divBdr>
                    <w:top w:val="none" w:sz="0" w:space="0" w:color="auto"/>
                    <w:left w:val="none" w:sz="0" w:space="0" w:color="auto"/>
                    <w:bottom w:val="none" w:sz="0" w:space="0" w:color="auto"/>
                    <w:right w:val="none" w:sz="0" w:space="0" w:color="auto"/>
                  </w:divBdr>
                </w:div>
                <w:div w:id="748505279">
                  <w:marLeft w:val="0"/>
                  <w:marRight w:val="0"/>
                  <w:marTop w:val="0"/>
                  <w:marBottom w:val="0"/>
                  <w:divBdr>
                    <w:top w:val="none" w:sz="0" w:space="0" w:color="auto"/>
                    <w:left w:val="none" w:sz="0" w:space="0" w:color="auto"/>
                    <w:bottom w:val="none" w:sz="0" w:space="0" w:color="auto"/>
                    <w:right w:val="none" w:sz="0" w:space="0" w:color="auto"/>
                  </w:divBdr>
                </w:div>
                <w:div w:id="1553153951">
                  <w:marLeft w:val="0"/>
                  <w:marRight w:val="0"/>
                  <w:marTop w:val="0"/>
                  <w:marBottom w:val="0"/>
                  <w:divBdr>
                    <w:top w:val="none" w:sz="0" w:space="0" w:color="auto"/>
                    <w:left w:val="none" w:sz="0" w:space="0" w:color="auto"/>
                    <w:bottom w:val="none" w:sz="0" w:space="0" w:color="auto"/>
                    <w:right w:val="none" w:sz="0" w:space="0" w:color="auto"/>
                  </w:divBdr>
                </w:div>
                <w:div w:id="1208294844">
                  <w:marLeft w:val="0"/>
                  <w:marRight w:val="0"/>
                  <w:marTop w:val="0"/>
                  <w:marBottom w:val="0"/>
                  <w:divBdr>
                    <w:top w:val="none" w:sz="0" w:space="0" w:color="auto"/>
                    <w:left w:val="none" w:sz="0" w:space="0" w:color="auto"/>
                    <w:bottom w:val="none" w:sz="0" w:space="0" w:color="auto"/>
                    <w:right w:val="none" w:sz="0" w:space="0" w:color="auto"/>
                  </w:divBdr>
                </w:div>
                <w:div w:id="1251040565">
                  <w:marLeft w:val="0"/>
                  <w:marRight w:val="0"/>
                  <w:marTop w:val="0"/>
                  <w:marBottom w:val="0"/>
                  <w:divBdr>
                    <w:top w:val="none" w:sz="0" w:space="0" w:color="auto"/>
                    <w:left w:val="none" w:sz="0" w:space="0" w:color="auto"/>
                    <w:bottom w:val="none" w:sz="0" w:space="0" w:color="auto"/>
                    <w:right w:val="none" w:sz="0" w:space="0" w:color="auto"/>
                  </w:divBdr>
                </w:div>
              </w:divsChild>
            </w:div>
            <w:div w:id="1723283278">
              <w:marLeft w:val="0"/>
              <w:marRight w:val="0"/>
              <w:marTop w:val="0"/>
              <w:marBottom w:val="0"/>
              <w:divBdr>
                <w:top w:val="none" w:sz="0" w:space="0" w:color="auto"/>
                <w:left w:val="none" w:sz="0" w:space="0" w:color="auto"/>
                <w:bottom w:val="none" w:sz="0" w:space="0" w:color="auto"/>
                <w:right w:val="none" w:sz="0" w:space="0" w:color="auto"/>
              </w:divBdr>
            </w:div>
            <w:div w:id="192152779">
              <w:marLeft w:val="0"/>
              <w:marRight w:val="0"/>
              <w:marTop w:val="0"/>
              <w:marBottom w:val="0"/>
              <w:divBdr>
                <w:top w:val="none" w:sz="0" w:space="0" w:color="auto"/>
                <w:left w:val="none" w:sz="0" w:space="0" w:color="auto"/>
                <w:bottom w:val="none" w:sz="0" w:space="0" w:color="auto"/>
                <w:right w:val="none" w:sz="0" w:space="0" w:color="auto"/>
              </w:divBdr>
              <w:divsChild>
                <w:div w:id="1175998049">
                  <w:marLeft w:val="0"/>
                  <w:marRight w:val="0"/>
                  <w:marTop w:val="0"/>
                  <w:marBottom w:val="0"/>
                  <w:divBdr>
                    <w:top w:val="none" w:sz="0" w:space="0" w:color="auto"/>
                    <w:left w:val="none" w:sz="0" w:space="0" w:color="auto"/>
                    <w:bottom w:val="none" w:sz="0" w:space="0" w:color="auto"/>
                    <w:right w:val="none" w:sz="0" w:space="0" w:color="auto"/>
                  </w:divBdr>
                  <w:divsChild>
                    <w:div w:id="891774581">
                      <w:marLeft w:val="0"/>
                      <w:marRight w:val="0"/>
                      <w:marTop w:val="0"/>
                      <w:marBottom w:val="0"/>
                      <w:divBdr>
                        <w:top w:val="none" w:sz="0" w:space="0" w:color="auto"/>
                        <w:left w:val="none" w:sz="0" w:space="0" w:color="auto"/>
                        <w:bottom w:val="none" w:sz="0" w:space="0" w:color="auto"/>
                        <w:right w:val="none" w:sz="0" w:space="0" w:color="auto"/>
                      </w:divBdr>
                      <w:divsChild>
                        <w:div w:id="1409420961">
                          <w:marLeft w:val="0"/>
                          <w:marRight w:val="0"/>
                          <w:marTop w:val="0"/>
                          <w:marBottom w:val="0"/>
                          <w:divBdr>
                            <w:top w:val="none" w:sz="0" w:space="0" w:color="auto"/>
                            <w:left w:val="none" w:sz="0" w:space="0" w:color="auto"/>
                            <w:bottom w:val="none" w:sz="0" w:space="0" w:color="auto"/>
                            <w:right w:val="none" w:sz="0" w:space="0" w:color="auto"/>
                          </w:divBdr>
                          <w:divsChild>
                            <w:div w:id="1559168006">
                              <w:marLeft w:val="0"/>
                              <w:marRight w:val="0"/>
                              <w:marTop w:val="0"/>
                              <w:marBottom w:val="0"/>
                              <w:divBdr>
                                <w:top w:val="none" w:sz="0" w:space="0" w:color="auto"/>
                                <w:left w:val="none" w:sz="0" w:space="0" w:color="auto"/>
                                <w:bottom w:val="none" w:sz="0" w:space="0" w:color="auto"/>
                                <w:right w:val="none" w:sz="0" w:space="0" w:color="auto"/>
                              </w:divBdr>
                              <w:divsChild>
                                <w:div w:id="67955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560960">
              <w:marLeft w:val="0"/>
              <w:marRight w:val="0"/>
              <w:marTop w:val="0"/>
              <w:marBottom w:val="0"/>
              <w:divBdr>
                <w:top w:val="none" w:sz="0" w:space="0" w:color="auto"/>
                <w:left w:val="none" w:sz="0" w:space="0" w:color="auto"/>
                <w:bottom w:val="none" w:sz="0" w:space="0" w:color="auto"/>
                <w:right w:val="none" w:sz="0" w:space="0" w:color="auto"/>
              </w:divBdr>
              <w:divsChild>
                <w:div w:id="1466435533">
                  <w:marLeft w:val="0"/>
                  <w:marRight w:val="0"/>
                  <w:marTop w:val="0"/>
                  <w:marBottom w:val="0"/>
                  <w:divBdr>
                    <w:top w:val="none" w:sz="0" w:space="0" w:color="auto"/>
                    <w:left w:val="none" w:sz="0" w:space="0" w:color="auto"/>
                    <w:bottom w:val="none" w:sz="0" w:space="0" w:color="auto"/>
                    <w:right w:val="none" w:sz="0" w:space="0" w:color="auto"/>
                  </w:divBdr>
                </w:div>
                <w:div w:id="1622757971">
                  <w:marLeft w:val="0"/>
                  <w:marRight w:val="0"/>
                  <w:marTop w:val="0"/>
                  <w:marBottom w:val="0"/>
                  <w:divBdr>
                    <w:top w:val="none" w:sz="0" w:space="0" w:color="auto"/>
                    <w:left w:val="none" w:sz="0" w:space="0" w:color="auto"/>
                    <w:bottom w:val="none" w:sz="0" w:space="0" w:color="auto"/>
                    <w:right w:val="none" w:sz="0" w:space="0" w:color="auto"/>
                  </w:divBdr>
                </w:div>
                <w:div w:id="1364942073">
                  <w:marLeft w:val="0"/>
                  <w:marRight w:val="0"/>
                  <w:marTop w:val="0"/>
                  <w:marBottom w:val="0"/>
                  <w:divBdr>
                    <w:top w:val="none" w:sz="0" w:space="0" w:color="auto"/>
                    <w:left w:val="none" w:sz="0" w:space="0" w:color="auto"/>
                    <w:bottom w:val="none" w:sz="0" w:space="0" w:color="auto"/>
                    <w:right w:val="none" w:sz="0" w:space="0" w:color="auto"/>
                  </w:divBdr>
                </w:div>
                <w:div w:id="1854106646">
                  <w:marLeft w:val="0"/>
                  <w:marRight w:val="0"/>
                  <w:marTop w:val="0"/>
                  <w:marBottom w:val="0"/>
                  <w:divBdr>
                    <w:top w:val="none" w:sz="0" w:space="0" w:color="auto"/>
                    <w:left w:val="none" w:sz="0" w:space="0" w:color="auto"/>
                    <w:bottom w:val="none" w:sz="0" w:space="0" w:color="auto"/>
                    <w:right w:val="none" w:sz="0" w:space="0" w:color="auto"/>
                  </w:divBdr>
                </w:div>
                <w:div w:id="920530186">
                  <w:marLeft w:val="0"/>
                  <w:marRight w:val="0"/>
                  <w:marTop w:val="0"/>
                  <w:marBottom w:val="0"/>
                  <w:divBdr>
                    <w:top w:val="none" w:sz="0" w:space="0" w:color="auto"/>
                    <w:left w:val="none" w:sz="0" w:space="0" w:color="auto"/>
                    <w:bottom w:val="none" w:sz="0" w:space="0" w:color="auto"/>
                    <w:right w:val="none" w:sz="0" w:space="0" w:color="auto"/>
                  </w:divBdr>
                </w:div>
                <w:div w:id="1655792447">
                  <w:marLeft w:val="0"/>
                  <w:marRight w:val="0"/>
                  <w:marTop w:val="0"/>
                  <w:marBottom w:val="0"/>
                  <w:divBdr>
                    <w:top w:val="none" w:sz="0" w:space="0" w:color="auto"/>
                    <w:left w:val="none" w:sz="0" w:space="0" w:color="auto"/>
                    <w:bottom w:val="none" w:sz="0" w:space="0" w:color="auto"/>
                    <w:right w:val="none" w:sz="0" w:space="0" w:color="auto"/>
                  </w:divBdr>
                </w:div>
                <w:div w:id="385570724">
                  <w:marLeft w:val="0"/>
                  <w:marRight w:val="0"/>
                  <w:marTop w:val="0"/>
                  <w:marBottom w:val="0"/>
                  <w:divBdr>
                    <w:top w:val="none" w:sz="0" w:space="0" w:color="auto"/>
                    <w:left w:val="none" w:sz="0" w:space="0" w:color="auto"/>
                    <w:bottom w:val="none" w:sz="0" w:space="0" w:color="auto"/>
                    <w:right w:val="none" w:sz="0" w:space="0" w:color="auto"/>
                  </w:divBdr>
                </w:div>
              </w:divsChild>
            </w:div>
            <w:div w:id="899825125">
              <w:marLeft w:val="0"/>
              <w:marRight w:val="0"/>
              <w:marTop w:val="0"/>
              <w:marBottom w:val="0"/>
              <w:divBdr>
                <w:top w:val="none" w:sz="0" w:space="0" w:color="auto"/>
                <w:left w:val="none" w:sz="0" w:space="0" w:color="auto"/>
                <w:bottom w:val="none" w:sz="0" w:space="0" w:color="auto"/>
                <w:right w:val="none" w:sz="0" w:space="0" w:color="auto"/>
              </w:divBdr>
            </w:div>
            <w:div w:id="1977684998">
              <w:marLeft w:val="0"/>
              <w:marRight w:val="0"/>
              <w:marTop w:val="0"/>
              <w:marBottom w:val="0"/>
              <w:divBdr>
                <w:top w:val="none" w:sz="0" w:space="0" w:color="auto"/>
                <w:left w:val="none" w:sz="0" w:space="0" w:color="auto"/>
                <w:bottom w:val="none" w:sz="0" w:space="0" w:color="auto"/>
                <w:right w:val="none" w:sz="0" w:space="0" w:color="auto"/>
              </w:divBdr>
            </w:div>
            <w:div w:id="303118571">
              <w:marLeft w:val="0"/>
              <w:marRight w:val="0"/>
              <w:marTop w:val="0"/>
              <w:marBottom w:val="0"/>
              <w:divBdr>
                <w:top w:val="none" w:sz="0" w:space="0" w:color="auto"/>
                <w:left w:val="none" w:sz="0" w:space="0" w:color="auto"/>
                <w:bottom w:val="none" w:sz="0" w:space="0" w:color="auto"/>
                <w:right w:val="none" w:sz="0" w:space="0" w:color="auto"/>
              </w:divBdr>
              <w:divsChild>
                <w:div w:id="1135098431">
                  <w:marLeft w:val="0"/>
                  <w:marRight w:val="0"/>
                  <w:marTop w:val="0"/>
                  <w:marBottom w:val="0"/>
                  <w:divBdr>
                    <w:top w:val="none" w:sz="0" w:space="0" w:color="auto"/>
                    <w:left w:val="none" w:sz="0" w:space="0" w:color="auto"/>
                    <w:bottom w:val="none" w:sz="0" w:space="0" w:color="auto"/>
                    <w:right w:val="none" w:sz="0" w:space="0" w:color="auto"/>
                  </w:divBdr>
                  <w:divsChild>
                    <w:div w:id="371002050">
                      <w:marLeft w:val="0"/>
                      <w:marRight w:val="0"/>
                      <w:marTop w:val="0"/>
                      <w:marBottom w:val="0"/>
                      <w:divBdr>
                        <w:top w:val="none" w:sz="0" w:space="0" w:color="auto"/>
                        <w:left w:val="none" w:sz="0" w:space="0" w:color="auto"/>
                        <w:bottom w:val="none" w:sz="0" w:space="0" w:color="auto"/>
                        <w:right w:val="none" w:sz="0" w:space="0" w:color="auto"/>
                      </w:divBdr>
                      <w:divsChild>
                        <w:div w:id="1442189053">
                          <w:marLeft w:val="0"/>
                          <w:marRight w:val="0"/>
                          <w:marTop w:val="0"/>
                          <w:marBottom w:val="0"/>
                          <w:divBdr>
                            <w:top w:val="none" w:sz="0" w:space="0" w:color="auto"/>
                            <w:left w:val="none" w:sz="0" w:space="0" w:color="auto"/>
                            <w:bottom w:val="none" w:sz="0" w:space="0" w:color="auto"/>
                            <w:right w:val="none" w:sz="0" w:space="0" w:color="auto"/>
                          </w:divBdr>
                          <w:divsChild>
                            <w:div w:id="318921086">
                              <w:marLeft w:val="0"/>
                              <w:marRight w:val="0"/>
                              <w:marTop w:val="0"/>
                              <w:marBottom w:val="0"/>
                              <w:divBdr>
                                <w:top w:val="none" w:sz="0" w:space="0" w:color="auto"/>
                                <w:left w:val="none" w:sz="0" w:space="0" w:color="auto"/>
                                <w:bottom w:val="none" w:sz="0" w:space="0" w:color="auto"/>
                                <w:right w:val="none" w:sz="0" w:space="0" w:color="auto"/>
                              </w:divBdr>
                              <w:divsChild>
                                <w:div w:id="1054352946">
                                  <w:marLeft w:val="0"/>
                                  <w:marRight w:val="0"/>
                                  <w:marTop w:val="0"/>
                                  <w:marBottom w:val="0"/>
                                  <w:divBdr>
                                    <w:top w:val="none" w:sz="0" w:space="0" w:color="auto"/>
                                    <w:left w:val="none" w:sz="0" w:space="0" w:color="auto"/>
                                    <w:bottom w:val="none" w:sz="0" w:space="0" w:color="auto"/>
                                    <w:right w:val="none" w:sz="0" w:space="0" w:color="auto"/>
                                  </w:divBdr>
                                </w:div>
                                <w:div w:id="1329552177">
                                  <w:marLeft w:val="0"/>
                                  <w:marRight w:val="0"/>
                                  <w:marTop w:val="0"/>
                                  <w:marBottom w:val="0"/>
                                  <w:divBdr>
                                    <w:top w:val="none" w:sz="0" w:space="0" w:color="auto"/>
                                    <w:left w:val="none" w:sz="0" w:space="0" w:color="auto"/>
                                    <w:bottom w:val="none" w:sz="0" w:space="0" w:color="auto"/>
                                    <w:right w:val="none" w:sz="0" w:space="0" w:color="auto"/>
                                  </w:divBdr>
                                </w:div>
                                <w:div w:id="223418369">
                                  <w:marLeft w:val="0"/>
                                  <w:marRight w:val="0"/>
                                  <w:marTop w:val="0"/>
                                  <w:marBottom w:val="0"/>
                                  <w:divBdr>
                                    <w:top w:val="none" w:sz="0" w:space="0" w:color="auto"/>
                                    <w:left w:val="none" w:sz="0" w:space="0" w:color="auto"/>
                                    <w:bottom w:val="none" w:sz="0" w:space="0" w:color="auto"/>
                                    <w:right w:val="none" w:sz="0" w:space="0" w:color="auto"/>
                                  </w:divBdr>
                                </w:div>
                                <w:div w:id="1620718852">
                                  <w:marLeft w:val="0"/>
                                  <w:marRight w:val="0"/>
                                  <w:marTop w:val="0"/>
                                  <w:marBottom w:val="0"/>
                                  <w:divBdr>
                                    <w:top w:val="none" w:sz="0" w:space="0" w:color="auto"/>
                                    <w:left w:val="none" w:sz="0" w:space="0" w:color="auto"/>
                                    <w:bottom w:val="none" w:sz="0" w:space="0" w:color="auto"/>
                                    <w:right w:val="none" w:sz="0" w:space="0" w:color="auto"/>
                                  </w:divBdr>
                                </w:div>
                                <w:div w:id="2083676571">
                                  <w:marLeft w:val="0"/>
                                  <w:marRight w:val="0"/>
                                  <w:marTop w:val="0"/>
                                  <w:marBottom w:val="0"/>
                                  <w:divBdr>
                                    <w:top w:val="none" w:sz="0" w:space="0" w:color="auto"/>
                                    <w:left w:val="none" w:sz="0" w:space="0" w:color="auto"/>
                                    <w:bottom w:val="none" w:sz="0" w:space="0" w:color="auto"/>
                                    <w:right w:val="none" w:sz="0" w:space="0" w:color="auto"/>
                                  </w:divBdr>
                                </w:div>
                                <w:div w:id="157381393">
                                  <w:marLeft w:val="0"/>
                                  <w:marRight w:val="0"/>
                                  <w:marTop w:val="0"/>
                                  <w:marBottom w:val="0"/>
                                  <w:divBdr>
                                    <w:top w:val="none" w:sz="0" w:space="0" w:color="auto"/>
                                    <w:left w:val="none" w:sz="0" w:space="0" w:color="auto"/>
                                    <w:bottom w:val="none" w:sz="0" w:space="0" w:color="auto"/>
                                    <w:right w:val="none" w:sz="0" w:space="0" w:color="auto"/>
                                  </w:divBdr>
                                </w:div>
                                <w:div w:id="20012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504320">
              <w:marLeft w:val="0"/>
              <w:marRight w:val="0"/>
              <w:marTop w:val="0"/>
              <w:marBottom w:val="0"/>
              <w:divBdr>
                <w:top w:val="none" w:sz="0" w:space="0" w:color="auto"/>
                <w:left w:val="none" w:sz="0" w:space="0" w:color="auto"/>
                <w:bottom w:val="none" w:sz="0" w:space="0" w:color="auto"/>
                <w:right w:val="none" w:sz="0" w:space="0" w:color="auto"/>
              </w:divBdr>
              <w:divsChild>
                <w:div w:id="1213227543">
                  <w:marLeft w:val="0"/>
                  <w:marRight w:val="0"/>
                  <w:marTop w:val="0"/>
                  <w:marBottom w:val="0"/>
                  <w:divBdr>
                    <w:top w:val="none" w:sz="0" w:space="0" w:color="auto"/>
                    <w:left w:val="none" w:sz="0" w:space="0" w:color="auto"/>
                    <w:bottom w:val="none" w:sz="0" w:space="0" w:color="auto"/>
                    <w:right w:val="none" w:sz="0" w:space="0" w:color="auto"/>
                  </w:divBdr>
                  <w:divsChild>
                    <w:div w:id="1673755088">
                      <w:marLeft w:val="0"/>
                      <w:marRight w:val="0"/>
                      <w:marTop w:val="0"/>
                      <w:marBottom w:val="0"/>
                      <w:divBdr>
                        <w:top w:val="none" w:sz="0" w:space="0" w:color="auto"/>
                        <w:left w:val="none" w:sz="0" w:space="0" w:color="auto"/>
                        <w:bottom w:val="none" w:sz="0" w:space="0" w:color="auto"/>
                        <w:right w:val="none" w:sz="0" w:space="0" w:color="auto"/>
                      </w:divBdr>
                      <w:divsChild>
                        <w:div w:id="1313560401">
                          <w:marLeft w:val="0"/>
                          <w:marRight w:val="0"/>
                          <w:marTop w:val="0"/>
                          <w:marBottom w:val="0"/>
                          <w:divBdr>
                            <w:top w:val="none" w:sz="0" w:space="0" w:color="auto"/>
                            <w:left w:val="none" w:sz="0" w:space="0" w:color="auto"/>
                            <w:bottom w:val="none" w:sz="0" w:space="0" w:color="auto"/>
                            <w:right w:val="none" w:sz="0" w:space="0" w:color="auto"/>
                          </w:divBdr>
                          <w:divsChild>
                            <w:div w:id="815143736">
                              <w:marLeft w:val="0"/>
                              <w:marRight w:val="0"/>
                              <w:marTop w:val="0"/>
                              <w:marBottom w:val="0"/>
                              <w:divBdr>
                                <w:top w:val="none" w:sz="0" w:space="0" w:color="auto"/>
                                <w:left w:val="none" w:sz="0" w:space="0" w:color="auto"/>
                                <w:bottom w:val="none" w:sz="0" w:space="0" w:color="auto"/>
                                <w:right w:val="none" w:sz="0" w:space="0" w:color="auto"/>
                              </w:divBdr>
                              <w:divsChild>
                                <w:div w:id="915436049">
                                  <w:marLeft w:val="0"/>
                                  <w:marRight w:val="0"/>
                                  <w:marTop w:val="0"/>
                                  <w:marBottom w:val="0"/>
                                  <w:divBdr>
                                    <w:top w:val="none" w:sz="0" w:space="0" w:color="auto"/>
                                    <w:left w:val="none" w:sz="0" w:space="0" w:color="auto"/>
                                    <w:bottom w:val="none" w:sz="0" w:space="0" w:color="auto"/>
                                    <w:right w:val="none" w:sz="0" w:space="0" w:color="auto"/>
                                  </w:divBdr>
                                </w:div>
                                <w:div w:id="332873885">
                                  <w:marLeft w:val="0"/>
                                  <w:marRight w:val="0"/>
                                  <w:marTop w:val="0"/>
                                  <w:marBottom w:val="0"/>
                                  <w:divBdr>
                                    <w:top w:val="none" w:sz="0" w:space="0" w:color="auto"/>
                                    <w:left w:val="none" w:sz="0" w:space="0" w:color="auto"/>
                                    <w:bottom w:val="none" w:sz="0" w:space="0" w:color="auto"/>
                                    <w:right w:val="none" w:sz="0" w:space="0" w:color="auto"/>
                                  </w:divBdr>
                                </w:div>
                                <w:div w:id="1569462355">
                                  <w:marLeft w:val="0"/>
                                  <w:marRight w:val="0"/>
                                  <w:marTop w:val="0"/>
                                  <w:marBottom w:val="0"/>
                                  <w:divBdr>
                                    <w:top w:val="none" w:sz="0" w:space="0" w:color="auto"/>
                                    <w:left w:val="none" w:sz="0" w:space="0" w:color="auto"/>
                                    <w:bottom w:val="none" w:sz="0" w:space="0" w:color="auto"/>
                                    <w:right w:val="none" w:sz="0" w:space="0" w:color="auto"/>
                                  </w:divBdr>
                                </w:div>
                                <w:div w:id="1134718759">
                                  <w:marLeft w:val="0"/>
                                  <w:marRight w:val="0"/>
                                  <w:marTop w:val="0"/>
                                  <w:marBottom w:val="0"/>
                                  <w:divBdr>
                                    <w:top w:val="none" w:sz="0" w:space="0" w:color="auto"/>
                                    <w:left w:val="none" w:sz="0" w:space="0" w:color="auto"/>
                                    <w:bottom w:val="none" w:sz="0" w:space="0" w:color="auto"/>
                                    <w:right w:val="none" w:sz="0" w:space="0" w:color="auto"/>
                                  </w:divBdr>
                                </w:div>
                                <w:div w:id="1459646210">
                                  <w:marLeft w:val="0"/>
                                  <w:marRight w:val="0"/>
                                  <w:marTop w:val="0"/>
                                  <w:marBottom w:val="0"/>
                                  <w:divBdr>
                                    <w:top w:val="none" w:sz="0" w:space="0" w:color="auto"/>
                                    <w:left w:val="none" w:sz="0" w:space="0" w:color="auto"/>
                                    <w:bottom w:val="none" w:sz="0" w:space="0" w:color="auto"/>
                                    <w:right w:val="none" w:sz="0" w:space="0" w:color="auto"/>
                                  </w:divBdr>
                                </w:div>
                                <w:div w:id="1017924566">
                                  <w:marLeft w:val="0"/>
                                  <w:marRight w:val="0"/>
                                  <w:marTop w:val="0"/>
                                  <w:marBottom w:val="0"/>
                                  <w:divBdr>
                                    <w:top w:val="none" w:sz="0" w:space="0" w:color="auto"/>
                                    <w:left w:val="none" w:sz="0" w:space="0" w:color="auto"/>
                                    <w:bottom w:val="none" w:sz="0" w:space="0" w:color="auto"/>
                                    <w:right w:val="none" w:sz="0" w:space="0" w:color="auto"/>
                                  </w:divBdr>
                                </w:div>
                                <w:div w:id="1658799415">
                                  <w:marLeft w:val="0"/>
                                  <w:marRight w:val="0"/>
                                  <w:marTop w:val="0"/>
                                  <w:marBottom w:val="0"/>
                                  <w:divBdr>
                                    <w:top w:val="none" w:sz="0" w:space="0" w:color="auto"/>
                                    <w:left w:val="none" w:sz="0" w:space="0" w:color="auto"/>
                                    <w:bottom w:val="none" w:sz="0" w:space="0" w:color="auto"/>
                                    <w:right w:val="none" w:sz="0" w:space="0" w:color="auto"/>
                                  </w:divBdr>
                                </w:div>
                                <w:div w:id="1933049918">
                                  <w:marLeft w:val="0"/>
                                  <w:marRight w:val="0"/>
                                  <w:marTop w:val="0"/>
                                  <w:marBottom w:val="0"/>
                                  <w:divBdr>
                                    <w:top w:val="none" w:sz="0" w:space="0" w:color="auto"/>
                                    <w:left w:val="none" w:sz="0" w:space="0" w:color="auto"/>
                                    <w:bottom w:val="none" w:sz="0" w:space="0" w:color="auto"/>
                                    <w:right w:val="none" w:sz="0" w:space="0" w:color="auto"/>
                                  </w:divBdr>
                                </w:div>
                                <w:div w:id="1282111668">
                                  <w:marLeft w:val="0"/>
                                  <w:marRight w:val="0"/>
                                  <w:marTop w:val="0"/>
                                  <w:marBottom w:val="0"/>
                                  <w:divBdr>
                                    <w:top w:val="none" w:sz="0" w:space="0" w:color="auto"/>
                                    <w:left w:val="none" w:sz="0" w:space="0" w:color="auto"/>
                                    <w:bottom w:val="none" w:sz="0" w:space="0" w:color="auto"/>
                                    <w:right w:val="none" w:sz="0" w:space="0" w:color="auto"/>
                                  </w:divBdr>
                                </w:div>
                                <w:div w:id="725030401">
                                  <w:marLeft w:val="0"/>
                                  <w:marRight w:val="0"/>
                                  <w:marTop w:val="0"/>
                                  <w:marBottom w:val="0"/>
                                  <w:divBdr>
                                    <w:top w:val="none" w:sz="0" w:space="0" w:color="auto"/>
                                    <w:left w:val="none" w:sz="0" w:space="0" w:color="auto"/>
                                    <w:bottom w:val="none" w:sz="0" w:space="0" w:color="auto"/>
                                    <w:right w:val="none" w:sz="0" w:space="0" w:color="auto"/>
                                  </w:divBdr>
                                </w:div>
                                <w:div w:id="727457393">
                                  <w:marLeft w:val="0"/>
                                  <w:marRight w:val="0"/>
                                  <w:marTop w:val="0"/>
                                  <w:marBottom w:val="0"/>
                                  <w:divBdr>
                                    <w:top w:val="none" w:sz="0" w:space="0" w:color="auto"/>
                                    <w:left w:val="none" w:sz="0" w:space="0" w:color="auto"/>
                                    <w:bottom w:val="none" w:sz="0" w:space="0" w:color="auto"/>
                                    <w:right w:val="none" w:sz="0" w:space="0" w:color="auto"/>
                                  </w:divBdr>
                                </w:div>
                                <w:div w:id="1902867782">
                                  <w:marLeft w:val="0"/>
                                  <w:marRight w:val="0"/>
                                  <w:marTop w:val="0"/>
                                  <w:marBottom w:val="0"/>
                                  <w:divBdr>
                                    <w:top w:val="none" w:sz="0" w:space="0" w:color="auto"/>
                                    <w:left w:val="none" w:sz="0" w:space="0" w:color="auto"/>
                                    <w:bottom w:val="none" w:sz="0" w:space="0" w:color="auto"/>
                                    <w:right w:val="none" w:sz="0" w:space="0" w:color="auto"/>
                                  </w:divBdr>
                                </w:div>
                                <w:div w:id="42896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837528">
              <w:marLeft w:val="0"/>
              <w:marRight w:val="0"/>
              <w:marTop w:val="0"/>
              <w:marBottom w:val="0"/>
              <w:divBdr>
                <w:top w:val="none" w:sz="0" w:space="0" w:color="auto"/>
                <w:left w:val="none" w:sz="0" w:space="0" w:color="auto"/>
                <w:bottom w:val="none" w:sz="0" w:space="0" w:color="auto"/>
                <w:right w:val="none" w:sz="0" w:space="0" w:color="auto"/>
              </w:divBdr>
            </w:div>
            <w:div w:id="1408185875">
              <w:marLeft w:val="0"/>
              <w:marRight w:val="0"/>
              <w:marTop w:val="0"/>
              <w:marBottom w:val="0"/>
              <w:divBdr>
                <w:top w:val="none" w:sz="0" w:space="0" w:color="auto"/>
                <w:left w:val="none" w:sz="0" w:space="0" w:color="auto"/>
                <w:bottom w:val="none" w:sz="0" w:space="0" w:color="auto"/>
                <w:right w:val="none" w:sz="0" w:space="0" w:color="auto"/>
              </w:divBdr>
              <w:divsChild>
                <w:div w:id="1596598367">
                  <w:marLeft w:val="0"/>
                  <w:marRight w:val="0"/>
                  <w:marTop w:val="0"/>
                  <w:marBottom w:val="0"/>
                  <w:divBdr>
                    <w:top w:val="none" w:sz="0" w:space="0" w:color="auto"/>
                    <w:left w:val="none" w:sz="0" w:space="0" w:color="auto"/>
                    <w:bottom w:val="none" w:sz="0" w:space="0" w:color="auto"/>
                    <w:right w:val="none" w:sz="0" w:space="0" w:color="auto"/>
                  </w:divBdr>
                  <w:divsChild>
                    <w:div w:id="1220821022">
                      <w:marLeft w:val="0"/>
                      <w:marRight w:val="0"/>
                      <w:marTop w:val="0"/>
                      <w:marBottom w:val="0"/>
                      <w:divBdr>
                        <w:top w:val="none" w:sz="0" w:space="0" w:color="auto"/>
                        <w:left w:val="none" w:sz="0" w:space="0" w:color="auto"/>
                        <w:bottom w:val="none" w:sz="0" w:space="0" w:color="auto"/>
                        <w:right w:val="none" w:sz="0" w:space="0" w:color="auto"/>
                      </w:divBdr>
                      <w:divsChild>
                        <w:div w:id="1096049292">
                          <w:marLeft w:val="0"/>
                          <w:marRight w:val="0"/>
                          <w:marTop w:val="0"/>
                          <w:marBottom w:val="0"/>
                          <w:divBdr>
                            <w:top w:val="none" w:sz="0" w:space="0" w:color="auto"/>
                            <w:left w:val="none" w:sz="0" w:space="0" w:color="auto"/>
                            <w:bottom w:val="none" w:sz="0" w:space="0" w:color="auto"/>
                            <w:right w:val="none" w:sz="0" w:space="0" w:color="auto"/>
                          </w:divBdr>
                          <w:divsChild>
                            <w:div w:id="111750155">
                              <w:marLeft w:val="0"/>
                              <w:marRight w:val="0"/>
                              <w:marTop w:val="0"/>
                              <w:marBottom w:val="0"/>
                              <w:divBdr>
                                <w:top w:val="none" w:sz="0" w:space="0" w:color="auto"/>
                                <w:left w:val="none" w:sz="0" w:space="0" w:color="auto"/>
                                <w:bottom w:val="none" w:sz="0" w:space="0" w:color="auto"/>
                                <w:right w:val="none" w:sz="0" w:space="0" w:color="auto"/>
                              </w:divBdr>
                              <w:divsChild>
                                <w:div w:id="915893596">
                                  <w:marLeft w:val="0"/>
                                  <w:marRight w:val="0"/>
                                  <w:marTop w:val="0"/>
                                  <w:marBottom w:val="0"/>
                                  <w:divBdr>
                                    <w:top w:val="none" w:sz="0" w:space="0" w:color="auto"/>
                                    <w:left w:val="none" w:sz="0" w:space="0" w:color="auto"/>
                                    <w:bottom w:val="none" w:sz="0" w:space="0" w:color="auto"/>
                                    <w:right w:val="none" w:sz="0" w:space="0" w:color="auto"/>
                                  </w:divBdr>
                                </w:div>
                                <w:div w:id="181169690">
                                  <w:marLeft w:val="0"/>
                                  <w:marRight w:val="0"/>
                                  <w:marTop w:val="0"/>
                                  <w:marBottom w:val="0"/>
                                  <w:divBdr>
                                    <w:top w:val="none" w:sz="0" w:space="0" w:color="auto"/>
                                    <w:left w:val="none" w:sz="0" w:space="0" w:color="auto"/>
                                    <w:bottom w:val="none" w:sz="0" w:space="0" w:color="auto"/>
                                    <w:right w:val="none" w:sz="0" w:space="0" w:color="auto"/>
                                  </w:divBdr>
                                </w:div>
                                <w:div w:id="3075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936276">
              <w:marLeft w:val="0"/>
              <w:marRight w:val="0"/>
              <w:marTop w:val="0"/>
              <w:marBottom w:val="0"/>
              <w:divBdr>
                <w:top w:val="none" w:sz="0" w:space="0" w:color="auto"/>
                <w:left w:val="none" w:sz="0" w:space="0" w:color="auto"/>
                <w:bottom w:val="none" w:sz="0" w:space="0" w:color="auto"/>
                <w:right w:val="none" w:sz="0" w:space="0" w:color="auto"/>
              </w:divBdr>
              <w:divsChild>
                <w:div w:id="1088623085">
                  <w:marLeft w:val="0"/>
                  <w:marRight w:val="0"/>
                  <w:marTop w:val="0"/>
                  <w:marBottom w:val="0"/>
                  <w:divBdr>
                    <w:top w:val="none" w:sz="0" w:space="0" w:color="auto"/>
                    <w:left w:val="none" w:sz="0" w:space="0" w:color="auto"/>
                    <w:bottom w:val="none" w:sz="0" w:space="0" w:color="auto"/>
                    <w:right w:val="none" w:sz="0" w:space="0" w:color="auto"/>
                  </w:divBdr>
                  <w:divsChild>
                    <w:div w:id="696201041">
                      <w:marLeft w:val="0"/>
                      <w:marRight w:val="0"/>
                      <w:marTop w:val="0"/>
                      <w:marBottom w:val="0"/>
                      <w:divBdr>
                        <w:top w:val="none" w:sz="0" w:space="0" w:color="auto"/>
                        <w:left w:val="none" w:sz="0" w:space="0" w:color="auto"/>
                        <w:bottom w:val="none" w:sz="0" w:space="0" w:color="auto"/>
                        <w:right w:val="none" w:sz="0" w:space="0" w:color="auto"/>
                      </w:divBdr>
                      <w:divsChild>
                        <w:div w:id="75326619">
                          <w:marLeft w:val="0"/>
                          <w:marRight w:val="0"/>
                          <w:marTop w:val="0"/>
                          <w:marBottom w:val="0"/>
                          <w:divBdr>
                            <w:top w:val="none" w:sz="0" w:space="0" w:color="auto"/>
                            <w:left w:val="none" w:sz="0" w:space="0" w:color="auto"/>
                            <w:bottom w:val="none" w:sz="0" w:space="0" w:color="auto"/>
                            <w:right w:val="none" w:sz="0" w:space="0" w:color="auto"/>
                          </w:divBdr>
                          <w:divsChild>
                            <w:div w:id="1607040973">
                              <w:marLeft w:val="0"/>
                              <w:marRight w:val="0"/>
                              <w:marTop w:val="0"/>
                              <w:marBottom w:val="0"/>
                              <w:divBdr>
                                <w:top w:val="none" w:sz="0" w:space="0" w:color="auto"/>
                                <w:left w:val="none" w:sz="0" w:space="0" w:color="auto"/>
                                <w:bottom w:val="none" w:sz="0" w:space="0" w:color="auto"/>
                                <w:right w:val="none" w:sz="0" w:space="0" w:color="auto"/>
                              </w:divBdr>
                              <w:divsChild>
                                <w:div w:id="424956801">
                                  <w:marLeft w:val="0"/>
                                  <w:marRight w:val="0"/>
                                  <w:marTop w:val="0"/>
                                  <w:marBottom w:val="0"/>
                                  <w:divBdr>
                                    <w:top w:val="none" w:sz="0" w:space="0" w:color="auto"/>
                                    <w:left w:val="none" w:sz="0" w:space="0" w:color="auto"/>
                                    <w:bottom w:val="none" w:sz="0" w:space="0" w:color="auto"/>
                                    <w:right w:val="none" w:sz="0" w:space="0" w:color="auto"/>
                                  </w:divBdr>
                                </w:div>
                                <w:div w:id="369382729">
                                  <w:marLeft w:val="0"/>
                                  <w:marRight w:val="0"/>
                                  <w:marTop w:val="0"/>
                                  <w:marBottom w:val="0"/>
                                  <w:divBdr>
                                    <w:top w:val="none" w:sz="0" w:space="0" w:color="auto"/>
                                    <w:left w:val="none" w:sz="0" w:space="0" w:color="auto"/>
                                    <w:bottom w:val="none" w:sz="0" w:space="0" w:color="auto"/>
                                    <w:right w:val="none" w:sz="0" w:space="0" w:color="auto"/>
                                  </w:divBdr>
                                </w:div>
                                <w:div w:id="2080127483">
                                  <w:marLeft w:val="0"/>
                                  <w:marRight w:val="0"/>
                                  <w:marTop w:val="0"/>
                                  <w:marBottom w:val="0"/>
                                  <w:divBdr>
                                    <w:top w:val="none" w:sz="0" w:space="0" w:color="auto"/>
                                    <w:left w:val="none" w:sz="0" w:space="0" w:color="auto"/>
                                    <w:bottom w:val="none" w:sz="0" w:space="0" w:color="auto"/>
                                    <w:right w:val="none" w:sz="0" w:space="0" w:color="auto"/>
                                  </w:divBdr>
                                </w:div>
                                <w:div w:id="1809125942">
                                  <w:marLeft w:val="0"/>
                                  <w:marRight w:val="0"/>
                                  <w:marTop w:val="0"/>
                                  <w:marBottom w:val="0"/>
                                  <w:divBdr>
                                    <w:top w:val="none" w:sz="0" w:space="0" w:color="auto"/>
                                    <w:left w:val="none" w:sz="0" w:space="0" w:color="auto"/>
                                    <w:bottom w:val="none" w:sz="0" w:space="0" w:color="auto"/>
                                    <w:right w:val="none" w:sz="0" w:space="0" w:color="auto"/>
                                  </w:divBdr>
                                </w:div>
                                <w:div w:id="1005209991">
                                  <w:marLeft w:val="0"/>
                                  <w:marRight w:val="0"/>
                                  <w:marTop w:val="0"/>
                                  <w:marBottom w:val="0"/>
                                  <w:divBdr>
                                    <w:top w:val="none" w:sz="0" w:space="0" w:color="auto"/>
                                    <w:left w:val="none" w:sz="0" w:space="0" w:color="auto"/>
                                    <w:bottom w:val="none" w:sz="0" w:space="0" w:color="auto"/>
                                    <w:right w:val="none" w:sz="0" w:space="0" w:color="auto"/>
                                  </w:divBdr>
                                </w:div>
                                <w:div w:id="1617905135">
                                  <w:marLeft w:val="0"/>
                                  <w:marRight w:val="0"/>
                                  <w:marTop w:val="0"/>
                                  <w:marBottom w:val="0"/>
                                  <w:divBdr>
                                    <w:top w:val="none" w:sz="0" w:space="0" w:color="auto"/>
                                    <w:left w:val="none" w:sz="0" w:space="0" w:color="auto"/>
                                    <w:bottom w:val="none" w:sz="0" w:space="0" w:color="auto"/>
                                    <w:right w:val="none" w:sz="0" w:space="0" w:color="auto"/>
                                  </w:divBdr>
                                </w:div>
                                <w:div w:id="1839225561">
                                  <w:marLeft w:val="0"/>
                                  <w:marRight w:val="0"/>
                                  <w:marTop w:val="0"/>
                                  <w:marBottom w:val="0"/>
                                  <w:divBdr>
                                    <w:top w:val="none" w:sz="0" w:space="0" w:color="auto"/>
                                    <w:left w:val="none" w:sz="0" w:space="0" w:color="auto"/>
                                    <w:bottom w:val="none" w:sz="0" w:space="0" w:color="auto"/>
                                    <w:right w:val="none" w:sz="0" w:space="0" w:color="auto"/>
                                  </w:divBdr>
                                </w:div>
                                <w:div w:id="13021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341244">
              <w:marLeft w:val="0"/>
              <w:marRight w:val="0"/>
              <w:marTop w:val="0"/>
              <w:marBottom w:val="0"/>
              <w:divBdr>
                <w:top w:val="none" w:sz="0" w:space="0" w:color="auto"/>
                <w:left w:val="none" w:sz="0" w:space="0" w:color="auto"/>
                <w:bottom w:val="none" w:sz="0" w:space="0" w:color="auto"/>
                <w:right w:val="none" w:sz="0" w:space="0" w:color="auto"/>
              </w:divBdr>
            </w:div>
            <w:div w:id="1890654031">
              <w:marLeft w:val="0"/>
              <w:marRight w:val="0"/>
              <w:marTop w:val="0"/>
              <w:marBottom w:val="0"/>
              <w:divBdr>
                <w:top w:val="none" w:sz="0" w:space="0" w:color="auto"/>
                <w:left w:val="none" w:sz="0" w:space="0" w:color="auto"/>
                <w:bottom w:val="none" w:sz="0" w:space="0" w:color="auto"/>
                <w:right w:val="none" w:sz="0" w:space="0" w:color="auto"/>
              </w:divBdr>
              <w:divsChild>
                <w:div w:id="1057438923">
                  <w:marLeft w:val="0"/>
                  <w:marRight w:val="0"/>
                  <w:marTop w:val="0"/>
                  <w:marBottom w:val="0"/>
                  <w:divBdr>
                    <w:top w:val="none" w:sz="0" w:space="0" w:color="auto"/>
                    <w:left w:val="none" w:sz="0" w:space="0" w:color="auto"/>
                    <w:bottom w:val="none" w:sz="0" w:space="0" w:color="auto"/>
                    <w:right w:val="none" w:sz="0" w:space="0" w:color="auto"/>
                  </w:divBdr>
                </w:div>
                <w:div w:id="1507860722">
                  <w:marLeft w:val="0"/>
                  <w:marRight w:val="0"/>
                  <w:marTop w:val="0"/>
                  <w:marBottom w:val="0"/>
                  <w:divBdr>
                    <w:top w:val="none" w:sz="0" w:space="0" w:color="auto"/>
                    <w:left w:val="none" w:sz="0" w:space="0" w:color="auto"/>
                    <w:bottom w:val="none" w:sz="0" w:space="0" w:color="auto"/>
                    <w:right w:val="none" w:sz="0" w:space="0" w:color="auto"/>
                  </w:divBdr>
                  <w:divsChild>
                    <w:div w:id="994454844">
                      <w:marLeft w:val="0"/>
                      <w:marRight w:val="0"/>
                      <w:marTop w:val="0"/>
                      <w:marBottom w:val="0"/>
                      <w:divBdr>
                        <w:top w:val="none" w:sz="0" w:space="0" w:color="auto"/>
                        <w:left w:val="none" w:sz="0" w:space="0" w:color="auto"/>
                        <w:bottom w:val="none" w:sz="0" w:space="0" w:color="auto"/>
                        <w:right w:val="none" w:sz="0" w:space="0" w:color="auto"/>
                      </w:divBdr>
                      <w:divsChild>
                        <w:div w:id="119492638">
                          <w:marLeft w:val="0"/>
                          <w:marRight w:val="0"/>
                          <w:marTop w:val="0"/>
                          <w:marBottom w:val="0"/>
                          <w:divBdr>
                            <w:top w:val="none" w:sz="0" w:space="0" w:color="auto"/>
                            <w:left w:val="none" w:sz="0" w:space="0" w:color="auto"/>
                            <w:bottom w:val="none" w:sz="0" w:space="0" w:color="auto"/>
                            <w:right w:val="none" w:sz="0" w:space="0" w:color="auto"/>
                          </w:divBdr>
                          <w:divsChild>
                            <w:div w:id="1959405731">
                              <w:marLeft w:val="0"/>
                              <w:marRight w:val="0"/>
                              <w:marTop w:val="0"/>
                              <w:marBottom w:val="0"/>
                              <w:divBdr>
                                <w:top w:val="none" w:sz="0" w:space="0" w:color="auto"/>
                                <w:left w:val="none" w:sz="0" w:space="0" w:color="auto"/>
                                <w:bottom w:val="none" w:sz="0" w:space="0" w:color="auto"/>
                                <w:right w:val="none" w:sz="0" w:space="0" w:color="auto"/>
                              </w:divBdr>
                              <w:divsChild>
                                <w:div w:id="1152336249">
                                  <w:marLeft w:val="0"/>
                                  <w:marRight w:val="0"/>
                                  <w:marTop w:val="0"/>
                                  <w:marBottom w:val="0"/>
                                  <w:divBdr>
                                    <w:top w:val="none" w:sz="0" w:space="0" w:color="auto"/>
                                    <w:left w:val="none" w:sz="0" w:space="0" w:color="auto"/>
                                    <w:bottom w:val="none" w:sz="0" w:space="0" w:color="auto"/>
                                    <w:right w:val="none" w:sz="0" w:space="0" w:color="auto"/>
                                  </w:divBdr>
                                </w:div>
                                <w:div w:id="1317807167">
                                  <w:marLeft w:val="0"/>
                                  <w:marRight w:val="0"/>
                                  <w:marTop w:val="0"/>
                                  <w:marBottom w:val="0"/>
                                  <w:divBdr>
                                    <w:top w:val="none" w:sz="0" w:space="0" w:color="auto"/>
                                    <w:left w:val="none" w:sz="0" w:space="0" w:color="auto"/>
                                    <w:bottom w:val="none" w:sz="0" w:space="0" w:color="auto"/>
                                    <w:right w:val="none" w:sz="0" w:space="0" w:color="auto"/>
                                  </w:divBdr>
                                </w:div>
                                <w:div w:id="229195684">
                                  <w:marLeft w:val="0"/>
                                  <w:marRight w:val="0"/>
                                  <w:marTop w:val="0"/>
                                  <w:marBottom w:val="0"/>
                                  <w:divBdr>
                                    <w:top w:val="none" w:sz="0" w:space="0" w:color="auto"/>
                                    <w:left w:val="none" w:sz="0" w:space="0" w:color="auto"/>
                                    <w:bottom w:val="none" w:sz="0" w:space="0" w:color="auto"/>
                                    <w:right w:val="none" w:sz="0" w:space="0" w:color="auto"/>
                                  </w:divBdr>
                                </w:div>
                                <w:div w:id="26375843">
                                  <w:marLeft w:val="0"/>
                                  <w:marRight w:val="0"/>
                                  <w:marTop w:val="0"/>
                                  <w:marBottom w:val="0"/>
                                  <w:divBdr>
                                    <w:top w:val="none" w:sz="0" w:space="0" w:color="auto"/>
                                    <w:left w:val="none" w:sz="0" w:space="0" w:color="auto"/>
                                    <w:bottom w:val="none" w:sz="0" w:space="0" w:color="auto"/>
                                    <w:right w:val="none" w:sz="0" w:space="0" w:color="auto"/>
                                  </w:divBdr>
                                </w:div>
                                <w:div w:id="34938486">
                                  <w:marLeft w:val="0"/>
                                  <w:marRight w:val="0"/>
                                  <w:marTop w:val="0"/>
                                  <w:marBottom w:val="0"/>
                                  <w:divBdr>
                                    <w:top w:val="none" w:sz="0" w:space="0" w:color="auto"/>
                                    <w:left w:val="none" w:sz="0" w:space="0" w:color="auto"/>
                                    <w:bottom w:val="none" w:sz="0" w:space="0" w:color="auto"/>
                                    <w:right w:val="none" w:sz="0" w:space="0" w:color="auto"/>
                                  </w:divBdr>
                                </w:div>
                                <w:div w:id="71408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676808">
              <w:marLeft w:val="0"/>
              <w:marRight w:val="0"/>
              <w:marTop w:val="0"/>
              <w:marBottom w:val="0"/>
              <w:divBdr>
                <w:top w:val="none" w:sz="0" w:space="0" w:color="auto"/>
                <w:left w:val="none" w:sz="0" w:space="0" w:color="auto"/>
                <w:bottom w:val="none" w:sz="0" w:space="0" w:color="auto"/>
                <w:right w:val="none" w:sz="0" w:space="0" w:color="auto"/>
              </w:divBdr>
              <w:divsChild>
                <w:div w:id="838740633">
                  <w:marLeft w:val="0"/>
                  <w:marRight w:val="0"/>
                  <w:marTop w:val="0"/>
                  <w:marBottom w:val="0"/>
                  <w:divBdr>
                    <w:top w:val="none" w:sz="0" w:space="0" w:color="auto"/>
                    <w:left w:val="none" w:sz="0" w:space="0" w:color="auto"/>
                    <w:bottom w:val="none" w:sz="0" w:space="0" w:color="auto"/>
                    <w:right w:val="none" w:sz="0" w:space="0" w:color="auto"/>
                  </w:divBdr>
                  <w:divsChild>
                    <w:div w:id="1071192180">
                      <w:marLeft w:val="0"/>
                      <w:marRight w:val="0"/>
                      <w:marTop w:val="0"/>
                      <w:marBottom w:val="0"/>
                      <w:divBdr>
                        <w:top w:val="none" w:sz="0" w:space="0" w:color="auto"/>
                        <w:left w:val="none" w:sz="0" w:space="0" w:color="auto"/>
                        <w:bottom w:val="none" w:sz="0" w:space="0" w:color="auto"/>
                        <w:right w:val="none" w:sz="0" w:space="0" w:color="auto"/>
                      </w:divBdr>
                      <w:divsChild>
                        <w:div w:id="1740665212">
                          <w:marLeft w:val="0"/>
                          <w:marRight w:val="0"/>
                          <w:marTop w:val="0"/>
                          <w:marBottom w:val="0"/>
                          <w:divBdr>
                            <w:top w:val="none" w:sz="0" w:space="0" w:color="auto"/>
                            <w:left w:val="none" w:sz="0" w:space="0" w:color="auto"/>
                            <w:bottom w:val="none" w:sz="0" w:space="0" w:color="auto"/>
                            <w:right w:val="none" w:sz="0" w:space="0" w:color="auto"/>
                          </w:divBdr>
                          <w:divsChild>
                            <w:div w:id="1321152578">
                              <w:marLeft w:val="0"/>
                              <w:marRight w:val="0"/>
                              <w:marTop w:val="0"/>
                              <w:marBottom w:val="0"/>
                              <w:divBdr>
                                <w:top w:val="none" w:sz="0" w:space="0" w:color="auto"/>
                                <w:left w:val="none" w:sz="0" w:space="0" w:color="auto"/>
                                <w:bottom w:val="none" w:sz="0" w:space="0" w:color="auto"/>
                                <w:right w:val="none" w:sz="0" w:space="0" w:color="auto"/>
                              </w:divBdr>
                              <w:divsChild>
                                <w:div w:id="1289122889">
                                  <w:marLeft w:val="0"/>
                                  <w:marRight w:val="0"/>
                                  <w:marTop w:val="0"/>
                                  <w:marBottom w:val="0"/>
                                  <w:divBdr>
                                    <w:top w:val="none" w:sz="0" w:space="0" w:color="auto"/>
                                    <w:left w:val="none" w:sz="0" w:space="0" w:color="auto"/>
                                    <w:bottom w:val="none" w:sz="0" w:space="0" w:color="auto"/>
                                    <w:right w:val="none" w:sz="0" w:space="0" w:color="auto"/>
                                  </w:divBdr>
                                </w:div>
                                <w:div w:id="916598139">
                                  <w:marLeft w:val="0"/>
                                  <w:marRight w:val="0"/>
                                  <w:marTop w:val="0"/>
                                  <w:marBottom w:val="0"/>
                                  <w:divBdr>
                                    <w:top w:val="none" w:sz="0" w:space="0" w:color="auto"/>
                                    <w:left w:val="none" w:sz="0" w:space="0" w:color="auto"/>
                                    <w:bottom w:val="none" w:sz="0" w:space="0" w:color="auto"/>
                                    <w:right w:val="none" w:sz="0" w:space="0" w:color="auto"/>
                                  </w:divBdr>
                                </w:div>
                                <w:div w:id="1793549433">
                                  <w:marLeft w:val="0"/>
                                  <w:marRight w:val="0"/>
                                  <w:marTop w:val="0"/>
                                  <w:marBottom w:val="0"/>
                                  <w:divBdr>
                                    <w:top w:val="none" w:sz="0" w:space="0" w:color="auto"/>
                                    <w:left w:val="none" w:sz="0" w:space="0" w:color="auto"/>
                                    <w:bottom w:val="none" w:sz="0" w:space="0" w:color="auto"/>
                                    <w:right w:val="none" w:sz="0" w:space="0" w:color="auto"/>
                                  </w:divBdr>
                                </w:div>
                                <w:div w:id="326784499">
                                  <w:marLeft w:val="0"/>
                                  <w:marRight w:val="0"/>
                                  <w:marTop w:val="0"/>
                                  <w:marBottom w:val="0"/>
                                  <w:divBdr>
                                    <w:top w:val="none" w:sz="0" w:space="0" w:color="auto"/>
                                    <w:left w:val="none" w:sz="0" w:space="0" w:color="auto"/>
                                    <w:bottom w:val="none" w:sz="0" w:space="0" w:color="auto"/>
                                    <w:right w:val="none" w:sz="0" w:space="0" w:color="auto"/>
                                  </w:divBdr>
                                </w:div>
                                <w:div w:id="1885940487">
                                  <w:marLeft w:val="0"/>
                                  <w:marRight w:val="0"/>
                                  <w:marTop w:val="0"/>
                                  <w:marBottom w:val="0"/>
                                  <w:divBdr>
                                    <w:top w:val="none" w:sz="0" w:space="0" w:color="auto"/>
                                    <w:left w:val="none" w:sz="0" w:space="0" w:color="auto"/>
                                    <w:bottom w:val="none" w:sz="0" w:space="0" w:color="auto"/>
                                    <w:right w:val="none" w:sz="0" w:space="0" w:color="auto"/>
                                  </w:divBdr>
                                </w:div>
                                <w:div w:id="1156536755">
                                  <w:marLeft w:val="0"/>
                                  <w:marRight w:val="0"/>
                                  <w:marTop w:val="0"/>
                                  <w:marBottom w:val="0"/>
                                  <w:divBdr>
                                    <w:top w:val="none" w:sz="0" w:space="0" w:color="auto"/>
                                    <w:left w:val="none" w:sz="0" w:space="0" w:color="auto"/>
                                    <w:bottom w:val="none" w:sz="0" w:space="0" w:color="auto"/>
                                    <w:right w:val="none" w:sz="0" w:space="0" w:color="auto"/>
                                  </w:divBdr>
                                </w:div>
                                <w:div w:id="1163543713">
                                  <w:marLeft w:val="0"/>
                                  <w:marRight w:val="0"/>
                                  <w:marTop w:val="0"/>
                                  <w:marBottom w:val="0"/>
                                  <w:divBdr>
                                    <w:top w:val="none" w:sz="0" w:space="0" w:color="auto"/>
                                    <w:left w:val="none" w:sz="0" w:space="0" w:color="auto"/>
                                    <w:bottom w:val="none" w:sz="0" w:space="0" w:color="auto"/>
                                    <w:right w:val="none" w:sz="0" w:space="0" w:color="auto"/>
                                  </w:divBdr>
                                </w:div>
                                <w:div w:id="1922176001">
                                  <w:marLeft w:val="0"/>
                                  <w:marRight w:val="0"/>
                                  <w:marTop w:val="0"/>
                                  <w:marBottom w:val="0"/>
                                  <w:divBdr>
                                    <w:top w:val="none" w:sz="0" w:space="0" w:color="auto"/>
                                    <w:left w:val="none" w:sz="0" w:space="0" w:color="auto"/>
                                    <w:bottom w:val="none" w:sz="0" w:space="0" w:color="auto"/>
                                    <w:right w:val="none" w:sz="0" w:space="0" w:color="auto"/>
                                  </w:divBdr>
                                </w:div>
                                <w:div w:id="1707217132">
                                  <w:marLeft w:val="0"/>
                                  <w:marRight w:val="0"/>
                                  <w:marTop w:val="0"/>
                                  <w:marBottom w:val="0"/>
                                  <w:divBdr>
                                    <w:top w:val="none" w:sz="0" w:space="0" w:color="auto"/>
                                    <w:left w:val="none" w:sz="0" w:space="0" w:color="auto"/>
                                    <w:bottom w:val="none" w:sz="0" w:space="0" w:color="auto"/>
                                    <w:right w:val="none" w:sz="0" w:space="0" w:color="auto"/>
                                  </w:divBdr>
                                </w:div>
                                <w:div w:id="778140490">
                                  <w:marLeft w:val="0"/>
                                  <w:marRight w:val="0"/>
                                  <w:marTop w:val="0"/>
                                  <w:marBottom w:val="0"/>
                                  <w:divBdr>
                                    <w:top w:val="none" w:sz="0" w:space="0" w:color="auto"/>
                                    <w:left w:val="none" w:sz="0" w:space="0" w:color="auto"/>
                                    <w:bottom w:val="none" w:sz="0" w:space="0" w:color="auto"/>
                                    <w:right w:val="none" w:sz="0" w:space="0" w:color="auto"/>
                                  </w:divBdr>
                                </w:div>
                                <w:div w:id="1694764937">
                                  <w:marLeft w:val="0"/>
                                  <w:marRight w:val="0"/>
                                  <w:marTop w:val="0"/>
                                  <w:marBottom w:val="0"/>
                                  <w:divBdr>
                                    <w:top w:val="none" w:sz="0" w:space="0" w:color="auto"/>
                                    <w:left w:val="none" w:sz="0" w:space="0" w:color="auto"/>
                                    <w:bottom w:val="none" w:sz="0" w:space="0" w:color="auto"/>
                                    <w:right w:val="none" w:sz="0" w:space="0" w:color="auto"/>
                                  </w:divBdr>
                                </w:div>
                                <w:div w:id="40279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678394">
              <w:marLeft w:val="0"/>
              <w:marRight w:val="0"/>
              <w:marTop w:val="0"/>
              <w:marBottom w:val="0"/>
              <w:divBdr>
                <w:top w:val="none" w:sz="0" w:space="0" w:color="auto"/>
                <w:left w:val="none" w:sz="0" w:space="0" w:color="auto"/>
                <w:bottom w:val="none" w:sz="0" w:space="0" w:color="auto"/>
                <w:right w:val="none" w:sz="0" w:space="0" w:color="auto"/>
              </w:divBdr>
              <w:divsChild>
                <w:div w:id="1073354858">
                  <w:marLeft w:val="0"/>
                  <w:marRight w:val="0"/>
                  <w:marTop w:val="0"/>
                  <w:marBottom w:val="0"/>
                  <w:divBdr>
                    <w:top w:val="none" w:sz="0" w:space="0" w:color="auto"/>
                    <w:left w:val="none" w:sz="0" w:space="0" w:color="auto"/>
                    <w:bottom w:val="none" w:sz="0" w:space="0" w:color="auto"/>
                    <w:right w:val="none" w:sz="0" w:space="0" w:color="auto"/>
                  </w:divBdr>
                  <w:divsChild>
                    <w:div w:id="1402021722">
                      <w:marLeft w:val="0"/>
                      <w:marRight w:val="0"/>
                      <w:marTop w:val="0"/>
                      <w:marBottom w:val="0"/>
                      <w:divBdr>
                        <w:top w:val="none" w:sz="0" w:space="0" w:color="auto"/>
                        <w:left w:val="none" w:sz="0" w:space="0" w:color="auto"/>
                        <w:bottom w:val="none" w:sz="0" w:space="0" w:color="auto"/>
                        <w:right w:val="none" w:sz="0" w:space="0" w:color="auto"/>
                      </w:divBdr>
                      <w:divsChild>
                        <w:div w:id="1758862383">
                          <w:marLeft w:val="0"/>
                          <w:marRight w:val="0"/>
                          <w:marTop w:val="0"/>
                          <w:marBottom w:val="0"/>
                          <w:divBdr>
                            <w:top w:val="none" w:sz="0" w:space="0" w:color="auto"/>
                            <w:left w:val="none" w:sz="0" w:space="0" w:color="auto"/>
                            <w:bottom w:val="none" w:sz="0" w:space="0" w:color="auto"/>
                            <w:right w:val="none" w:sz="0" w:space="0" w:color="auto"/>
                          </w:divBdr>
                          <w:divsChild>
                            <w:div w:id="856457191">
                              <w:marLeft w:val="0"/>
                              <w:marRight w:val="0"/>
                              <w:marTop w:val="0"/>
                              <w:marBottom w:val="0"/>
                              <w:divBdr>
                                <w:top w:val="none" w:sz="0" w:space="0" w:color="auto"/>
                                <w:left w:val="none" w:sz="0" w:space="0" w:color="auto"/>
                                <w:bottom w:val="none" w:sz="0" w:space="0" w:color="auto"/>
                                <w:right w:val="none" w:sz="0" w:space="0" w:color="auto"/>
                              </w:divBdr>
                              <w:divsChild>
                                <w:div w:id="2833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55569">
              <w:marLeft w:val="0"/>
              <w:marRight w:val="0"/>
              <w:marTop w:val="0"/>
              <w:marBottom w:val="0"/>
              <w:divBdr>
                <w:top w:val="none" w:sz="0" w:space="0" w:color="auto"/>
                <w:left w:val="none" w:sz="0" w:space="0" w:color="auto"/>
                <w:bottom w:val="none" w:sz="0" w:space="0" w:color="auto"/>
                <w:right w:val="none" w:sz="0" w:space="0" w:color="auto"/>
              </w:divBdr>
              <w:divsChild>
                <w:div w:id="221719765">
                  <w:marLeft w:val="0"/>
                  <w:marRight w:val="0"/>
                  <w:marTop w:val="0"/>
                  <w:marBottom w:val="0"/>
                  <w:divBdr>
                    <w:top w:val="none" w:sz="0" w:space="0" w:color="auto"/>
                    <w:left w:val="none" w:sz="0" w:space="0" w:color="auto"/>
                    <w:bottom w:val="none" w:sz="0" w:space="0" w:color="auto"/>
                    <w:right w:val="none" w:sz="0" w:space="0" w:color="auto"/>
                  </w:divBdr>
                  <w:divsChild>
                    <w:div w:id="1437824158">
                      <w:marLeft w:val="0"/>
                      <w:marRight w:val="0"/>
                      <w:marTop w:val="0"/>
                      <w:marBottom w:val="0"/>
                      <w:divBdr>
                        <w:top w:val="none" w:sz="0" w:space="0" w:color="auto"/>
                        <w:left w:val="none" w:sz="0" w:space="0" w:color="auto"/>
                        <w:bottom w:val="none" w:sz="0" w:space="0" w:color="auto"/>
                        <w:right w:val="none" w:sz="0" w:space="0" w:color="auto"/>
                      </w:divBdr>
                      <w:divsChild>
                        <w:div w:id="2002733313">
                          <w:marLeft w:val="0"/>
                          <w:marRight w:val="0"/>
                          <w:marTop w:val="0"/>
                          <w:marBottom w:val="0"/>
                          <w:divBdr>
                            <w:top w:val="none" w:sz="0" w:space="0" w:color="auto"/>
                            <w:left w:val="none" w:sz="0" w:space="0" w:color="auto"/>
                            <w:bottom w:val="none" w:sz="0" w:space="0" w:color="auto"/>
                            <w:right w:val="none" w:sz="0" w:space="0" w:color="auto"/>
                          </w:divBdr>
                          <w:divsChild>
                            <w:div w:id="283344885">
                              <w:marLeft w:val="0"/>
                              <w:marRight w:val="0"/>
                              <w:marTop w:val="0"/>
                              <w:marBottom w:val="0"/>
                              <w:divBdr>
                                <w:top w:val="none" w:sz="0" w:space="0" w:color="auto"/>
                                <w:left w:val="none" w:sz="0" w:space="0" w:color="auto"/>
                                <w:bottom w:val="none" w:sz="0" w:space="0" w:color="auto"/>
                                <w:right w:val="none" w:sz="0" w:space="0" w:color="auto"/>
                              </w:divBdr>
                              <w:divsChild>
                                <w:div w:id="20686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620355">
              <w:marLeft w:val="0"/>
              <w:marRight w:val="0"/>
              <w:marTop w:val="0"/>
              <w:marBottom w:val="0"/>
              <w:divBdr>
                <w:top w:val="none" w:sz="0" w:space="0" w:color="auto"/>
                <w:left w:val="none" w:sz="0" w:space="0" w:color="auto"/>
                <w:bottom w:val="none" w:sz="0" w:space="0" w:color="auto"/>
                <w:right w:val="none" w:sz="0" w:space="0" w:color="auto"/>
              </w:divBdr>
            </w:div>
            <w:div w:id="2002274417">
              <w:marLeft w:val="0"/>
              <w:marRight w:val="0"/>
              <w:marTop w:val="0"/>
              <w:marBottom w:val="0"/>
              <w:divBdr>
                <w:top w:val="none" w:sz="0" w:space="0" w:color="auto"/>
                <w:left w:val="none" w:sz="0" w:space="0" w:color="auto"/>
                <w:bottom w:val="none" w:sz="0" w:space="0" w:color="auto"/>
                <w:right w:val="none" w:sz="0" w:space="0" w:color="auto"/>
              </w:divBdr>
              <w:divsChild>
                <w:div w:id="1175461653">
                  <w:marLeft w:val="0"/>
                  <w:marRight w:val="0"/>
                  <w:marTop w:val="0"/>
                  <w:marBottom w:val="0"/>
                  <w:divBdr>
                    <w:top w:val="none" w:sz="0" w:space="0" w:color="auto"/>
                    <w:left w:val="none" w:sz="0" w:space="0" w:color="auto"/>
                    <w:bottom w:val="none" w:sz="0" w:space="0" w:color="auto"/>
                    <w:right w:val="none" w:sz="0" w:space="0" w:color="auto"/>
                  </w:divBdr>
                  <w:divsChild>
                    <w:div w:id="564804083">
                      <w:marLeft w:val="0"/>
                      <w:marRight w:val="0"/>
                      <w:marTop w:val="0"/>
                      <w:marBottom w:val="0"/>
                      <w:divBdr>
                        <w:top w:val="none" w:sz="0" w:space="0" w:color="auto"/>
                        <w:left w:val="none" w:sz="0" w:space="0" w:color="auto"/>
                        <w:bottom w:val="none" w:sz="0" w:space="0" w:color="auto"/>
                        <w:right w:val="none" w:sz="0" w:space="0" w:color="auto"/>
                      </w:divBdr>
                      <w:divsChild>
                        <w:div w:id="1326590826">
                          <w:marLeft w:val="0"/>
                          <w:marRight w:val="0"/>
                          <w:marTop w:val="0"/>
                          <w:marBottom w:val="0"/>
                          <w:divBdr>
                            <w:top w:val="none" w:sz="0" w:space="0" w:color="auto"/>
                            <w:left w:val="none" w:sz="0" w:space="0" w:color="auto"/>
                            <w:bottom w:val="none" w:sz="0" w:space="0" w:color="auto"/>
                            <w:right w:val="none" w:sz="0" w:space="0" w:color="auto"/>
                          </w:divBdr>
                          <w:divsChild>
                            <w:div w:id="1444761044">
                              <w:marLeft w:val="0"/>
                              <w:marRight w:val="0"/>
                              <w:marTop w:val="0"/>
                              <w:marBottom w:val="0"/>
                              <w:divBdr>
                                <w:top w:val="none" w:sz="0" w:space="0" w:color="auto"/>
                                <w:left w:val="none" w:sz="0" w:space="0" w:color="auto"/>
                                <w:bottom w:val="none" w:sz="0" w:space="0" w:color="auto"/>
                                <w:right w:val="none" w:sz="0" w:space="0" w:color="auto"/>
                              </w:divBdr>
                              <w:divsChild>
                                <w:div w:id="34625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700165">
              <w:marLeft w:val="0"/>
              <w:marRight w:val="0"/>
              <w:marTop w:val="0"/>
              <w:marBottom w:val="0"/>
              <w:divBdr>
                <w:top w:val="none" w:sz="0" w:space="0" w:color="auto"/>
                <w:left w:val="none" w:sz="0" w:space="0" w:color="auto"/>
                <w:bottom w:val="none" w:sz="0" w:space="0" w:color="auto"/>
                <w:right w:val="none" w:sz="0" w:space="0" w:color="auto"/>
              </w:divBdr>
              <w:divsChild>
                <w:div w:id="1672105301">
                  <w:marLeft w:val="0"/>
                  <w:marRight w:val="0"/>
                  <w:marTop w:val="0"/>
                  <w:marBottom w:val="0"/>
                  <w:divBdr>
                    <w:top w:val="none" w:sz="0" w:space="0" w:color="auto"/>
                    <w:left w:val="none" w:sz="0" w:space="0" w:color="auto"/>
                    <w:bottom w:val="none" w:sz="0" w:space="0" w:color="auto"/>
                    <w:right w:val="none" w:sz="0" w:space="0" w:color="auto"/>
                  </w:divBdr>
                  <w:divsChild>
                    <w:div w:id="122039889">
                      <w:marLeft w:val="0"/>
                      <w:marRight w:val="0"/>
                      <w:marTop w:val="0"/>
                      <w:marBottom w:val="0"/>
                      <w:divBdr>
                        <w:top w:val="none" w:sz="0" w:space="0" w:color="auto"/>
                        <w:left w:val="none" w:sz="0" w:space="0" w:color="auto"/>
                        <w:bottom w:val="none" w:sz="0" w:space="0" w:color="auto"/>
                        <w:right w:val="none" w:sz="0" w:space="0" w:color="auto"/>
                      </w:divBdr>
                      <w:divsChild>
                        <w:div w:id="1692492477">
                          <w:marLeft w:val="0"/>
                          <w:marRight w:val="0"/>
                          <w:marTop w:val="0"/>
                          <w:marBottom w:val="0"/>
                          <w:divBdr>
                            <w:top w:val="none" w:sz="0" w:space="0" w:color="auto"/>
                            <w:left w:val="none" w:sz="0" w:space="0" w:color="auto"/>
                            <w:bottom w:val="none" w:sz="0" w:space="0" w:color="auto"/>
                            <w:right w:val="none" w:sz="0" w:space="0" w:color="auto"/>
                          </w:divBdr>
                          <w:divsChild>
                            <w:div w:id="2125296684">
                              <w:marLeft w:val="0"/>
                              <w:marRight w:val="0"/>
                              <w:marTop w:val="0"/>
                              <w:marBottom w:val="0"/>
                              <w:divBdr>
                                <w:top w:val="none" w:sz="0" w:space="0" w:color="auto"/>
                                <w:left w:val="none" w:sz="0" w:space="0" w:color="auto"/>
                                <w:bottom w:val="none" w:sz="0" w:space="0" w:color="auto"/>
                                <w:right w:val="none" w:sz="0" w:space="0" w:color="auto"/>
                              </w:divBdr>
                              <w:divsChild>
                                <w:div w:id="9645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42338">
              <w:marLeft w:val="0"/>
              <w:marRight w:val="0"/>
              <w:marTop w:val="0"/>
              <w:marBottom w:val="0"/>
              <w:divBdr>
                <w:top w:val="none" w:sz="0" w:space="0" w:color="auto"/>
                <w:left w:val="none" w:sz="0" w:space="0" w:color="auto"/>
                <w:bottom w:val="none" w:sz="0" w:space="0" w:color="auto"/>
                <w:right w:val="none" w:sz="0" w:space="0" w:color="auto"/>
              </w:divBdr>
              <w:divsChild>
                <w:div w:id="294798357">
                  <w:marLeft w:val="0"/>
                  <w:marRight w:val="0"/>
                  <w:marTop w:val="0"/>
                  <w:marBottom w:val="0"/>
                  <w:divBdr>
                    <w:top w:val="none" w:sz="0" w:space="0" w:color="auto"/>
                    <w:left w:val="none" w:sz="0" w:space="0" w:color="auto"/>
                    <w:bottom w:val="none" w:sz="0" w:space="0" w:color="auto"/>
                    <w:right w:val="none" w:sz="0" w:space="0" w:color="auto"/>
                  </w:divBdr>
                  <w:divsChild>
                    <w:div w:id="1275866713">
                      <w:marLeft w:val="0"/>
                      <w:marRight w:val="0"/>
                      <w:marTop w:val="0"/>
                      <w:marBottom w:val="0"/>
                      <w:divBdr>
                        <w:top w:val="none" w:sz="0" w:space="0" w:color="auto"/>
                        <w:left w:val="none" w:sz="0" w:space="0" w:color="auto"/>
                        <w:bottom w:val="none" w:sz="0" w:space="0" w:color="auto"/>
                        <w:right w:val="none" w:sz="0" w:space="0" w:color="auto"/>
                      </w:divBdr>
                      <w:divsChild>
                        <w:div w:id="1585258260">
                          <w:marLeft w:val="0"/>
                          <w:marRight w:val="0"/>
                          <w:marTop w:val="0"/>
                          <w:marBottom w:val="0"/>
                          <w:divBdr>
                            <w:top w:val="none" w:sz="0" w:space="0" w:color="auto"/>
                            <w:left w:val="none" w:sz="0" w:space="0" w:color="auto"/>
                            <w:bottom w:val="none" w:sz="0" w:space="0" w:color="auto"/>
                            <w:right w:val="none" w:sz="0" w:space="0" w:color="auto"/>
                          </w:divBdr>
                          <w:divsChild>
                            <w:div w:id="251622290">
                              <w:marLeft w:val="0"/>
                              <w:marRight w:val="0"/>
                              <w:marTop w:val="0"/>
                              <w:marBottom w:val="0"/>
                              <w:divBdr>
                                <w:top w:val="none" w:sz="0" w:space="0" w:color="auto"/>
                                <w:left w:val="none" w:sz="0" w:space="0" w:color="auto"/>
                                <w:bottom w:val="none" w:sz="0" w:space="0" w:color="auto"/>
                                <w:right w:val="none" w:sz="0" w:space="0" w:color="auto"/>
                              </w:divBdr>
                              <w:divsChild>
                                <w:div w:id="259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061076">
              <w:marLeft w:val="0"/>
              <w:marRight w:val="0"/>
              <w:marTop w:val="0"/>
              <w:marBottom w:val="0"/>
              <w:divBdr>
                <w:top w:val="none" w:sz="0" w:space="0" w:color="auto"/>
                <w:left w:val="none" w:sz="0" w:space="0" w:color="auto"/>
                <w:bottom w:val="none" w:sz="0" w:space="0" w:color="auto"/>
                <w:right w:val="none" w:sz="0" w:space="0" w:color="auto"/>
              </w:divBdr>
              <w:divsChild>
                <w:div w:id="1412387782">
                  <w:marLeft w:val="0"/>
                  <w:marRight w:val="0"/>
                  <w:marTop w:val="0"/>
                  <w:marBottom w:val="0"/>
                  <w:divBdr>
                    <w:top w:val="none" w:sz="0" w:space="0" w:color="auto"/>
                    <w:left w:val="none" w:sz="0" w:space="0" w:color="auto"/>
                    <w:bottom w:val="none" w:sz="0" w:space="0" w:color="auto"/>
                    <w:right w:val="none" w:sz="0" w:space="0" w:color="auto"/>
                  </w:divBdr>
                  <w:divsChild>
                    <w:div w:id="1108966774">
                      <w:marLeft w:val="0"/>
                      <w:marRight w:val="0"/>
                      <w:marTop w:val="0"/>
                      <w:marBottom w:val="0"/>
                      <w:divBdr>
                        <w:top w:val="none" w:sz="0" w:space="0" w:color="auto"/>
                        <w:left w:val="none" w:sz="0" w:space="0" w:color="auto"/>
                        <w:bottom w:val="none" w:sz="0" w:space="0" w:color="auto"/>
                        <w:right w:val="none" w:sz="0" w:space="0" w:color="auto"/>
                      </w:divBdr>
                      <w:divsChild>
                        <w:div w:id="1792700362">
                          <w:marLeft w:val="0"/>
                          <w:marRight w:val="0"/>
                          <w:marTop w:val="0"/>
                          <w:marBottom w:val="0"/>
                          <w:divBdr>
                            <w:top w:val="none" w:sz="0" w:space="0" w:color="auto"/>
                            <w:left w:val="none" w:sz="0" w:space="0" w:color="auto"/>
                            <w:bottom w:val="none" w:sz="0" w:space="0" w:color="auto"/>
                            <w:right w:val="none" w:sz="0" w:space="0" w:color="auto"/>
                          </w:divBdr>
                          <w:divsChild>
                            <w:div w:id="1868634690">
                              <w:marLeft w:val="0"/>
                              <w:marRight w:val="0"/>
                              <w:marTop w:val="0"/>
                              <w:marBottom w:val="0"/>
                              <w:divBdr>
                                <w:top w:val="none" w:sz="0" w:space="0" w:color="auto"/>
                                <w:left w:val="none" w:sz="0" w:space="0" w:color="auto"/>
                                <w:bottom w:val="none" w:sz="0" w:space="0" w:color="auto"/>
                                <w:right w:val="none" w:sz="0" w:space="0" w:color="auto"/>
                              </w:divBdr>
                              <w:divsChild>
                                <w:div w:id="151023585">
                                  <w:marLeft w:val="0"/>
                                  <w:marRight w:val="0"/>
                                  <w:marTop w:val="0"/>
                                  <w:marBottom w:val="0"/>
                                  <w:divBdr>
                                    <w:top w:val="none" w:sz="0" w:space="0" w:color="auto"/>
                                    <w:left w:val="none" w:sz="0" w:space="0" w:color="auto"/>
                                    <w:bottom w:val="none" w:sz="0" w:space="0" w:color="auto"/>
                                    <w:right w:val="none" w:sz="0" w:space="0" w:color="auto"/>
                                  </w:divBdr>
                                </w:div>
                                <w:div w:id="8922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901130">
              <w:marLeft w:val="0"/>
              <w:marRight w:val="0"/>
              <w:marTop w:val="0"/>
              <w:marBottom w:val="0"/>
              <w:divBdr>
                <w:top w:val="none" w:sz="0" w:space="0" w:color="auto"/>
                <w:left w:val="none" w:sz="0" w:space="0" w:color="auto"/>
                <w:bottom w:val="none" w:sz="0" w:space="0" w:color="auto"/>
                <w:right w:val="none" w:sz="0" w:space="0" w:color="auto"/>
              </w:divBdr>
              <w:divsChild>
                <w:div w:id="1075469773">
                  <w:marLeft w:val="0"/>
                  <w:marRight w:val="0"/>
                  <w:marTop w:val="0"/>
                  <w:marBottom w:val="0"/>
                  <w:divBdr>
                    <w:top w:val="none" w:sz="0" w:space="0" w:color="auto"/>
                    <w:left w:val="none" w:sz="0" w:space="0" w:color="auto"/>
                    <w:bottom w:val="none" w:sz="0" w:space="0" w:color="auto"/>
                    <w:right w:val="none" w:sz="0" w:space="0" w:color="auto"/>
                  </w:divBdr>
                  <w:divsChild>
                    <w:div w:id="2067023965">
                      <w:marLeft w:val="0"/>
                      <w:marRight w:val="0"/>
                      <w:marTop w:val="0"/>
                      <w:marBottom w:val="0"/>
                      <w:divBdr>
                        <w:top w:val="none" w:sz="0" w:space="0" w:color="auto"/>
                        <w:left w:val="none" w:sz="0" w:space="0" w:color="auto"/>
                        <w:bottom w:val="none" w:sz="0" w:space="0" w:color="auto"/>
                        <w:right w:val="none" w:sz="0" w:space="0" w:color="auto"/>
                      </w:divBdr>
                      <w:divsChild>
                        <w:div w:id="295186005">
                          <w:marLeft w:val="0"/>
                          <w:marRight w:val="0"/>
                          <w:marTop w:val="0"/>
                          <w:marBottom w:val="0"/>
                          <w:divBdr>
                            <w:top w:val="none" w:sz="0" w:space="0" w:color="auto"/>
                            <w:left w:val="none" w:sz="0" w:space="0" w:color="auto"/>
                            <w:bottom w:val="none" w:sz="0" w:space="0" w:color="auto"/>
                            <w:right w:val="none" w:sz="0" w:space="0" w:color="auto"/>
                          </w:divBdr>
                          <w:divsChild>
                            <w:div w:id="595557679">
                              <w:marLeft w:val="0"/>
                              <w:marRight w:val="0"/>
                              <w:marTop w:val="0"/>
                              <w:marBottom w:val="0"/>
                              <w:divBdr>
                                <w:top w:val="none" w:sz="0" w:space="0" w:color="auto"/>
                                <w:left w:val="none" w:sz="0" w:space="0" w:color="auto"/>
                                <w:bottom w:val="none" w:sz="0" w:space="0" w:color="auto"/>
                                <w:right w:val="none" w:sz="0" w:space="0" w:color="auto"/>
                              </w:divBdr>
                              <w:divsChild>
                                <w:div w:id="1761095608">
                                  <w:marLeft w:val="0"/>
                                  <w:marRight w:val="0"/>
                                  <w:marTop w:val="0"/>
                                  <w:marBottom w:val="0"/>
                                  <w:divBdr>
                                    <w:top w:val="none" w:sz="0" w:space="0" w:color="auto"/>
                                    <w:left w:val="none" w:sz="0" w:space="0" w:color="auto"/>
                                    <w:bottom w:val="none" w:sz="0" w:space="0" w:color="auto"/>
                                    <w:right w:val="none" w:sz="0" w:space="0" w:color="auto"/>
                                  </w:divBdr>
                                </w:div>
                                <w:div w:id="132848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199695">
              <w:marLeft w:val="0"/>
              <w:marRight w:val="0"/>
              <w:marTop w:val="0"/>
              <w:marBottom w:val="0"/>
              <w:divBdr>
                <w:top w:val="none" w:sz="0" w:space="0" w:color="auto"/>
                <w:left w:val="none" w:sz="0" w:space="0" w:color="auto"/>
                <w:bottom w:val="none" w:sz="0" w:space="0" w:color="auto"/>
                <w:right w:val="none" w:sz="0" w:space="0" w:color="auto"/>
              </w:divBdr>
              <w:divsChild>
                <w:div w:id="1377003896">
                  <w:marLeft w:val="0"/>
                  <w:marRight w:val="0"/>
                  <w:marTop w:val="0"/>
                  <w:marBottom w:val="0"/>
                  <w:divBdr>
                    <w:top w:val="none" w:sz="0" w:space="0" w:color="auto"/>
                    <w:left w:val="none" w:sz="0" w:space="0" w:color="auto"/>
                    <w:bottom w:val="none" w:sz="0" w:space="0" w:color="auto"/>
                    <w:right w:val="none" w:sz="0" w:space="0" w:color="auto"/>
                  </w:divBdr>
                  <w:divsChild>
                    <w:div w:id="65227980">
                      <w:marLeft w:val="0"/>
                      <w:marRight w:val="0"/>
                      <w:marTop w:val="0"/>
                      <w:marBottom w:val="0"/>
                      <w:divBdr>
                        <w:top w:val="none" w:sz="0" w:space="0" w:color="auto"/>
                        <w:left w:val="none" w:sz="0" w:space="0" w:color="auto"/>
                        <w:bottom w:val="none" w:sz="0" w:space="0" w:color="auto"/>
                        <w:right w:val="none" w:sz="0" w:space="0" w:color="auto"/>
                      </w:divBdr>
                      <w:divsChild>
                        <w:div w:id="1612935266">
                          <w:marLeft w:val="0"/>
                          <w:marRight w:val="0"/>
                          <w:marTop w:val="0"/>
                          <w:marBottom w:val="0"/>
                          <w:divBdr>
                            <w:top w:val="none" w:sz="0" w:space="0" w:color="auto"/>
                            <w:left w:val="none" w:sz="0" w:space="0" w:color="auto"/>
                            <w:bottom w:val="none" w:sz="0" w:space="0" w:color="auto"/>
                            <w:right w:val="none" w:sz="0" w:space="0" w:color="auto"/>
                          </w:divBdr>
                          <w:divsChild>
                            <w:div w:id="1493569323">
                              <w:marLeft w:val="0"/>
                              <w:marRight w:val="0"/>
                              <w:marTop w:val="0"/>
                              <w:marBottom w:val="0"/>
                              <w:divBdr>
                                <w:top w:val="none" w:sz="0" w:space="0" w:color="auto"/>
                                <w:left w:val="none" w:sz="0" w:space="0" w:color="auto"/>
                                <w:bottom w:val="none" w:sz="0" w:space="0" w:color="auto"/>
                                <w:right w:val="none" w:sz="0" w:space="0" w:color="auto"/>
                              </w:divBdr>
                              <w:divsChild>
                                <w:div w:id="165486678">
                                  <w:marLeft w:val="0"/>
                                  <w:marRight w:val="0"/>
                                  <w:marTop w:val="0"/>
                                  <w:marBottom w:val="0"/>
                                  <w:divBdr>
                                    <w:top w:val="none" w:sz="0" w:space="0" w:color="auto"/>
                                    <w:left w:val="none" w:sz="0" w:space="0" w:color="auto"/>
                                    <w:bottom w:val="none" w:sz="0" w:space="0" w:color="auto"/>
                                    <w:right w:val="none" w:sz="0" w:space="0" w:color="auto"/>
                                  </w:divBdr>
                                </w:div>
                                <w:div w:id="378825014">
                                  <w:marLeft w:val="0"/>
                                  <w:marRight w:val="0"/>
                                  <w:marTop w:val="0"/>
                                  <w:marBottom w:val="0"/>
                                  <w:divBdr>
                                    <w:top w:val="none" w:sz="0" w:space="0" w:color="auto"/>
                                    <w:left w:val="none" w:sz="0" w:space="0" w:color="auto"/>
                                    <w:bottom w:val="none" w:sz="0" w:space="0" w:color="auto"/>
                                    <w:right w:val="none" w:sz="0" w:space="0" w:color="auto"/>
                                  </w:divBdr>
                                </w:div>
                                <w:div w:id="181262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5469854">
              <w:marLeft w:val="0"/>
              <w:marRight w:val="0"/>
              <w:marTop w:val="0"/>
              <w:marBottom w:val="0"/>
              <w:divBdr>
                <w:top w:val="none" w:sz="0" w:space="0" w:color="auto"/>
                <w:left w:val="none" w:sz="0" w:space="0" w:color="auto"/>
                <w:bottom w:val="none" w:sz="0" w:space="0" w:color="auto"/>
                <w:right w:val="none" w:sz="0" w:space="0" w:color="auto"/>
              </w:divBdr>
            </w:div>
            <w:div w:id="1779790103">
              <w:marLeft w:val="0"/>
              <w:marRight w:val="0"/>
              <w:marTop w:val="0"/>
              <w:marBottom w:val="0"/>
              <w:divBdr>
                <w:top w:val="none" w:sz="0" w:space="0" w:color="auto"/>
                <w:left w:val="none" w:sz="0" w:space="0" w:color="auto"/>
                <w:bottom w:val="none" w:sz="0" w:space="0" w:color="auto"/>
                <w:right w:val="none" w:sz="0" w:space="0" w:color="auto"/>
              </w:divBdr>
              <w:divsChild>
                <w:div w:id="700282015">
                  <w:marLeft w:val="0"/>
                  <w:marRight w:val="0"/>
                  <w:marTop w:val="0"/>
                  <w:marBottom w:val="0"/>
                  <w:divBdr>
                    <w:top w:val="none" w:sz="0" w:space="0" w:color="auto"/>
                    <w:left w:val="none" w:sz="0" w:space="0" w:color="auto"/>
                    <w:bottom w:val="none" w:sz="0" w:space="0" w:color="auto"/>
                    <w:right w:val="none" w:sz="0" w:space="0" w:color="auto"/>
                  </w:divBdr>
                </w:div>
                <w:div w:id="1874611808">
                  <w:marLeft w:val="0"/>
                  <w:marRight w:val="0"/>
                  <w:marTop w:val="0"/>
                  <w:marBottom w:val="0"/>
                  <w:divBdr>
                    <w:top w:val="none" w:sz="0" w:space="0" w:color="auto"/>
                    <w:left w:val="none" w:sz="0" w:space="0" w:color="auto"/>
                    <w:bottom w:val="none" w:sz="0" w:space="0" w:color="auto"/>
                    <w:right w:val="none" w:sz="0" w:space="0" w:color="auto"/>
                  </w:divBdr>
                  <w:divsChild>
                    <w:div w:id="1690721936">
                      <w:marLeft w:val="0"/>
                      <w:marRight w:val="0"/>
                      <w:marTop w:val="0"/>
                      <w:marBottom w:val="0"/>
                      <w:divBdr>
                        <w:top w:val="none" w:sz="0" w:space="0" w:color="auto"/>
                        <w:left w:val="none" w:sz="0" w:space="0" w:color="auto"/>
                        <w:bottom w:val="none" w:sz="0" w:space="0" w:color="auto"/>
                        <w:right w:val="none" w:sz="0" w:space="0" w:color="auto"/>
                      </w:divBdr>
                      <w:divsChild>
                        <w:div w:id="1578637633">
                          <w:marLeft w:val="0"/>
                          <w:marRight w:val="0"/>
                          <w:marTop w:val="0"/>
                          <w:marBottom w:val="0"/>
                          <w:divBdr>
                            <w:top w:val="none" w:sz="0" w:space="0" w:color="auto"/>
                            <w:left w:val="none" w:sz="0" w:space="0" w:color="auto"/>
                            <w:bottom w:val="none" w:sz="0" w:space="0" w:color="auto"/>
                            <w:right w:val="none" w:sz="0" w:space="0" w:color="auto"/>
                          </w:divBdr>
                          <w:divsChild>
                            <w:div w:id="186915828">
                              <w:marLeft w:val="0"/>
                              <w:marRight w:val="0"/>
                              <w:marTop w:val="0"/>
                              <w:marBottom w:val="0"/>
                              <w:divBdr>
                                <w:top w:val="none" w:sz="0" w:space="0" w:color="auto"/>
                                <w:left w:val="none" w:sz="0" w:space="0" w:color="auto"/>
                                <w:bottom w:val="none" w:sz="0" w:space="0" w:color="auto"/>
                                <w:right w:val="none" w:sz="0" w:space="0" w:color="auto"/>
                              </w:divBdr>
                              <w:divsChild>
                                <w:div w:id="527720198">
                                  <w:marLeft w:val="0"/>
                                  <w:marRight w:val="0"/>
                                  <w:marTop w:val="0"/>
                                  <w:marBottom w:val="0"/>
                                  <w:divBdr>
                                    <w:top w:val="none" w:sz="0" w:space="0" w:color="auto"/>
                                    <w:left w:val="none" w:sz="0" w:space="0" w:color="auto"/>
                                    <w:bottom w:val="none" w:sz="0" w:space="0" w:color="auto"/>
                                    <w:right w:val="none" w:sz="0" w:space="0" w:color="auto"/>
                                  </w:divBdr>
                                </w:div>
                                <w:div w:id="170803454">
                                  <w:marLeft w:val="0"/>
                                  <w:marRight w:val="0"/>
                                  <w:marTop w:val="0"/>
                                  <w:marBottom w:val="0"/>
                                  <w:divBdr>
                                    <w:top w:val="none" w:sz="0" w:space="0" w:color="auto"/>
                                    <w:left w:val="none" w:sz="0" w:space="0" w:color="auto"/>
                                    <w:bottom w:val="none" w:sz="0" w:space="0" w:color="auto"/>
                                    <w:right w:val="none" w:sz="0" w:space="0" w:color="auto"/>
                                  </w:divBdr>
                                </w:div>
                                <w:div w:id="1731029373">
                                  <w:marLeft w:val="0"/>
                                  <w:marRight w:val="0"/>
                                  <w:marTop w:val="0"/>
                                  <w:marBottom w:val="0"/>
                                  <w:divBdr>
                                    <w:top w:val="none" w:sz="0" w:space="0" w:color="auto"/>
                                    <w:left w:val="none" w:sz="0" w:space="0" w:color="auto"/>
                                    <w:bottom w:val="none" w:sz="0" w:space="0" w:color="auto"/>
                                    <w:right w:val="none" w:sz="0" w:space="0" w:color="auto"/>
                                  </w:divBdr>
                                </w:div>
                                <w:div w:id="2120294457">
                                  <w:marLeft w:val="0"/>
                                  <w:marRight w:val="0"/>
                                  <w:marTop w:val="0"/>
                                  <w:marBottom w:val="0"/>
                                  <w:divBdr>
                                    <w:top w:val="none" w:sz="0" w:space="0" w:color="auto"/>
                                    <w:left w:val="none" w:sz="0" w:space="0" w:color="auto"/>
                                    <w:bottom w:val="none" w:sz="0" w:space="0" w:color="auto"/>
                                    <w:right w:val="none" w:sz="0" w:space="0" w:color="auto"/>
                                  </w:divBdr>
                                </w:div>
                                <w:div w:id="100482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6068134">
              <w:marLeft w:val="0"/>
              <w:marRight w:val="0"/>
              <w:marTop w:val="0"/>
              <w:marBottom w:val="0"/>
              <w:divBdr>
                <w:top w:val="none" w:sz="0" w:space="0" w:color="auto"/>
                <w:left w:val="none" w:sz="0" w:space="0" w:color="auto"/>
                <w:bottom w:val="none" w:sz="0" w:space="0" w:color="auto"/>
                <w:right w:val="none" w:sz="0" w:space="0" w:color="auto"/>
              </w:divBdr>
              <w:divsChild>
                <w:div w:id="880240650">
                  <w:marLeft w:val="0"/>
                  <w:marRight w:val="0"/>
                  <w:marTop w:val="0"/>
                  <w:marBottom w:val="0"/>
                  <w:divBdr>
                    <w:top w:val="none" w:sz="0" w:space="0" w:color="auto"/>
                    <w:left w:val="none" w:sz="0" w:space="0" w:color="auto"/>
                    <w:bottom w:val="none" w:sz="0" w:space="0" w:color="auto"/>
                    <w:right w:val="none" w:sz="0" w:space="0" w:color="auto"/>
                  </w:divBdr>
                </w:div>
                <w:div w:id="18703959">
                  <w:marLeft w:val="0"/>
                  <w:marRight w:val="0"/>
                  <w:marTop w:val="0"/>
                  <w:marBottom w:val="0"/>
                  <w:divBdr>
                    <w:top w:val="none" w:sz="0" w:space="0" w:color="auto"/>
                    <w:left w:val="none" w:sz="0" w:space="0" w:color="auto"/>
                    <w:bottom w:val="none" w:sz="0" w:space="0" w:color="auto"/>
                    <w:right w:val="none" w:sz="0" w:space="0" w:color="auto"/>
                  </w:divBdr>
                  <w:divsChild>
                    <w:div w:id="641277867">
                      <w:marLeft w:val="0"/>
                      <w:marRight w:val="0"/>
                      <w:marTop w:val="0"/>
                      <w:marBottom w:val="0"/>
                      <w:divBdr>
                        <w:top w:val="none" w:sz="0" w:space="0" w:color="auto"/>
                        <w:left w:val="none" w:sz="0" w:space="0" w:color="auto"/>
                        <w:bottom w:val="none" w:sz="0" w:space="0" w:color="auto"/>
                        <w:right w:val="none" w:sz="0" w:space="0" w:color="auto"/>
                      </w:divBdr>
                      <w:divsChild>
                        <w:div w:id="1630697438">
                          <w:marLeft w:val="0"/>
                          <w:marRight w:val="0"/>
                          <w:marTop w:val="0"/>
                          <w:marBottom w:val="0"/>
                          <w:divBdr>
                            <w:top w:val="none" w:sz="0" w:space="0" w:color="auto"/>
                            <w:left w:val="none" w:sz="0" w:space="0" w:color="auto"/>
                            <w:bottom w:val="none" w:sz="0" w:space="0" w:color="auto"/>
                            <w:right w:val="none" w:sz="0" w:space="0" w:color="auto"/>
                          </w:divBdr>
                          <w:divsChild>
                            <w:div w:id="1779791239">
                              <w:marLeft w:val="0"/>
                              <w:marRight w:val="0"/>
                              <w:marTop w:val="0"/>
                              <w:marBottom w:val="0"/>
                              <w:divBdr>
                                <w:top w:val="none" w:sz="0" w:space="0" w:color="auto"/>
                                <w:left w:val="none" w:sz="0" w:space="0" w:color="auto"/>
                                <w:bottom w:val="none" w:sz="0" w:space="0" w:color="auto"/>
                                <w:right w:val="none" w:sz="0" w:space="0" w:color="auto"/>
                              </w:divBdr>
                              <w:divsChild>
                                <w:div w:id="1886941971">
                                  <w:marLeft w:val="0"/>
                                  <w:marRight w:val="0"/>
                                  <w:marTop w:val="0"/>
                                  <w:marBottom w:val="0"/>
                                  <w:divBdr>
                                    <w:top w:val="none" w:sz="0" w:space="0" w:color="auto"/>
                                    <w:left w:val="none" w:sz="0" w:space="0" w:color="auto"/>
                                    <w:bottom w:val="none" w:sz="0" w:space="0" w:color="auto"/>
                                    <w:right w:val="none" w:sz="0" w:space="0" w:color="auto"/>
                                  </w:divBdr>
                                </w:div>
                                <w:div w:id="1279532046">
                                  <w:marLeft w:val="0"/>
                                  <w:marRight w:val="0"/>
                                  <w:marTop w:val="0"/>
                                  <w:marBottom w:val="0"/>
                                  <w:divBdr>
                                    <w:top w:val="none" w:sz="0" w:space="0" w:color="auto"/>
                                    <w:left w:val="none" w:sz="0" w:space="0" w:color="auto"/>
                                    <w:bottom w:val="none" w:sz="0" w:space="0" w:color="auto"/>
                                    <w:right w:val="none" w:sz="0" w:space="0" w:color="auto"/>
                                  </w:divBdr>
                                </w:div>
                                <w:div w:id="1708675344">
                                  <w:marLeft w:val="0"/>
                                  <w:marRight w:val="0"/>
                                  <w:marTop w:val="0"/>
                                  <w:marBottom w:val="0"/>
                                  <w:divBdr>
                                    <w:top w:val="none" w:sz="0" w:space="0" w:color="auto"/>
                                    <w:left w:val="none" w:sz="0" w:space="0" w:color="auto"/>
                                    <w:bottom w:val="none" w:sz="0" w:space="0" w:color="auto"/>
                                    <w:right w:val="none" w:sz="0" w:space="0" w:color="auto"/>
                                  </w:divBdr>
                                </w:div>
                                <w:div w:id="1730301725">
                                  <w:marLeft w:val="0"/>
                                  <w:marRight w:val="0"/>
                                  <w:marTop w:val="0"/>
                                  <w:marBottom w:val="0"/>
                                  <w:divBdr>
                                    <w:top w:val="none" w:sz="0" w:space="0" w:color="auto"/>
                                    <w:left w:val="none" w:sz="0" w:space="0" w:color="auto"/>
                                    <w:bottom w:val="none" w:sz="0" w:space="0" w:color="auto"/>
                                    <w:right w:val="none" w:sz="0" w:space="0" w:color="auto"/>
                                  </w:divBdr>
                                </w:div>
                                <w:div w:id="4454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097695">
              <w:marLeft w:val="0"/>
              <w:marRight w:val="0"/>
              <w:marTop w:val="0"/>
              <w:marBottom w:val="0"/>
              <w:divBdr>
                <w:top w:val="none" w:sz="0" w:space="0" w:color="auto"/>
                <w:left w:val="none" w:sz="0" w:space="0" w:color="auto"/>
                <w:bottom w:val="none" w:sz="0" w:space="0" w:color="auto"/>
                <w:right w:val="none" w:sz="0" w:space="0" w:color="auto"/>
              </w:divBdr>
              <w:divsChild>
                <w:div w:id="576667463">
                  <w:marLeft w:val="0"/>
                  <w:marRight w:val="0"/>
                  <w:marTop w:val="0"/>
                  <w:marBottom w:val="0"/>
                  <w:divBdr>
                    <w:top w:val="none" w:sz="0" w:space="0" w:color="auto"/>
                    <w:left w:val="none" w:sz="0" w:space="0" w:color="auto"/>
                    <w:bottom w:val="none" w:sz="0" w:space="0" w:color="auto"/>
                    <w:right w:val="none" w:sz="0" w:space="0" w:color="auto"/>
                  </w:divBdr>
                </w:div>
                <w:div w:id="598490717">
                  <w:marLeft w:val="0"/>
                  <w:marRight w:val="0"/>
                  <w:marTop w:val="0"/>
                  <w:marBottom w:val="0"/>
                  <w:divBdr>
                    <w:top w:val="none" w:sz="0" w:space="0" w:color="auto"/>
                    <w:left w:val="none" w:sz="0" w:space="0" w:color="auto"/>
                    <w:bottom w:val="none" w:sz="0" w:space="0" w:color="auto"/>
                    <w:right w:val="none" w:sz="0" w:space="0" w:color="auto"/>
                  </w:divBdr>
                  <w:divsChild>
                    <w:div w:id="1630159861">
                      <w:marLeft w:val="0"/>
                      <w:marRight w:val="0"/>
                      <w:marTop w:val="0"/>
                      <w:marBottom w:val="0"/>
                      <w:divBdr>
                        <w:top w:val="none" w:sz="0" w:space="0" w:color="auto"/>
                        <w:left w:val="none" w:sz="0" w:space="0" w:color="auto"/>
                        <w:bottom w:val="none" w:sz="0" w:space="0" w:color="auto"/>
                        <w:right w:val="none" w:sz="0" w:space="0" w:color="auto"/>
                      </w:divBdr>
                      <w:divsChild>
                        <w:div w:id="964848033">
                          <w:marLeft w:val="0"/>
                          <w:marRight w:val="0"/>
                          <w:marTop w:val="0"/>
                          <w:marBottom w:val="0"/>
                          <w:divBdr>
                            <w:top w:val="none" w:sz="0" w:space="0" w:color="auto"/>
                            <w:left w:val="none" w:sz="0" w:space="0" w:color="auto"/>
                            <w:bottom w:val="none" w:sz="0" w:space="0" w:color="auto"/>
                            <w:right w:val="none" w:sz="0" w:space="0" w:color="auto"/>
                          </w:divBdr>
                          <w:divsChild>
                            <w:div w:id="1138301488">
                              <w:marLeft w:val="0"/>
                              <w:marRight w:val="0"/>
                              <w:marTop w:val="0"/>
                              <w:marBottom w:val="0"/>
                              <w:divBdr>
                                <w:top w:val="none" w:sz="0" w:space="0" w:color="auto"/>
                                <w:left w:val="none" w:sz="0" w:space="0" w:color="auto"/>
                                <w:bottom w:val="none" w:sz="0" w:space="0" w:color="auto"/>
                                <w:right w:val="none" w:sz="0" w:space="0" w:color="auto"/>
                              </w:divBdr>
                              <w:divsChild>
                                <w:div w:id="523638703">
                                  <w:marLeft w:val="0"/>
                                  <w:marRight w:val="0"/>
                                  <w:marTop w:val="0"/>
                                  <w:marBottom w:val="0"/>
                                  <w:divBdr>
                                    <w:top w:val="none" w:sz="0" w:space="0" w:color="auto"/>
                                    <w:left w:val="none" w:sz="0" w:space="0" w:color="auto"/>
                                    <w:bottom w:val="none" w:sz="0" w:space="0" w:color="auto"/>
                                    <w:right w:val="none" w:sz="0" w:space="0" w:color="auto"/>
                                  </w:divBdr>
                                </w:div>
                                <w:div w:id="575868961">
                                  <w:marLeft w:val="0"/>
                                  <w:marRight w:val="0"/>
                                  <w:marTop w:val="0"/>
                                  <w:marBottom w:val="0"/>
                                  <w:divBdr>
                                    <w:top w:val="none" w:sz="0" w:space="0" w:color="auto"/>
                                    <w:left w:val="none" w:sz="0" w:space="0" w:color="auto"/>
                                    <w:bottom w:val="none" w:sz="0" w:space="0" w:color="auto"/>
                                    <w:right w:val="none" w:sz="0" w:space="0" w:color="auto"/>
                                  </w:divBdr>
                                </w:div>
                                <w:div w:id="1365055116">
                                  <w:marLeft w:val="0"/>
                                  <w:marRight w:val="0"/>
                                  <w:marTop w:val="0"/>
                                  <w:marBottom w:val="0"/>
                                  <w:divBdr>
                                    <w:top w:val="none" w:sz="0" w:space="0" w:color="auto"/>
                                    <w:left w:val="none" w:sz="0" w:space="0" w:color="auto"/>
                                    <w:bottom w:val="none" w:sz="0" w:space="0" w:color="auto"/>
                                    <w:right w:val="none" w:sz="0" w:space="0" w:color="auto"/>
                                  </w:divBdr>
                                </w:div>
                                <w:div w:id="321928421">
                                  <w:marLeft w:val="0"/>
                                  <w:marRight w:val="0"/>
                                  <w:marTop w:val="0"/>
                                  <w:marBottom w:val="0"/>
                                  <w:divBdr>
                                    <w:top w:val="none" w:sz="0" w:space="0" w:color="auto"/>
                                    <w:left w:val="none" w:sz="0" w:space="0" w:color="auto"/>
                                    <w:bottom w:val="none" w:sz="0" w:space="0" w:color="auto"/>
                                    <w:right w:val="none" w:sz="0" w:space="0" w:color="auto"/>
                                  </w:divBdr>
                                </w:div>
                                <w:div w:id="942802446">
                                  <w:marLeft w:val="0"/>
                                  <w:marRight w:val="0"/>
                                  <w:marTop w:val="0"/>
                                  <w:marBottom w:val="0"/>
                                  <w:divBdr>
                                    <w:top w:val="none" w:sz="0" w:space="0" w:color="auto"/>
                                    <w:left w:val="none" w:sz="0" w:space="0" w:color="auto"/>
                                    <w:bottom w:val="none" w:sz="0" w:space="0" w:color="auto"/>
                                    <w:right w:val="none" w:sz="0" w:space="0" w:color="auto"/>
                                  </w:divBdr>
                                </w:div>
                                <w:div w:id="1412966152">
                                  <w:marLeft w:val="0"/>
                                  <w:marRight w:val="0"/>
                                  <w:marTop w:val="0"/>
                                  <w:marBottom w:val="0"/>
                                  <w:divBdr>
                                    <w:top w:val="none" w:sz="0" w:space="0" w:color="auto"/>
                                    <w:left w:val="none" w:sz="0" w:space="0" w:color="auto"/>
                                    <w:bottom w:val="none" w:sz="0" w:space="0" w:color="auto"/>
                                    <w:right w:val="none" w:sz="0" w:space="0" w:color="auto"/>
                                  </w:divBdr>
                                </w:div>
                                <w:div w:id="1856071949">
                                  <w:marLeft w:val="0"/>
                                  <w:marRight w:val="0"/>
                                  <w:marTop w:val="0"/>
                                  <w:marBottom w:val="0"/>
                                  <w:divBdr>
                                    <w:top w:val="none" w:sz="0" w:space="0" w:color="auto"/>
                                    <w:left w:val="none" w:sz="0" w:space="0" w:color="auto"/>
                                    <w:bottom w:val="none" w:sz="0" w:space="0" w:color="auto"/>
                                    <w:right w:val="none" w:sz="0" w:space="0" w:color="auto"/>
                                  </w:divBdr>
                                </w:div>
                                <w:div w:id="1107237910">
                                  <w:marLeft w:val="0"/>
                                  <w:marRight w:val="0"/>
                                  <w:marTop w:val="0"/>
                                  <w:marBottom w:val="0"/>
                                  <w:divBdr>
                                    <w:top w:val="none" w:sz="0" w:space="0" w:color="auto"/>
                                    <w:left w:val="none" w:sz="0" w:space="0" w:color="auto"/>
                                    <w:bottom w:val="none" w:sz="0" w:space="0" w:color="auto"/>
                                    <w:right w:val="none" w:sz="0" w:space="0" w:color="auto"/>
                                  </w:divBdr>
                                </w:div>
                                <w:div w:id="233662830">
                                  <w:marLeft w:val="0"/>
                                  <w:marRight w:val="0"/>
                                  <w:marTop w:val="0"/>
                                  <w:marBottom w:val="0"/>
                                  <w:divBdr>
                                    <w:top w:val="none" w:sz="0" w:space="0" w:color="auto"/>
                                    <w:left w:val="none" w:sz="0" w:space="0" w:color="auto"/>
                                    <w:bottom w:val="none" w:sz="0" w:space="0" w:color="auto"/>
                                    <w:right w:val="none" w:sz="0" w:space="0" w:color="auto"/>
                                  </w:divBdr>
                                </w:div>
                                <w:div w:id="1096369610">
                                  <w:marLeft w:val="0"/>
                                  <w:marRight w:val="0"/>
                                  <w:marTop w:val="0"/>
                                  <w:marBottom w:val="0"/>
                                  <w:divBdr>
                                    <w:top w:val="none" w:sz="0" w:space="0" w:color="auto"/>
                                    <w:left w:val="none" w:sz="0" w:space="0" w:color="auto"/>
                                    <w:bottom w:val="none" w:sz="0" w:space="0" w:color="auto"/>
                                    <w:right w:val="none" w:sz="0" w:space="0" w:color="auto"/>
                                  </w:divBdr>
                                </w:div>
                                <w:div w:id="19815736">
                                  <w:marLeft w:val="0"/>
                                  <w:marRight w:val="0"/>
                                  <w:marTop w:val="0"/>
                                  <w:marBottom w:val="0"/>
                                  <w:divBdr>
                                    <w:top w:val="none" w:sz="0" w:space="0" w:color="auto"/>
                                    <w:left w:val="none" w:sz="0" w:space="0" w:color="auto"/>
                                    <w:bottom w:val="none" w:sz="0" w:space="0" w:color="auto"/>
                                    <w:right w:val="none" w:sz="0" w:space="0" w:color="auto"/>
                                  </w:divBdr>
                                </w:div>
                                <w:div w:id="1121343622">
                                  <w:marLeft w:val="0"/>
                                  <w:marRight w:val="0"/>
                                  <w:marTop w:val="0"/>
                                  <w:marBottom w:val="0"/>
                                  <w:divBdr>
                                    <w:top w:val="none" w:sz="0" w:space="0" w:color="auto"/>
                                    <w:left w:val="none" w:sz="0" w:space="0" w:color="auto"/>
                                    <w:bottom w:val="none" w:sz="0" w:space="0" w:color="auto"/>
                                    <w:right w:val="none" w:sz="0" w:space="0" w:color="auto"/>
                                  </w:divBdr>
                                </w:div>
                                <w:div w:id="673996632">
                                  <w:marLeft w:val="0"/>
                                  <w:marRight w:val="0"/>
                                  <w:marTop w:val="0"/>
                                  <w:marBottom w:val="0"/>
                                  <w:divBdr>
                                    <w:top w:val="none" w:sz="0" w:space="0" w:color="auto"/>
                                    <w:left w:val="none" w:sz="0" w:space="0" w:color="auto"/>
                                    <w:bottom w:val="none" w:sz="0" w:space="0" w:color="auto"/>
                                    <w:right w:val="none" w:sz="0" w:space="0" w:color="auto"/>
                                  </w:divBdr>
                                </w:div>
                                <w:div w:id="1673680075">
                                  <w:marLeft w:val="0"/>
                                  <w:marRight w:val="0"/>
                                  <w:marTop w:val="0"/>
                                  <w:marBottom w:val="0"/>
                                  <w:divBdr>
                                    <w:top w:val="none" w:sz="0" w:space="0" w:color="auto"/>
                                    <w:left w:val="none" w:sz="0" w:space="0" w:color="auto"/>
                                    <w:bottom w:val="none" w:sz="0" w:space="0" w:color="auto"/>
                                    <w:right w:val="none" w:sz="0" w:space="0" w:color="auto"/>
                                  </w:divBdr>
                                </w:div>
                                <w:div w:id="600989934">
                                  <w:marLeft w:val="0"/>
                                  <w:marRight w:val="0"/>
                                  <w:marTop w:val="0"/>
                                  <w:marBottom w:val="0"/>
                                  <w:divBdr>
                                    <w:top w:val="none" w:sz="0" w:space="0" w:color="auto"/>
                                    <w:left w:val="none" w:sz="0" w:space="0" w:color="auto"/>
                                    <w:bottom w:val="none" w:sz="0" w:space="0" w:color="auto"/>
                                    <w:right w:val="none" w:sz="0" w:space="0" w:color="auto"/>
                                  </w:divBdr>
                                </w:div>
                                <w:div w:id="626468486">
                                  <w:marLeft w:val="0"/>
                                  <w:marRight w:val="0"/>
                                  <w:marTop w:val="0"/>
                                  <w:marBottom w:val="0"/>
                                  <w:divBdr>
                                    <w:top w:val="none" w:sz="0" w:space="0" w:color="auto"/>
                                    <w:left w:val="none" w:sz="0" w:space="0" w:color="auto"/>
                                    <w:bottom w:val="none" w:sz="0" w:space="0" w:color="auto"/>
                                    <w:right w:val="none" w:sz="0" w:space="0" w:color="auto"/>
                                  </w:divBdr>
                                </w:div>
                                <w:div w:id="1898781034">
                                  <w:marLeft w:val="0"/>
                                  <w:marRight w:val="0"/>
                                  <w:marTop w:val="0"/>
                                  <w:marBottom w:val="0"/>
                                  <w:divBdr>
                                    <w:top w:val="none" w:sz="0" w:space="0" w:color="auto"/>
                                    <w:left w:val="none" w:sz="0" w:space="0" w:color="auto"/>
                                    <w:bottom w:val="none" w:sz="0" w:space="0" w:color="auto"/>
                                    <w:right w:val="none" w:sz="0" w:space="0" w:color="auto"/>
                                  </w:divBdr>
                                </w:div>
                                <w:div w:id="2002923353">
                                  <w:marLeft w:val="0"/>
                                  <w:marRight w:val="0"/>
                                  <w:marTop w:val="0"/>
                                  <w:marBottom w:val="0"/>
                                  <w:divBdr>
                                    <w:top w:val="none" w:sz="0" w:space="0" w:color="auto"/>
                                    <w:left w:val="none" w:sz="0" w:space="0" w:color="auto"/>
                                    <w:bottom w:val="none" w:sz="0" w:space="0" w:color="auto"/>
                                    <w:right w:val="none" w:sz="0" w:space="0" w:color="auto"/>
                                  </w:divBdr>
                                </w:div>
                                <w:div w:id="2051300806">
                                  <w:marLeft w:val="0"/>
                                  <w:marRight w:val="0"/>
                                  <w:marTop w:val="0"/>
                                  <w:marBottom w:val="0"/>
                                  <w:divBdr>
                                    <w:top w:val="none" w:sz="0" w:space="0" w:color="auto"/>
                                    <w:left w:val="none" w:sz="0" w:space="0" w:color="auto"/>
                                    <w:bottom w:val="none" w:sz="0" w:space="0" w:color="auto"/>
                                    <w:right w:val="none" w:sz="0" w:space="0" w:color="auto"/>
                                  </w:divBdr>
                                </w:div>
                                <w:div w:id="306980667">
                                  <w:marLeft w:val="0"/>
                                  <w:marRight w:val="0"/>
                                  <w:marTop w:val="0"/>
                                  <w:marBottom w:val="0"/>
                                  <w:divBdr>
                                    <w:top w:val="none" w:sz="0" w:space="0" w:color="auto"/>
                                    <w:left w:val="none" w:sz="0" w:space="0" w:color="auto"/>
                                    <w:bottom w:val="none" w:sz="0" w:space="0" w:color="auto"/>
                                    <w:right w:val="none" w:sz="0" w:space="0" w:color="auto"/>
                                  </w:divBdr>
                                </w:div>
                                <w:div w:id="637686068">
                                  <w:marLeft w:val="0"/>
                                  <w:marRight w:val="0"/>
                                  <w:marTop w:val="0"/>
                                  <w:marBottom w:val="0"/>
                                  <w:divBdr>
                                    <w:top w:val="none" w:sz="0" w:space="0" w:color="auto"/>
                                    <w:left w:val="none" w:sz="0" w:space="0" w:color="auto"/>
                                    <w:bottom w:val="none" w:sz="0" w:space="0" w:color="auto"/>
                                    <w:right w:val="none" w:sz="0" w:space="0" w:color="auto"/>
                                  </w:divBdr>
                                </w:div>
                                <w:div w:id="1717852945">
                                  <w:marLeft w:val="0"/>
                                  <w:marRight w:val="0"/>
                                  <w:marTop w:val="0"/>
                                  <w:marBottom w:val="0"/>
                                  <w:divBdr>
                                    <w:top w:val="none" w:sz="0" w:space="0" w:color="auto"/>
                                    <w:left w:val="none" w:sz="0" w:space="0" w:color="auto"/>
                                    <w:bottom w:val="none" w:sz="0" w:space="0" w:color="auto"/>
                                    <w:right w:val="none" w:sz="0" w:space="0" w:color="auto"/>
                                  </w:divBdr>
                                </w:div>
                                <w:div w:id="1210073746">
                                  <w:marLeft w:val="0"/>
                                  <w:marRight w:val="0"/>
                                  <w:marTop w:val="0"/>
                                  <w:marBottom w:val="0"/>
                                  <w:divBdr>
                                    <w:top w:val="none" w:sz="0" w:space="0" w:color="auto"/>
                                    <w:left w:val="none" w:sz="0" w:space="0" w:color="auto"/>
                                    <w:bottom w:val="none" w:sz="0" w:space="0" w:color="auto"/>
                                    <w:right w:val="none" w:sz="0" w:space="0" w:color="auto"/>
                                  </w:divBdr>
                                </w:div>
                                <w:div w:id="166790932">
                                  <w:marLeft w:val="0"/>
                                  <w:marRight w:val="0"/>
                                  <w:marTop w:val="0"/>
                                  <w:marBottom w:val="0"/>
                                  <w:divBdr>
                                    <w:top w:val="none" w:sz="0" w:space="0" w:color="auto"/>
                                    <w:left w:val="none" w:sz="0" w:space="0" w:color="auto"/>
                                    <w:bottom w:val="none" w:sz="0" w:space="0" w:color="auto"/>
                                    <w:right w:val="none" w:sz="0" w:space="0" w:color="auto"/>
                                  </w:divBdr>
                                </w:div>
                                <w:div w:id="97263706">
                                  <w:marLeft w:val="0"/>
                                  <w:marRight w:val="0"/>
                                  <w:marTop w:val="0"/>
                                  <w:marBottom w:val="0"/>
                                  <w:divBdr>
                                    <w:top w:val="none" w:sz="0" w:space="0" w:color="auto"/>
                                    <w:left w:val="none" w:sz="0" w:space="0" w:color="auto"/>
                                    <w:bottom w:val="none" w:sz="0" w:space="0" w:color="auto"/>
                                    <w:right w:val="none" w:sz="0" w:space="0" w:color="auto"/>
                                  </w:divBdr>
                                </w:div>
                                <w:div w:id="536744345">
                                  <w:marLeft w:val="0"/>
                                  <w:marRight w:val="0"/>
                                  <w:marTop w:val="0"/>
                                  <w:marBottom w:val="0"/>
                                  <w:divBdr>
                                    <w:top w:val="none" w:sz="0" w:space="0" w:color="auto"/>
                                    <w:left w:val="none" w:sz="0" w:space="0" w:color="auto"/>
                                    <w:bottom w:val="none" w:sz="0" w:space="0" w:color="auto"/>
                                    <w:right w:val="none" w:sz="0" w:space="0" w:color="auto"/>
                                  </w:divBdr>
                                </w:div>
                                <w:div w:id="773284764">
                                  <w:marLeft w:val="0"/>
                                  <w:marRight w:val="0"/>
                                  <w:marTop w:val="0"/>
                                  <w:marBottom w:val="0"/>
                                  <w:divBdr>
                                    <w:top w:val="none" w:sz="0" w:space="0" w:color="auto"/>
                                    <w:left w:val="none" w:sz="0" w:space="0" w:color="auto"/>
                                    <w:bottom w:val="none" w:sz="0" w:space="0" w:color="auto"/>
                                    <w:right w:val="none" w:sz="0" w:space="0" w:color="auto"/>
                                  </w:divBdr>
                                </w:div>
                                <w:div w:id="1803035651">
                                  <w:marLeft w:val="0"/>
                                  <w:marRight w:val="0"/>
                                  <w:marTop w:val="0"/>
                                  <w:marBottom w:val="0"/>
                                  <w:divBdr>
                                    <w:top w:val="none" w:sz="0" w:space="0" w:color="auto"/>
                                    <w:left w:val="none" w:sz="0" w:space="0" w:color="auto"/>
                                    <w:bottom w:val="none" w:sz="0" w:space="0" w:color="auto"/>
                                    <w:right w:val="none" w:sz="0" w:space="0" w:color="auto"/>
                                  </w:divBdr>
                                </w:div>
                                <w:div w:id="701516648">
                                  <w:marLeft w:val="0"/>
                                  <w:marRight w:val="0"/>
                                  <w:marTop w:val="0"/>
                                  <w:marBottom w:val="0"/>
                                  <w:divBdr>
                                    <w:top w:val="none" w:sz="0" w:space="0" w:color="auto"/>
                                    <w:left w:val="none" w:sz="0" w:space="0" w:color="auto"/>
                                    <w:bottom w:val="none" w:sz="0" w:space="0" w:color="auto"/>
                                    <w:right w:val="none" w:sz="0" w:space="0" w:color="auto"/>
                                  </w:divBdr>
                                </w:div>
                                <w:div w:id="2086997674">
                                  <w:marLeft w:val="0"/>
                                  <w:marRight w:val="0"/>
                                  <w:marTop w:val="0"/>
                                  <w:marBottom w:val="0"/>
                                  <w:divBdr>
                                    <w:top w:val="none" w:sz="0" w:space="0" w:color="auto"/>
                                    <w:left w:val="none" w:sz="0" w:space="0" w:color="auto"/>
                                    <w:bottom w:val="none" w:sz="0" w:space="0" w:color="auto"/>
                                    <w:right w:val="none" w:sz="0" w:space="0" w:color="auto"/>
                                  </w:divBdr>
                                </w:div>
                                <w:div w:id="371419463">
                                  <w:marLeft w:val="0"/>
                                  <w:marRight w:val="0"/>
                                  <w:marTop w:val="0"/>
                                  <w:marBottom w:val="0"/>
                                  <w:divBdr>
                                    <w:top w:val="none" w:sz="0" w:space="0" w:color="auto"/>
                                    <w:left w:val="none" w:sz="0" w:space="0" w:color="auto"/>
                                    <w:bottom w:val="none" w:sz="0" w:space="0" w:color="auto"/>
                                    <w:right w:val="none" w:sz="0" w:space="0" w:color="auto"/>
                                  </w:divBdr>
                                </w:div>
                                <w:div w:id="1863088041">
                                  <w:marLeft w:val="0"/>
                                  <w:marRight w:val="0"/>
                                  <w:marTop w:val="0"/>
                                  <w:marBottom w:val="0"/>
                                  <w:divBdr>
                                    <w:top w:val="none" w:sz="0" w:space="0" w:color="auto"/>
                                    <w:left w:val="none" w:sz="0" w:space="0" w:color="auto"/>
                                    <w:bottom w:val="none" w:sz="0" w:space="0" w:color="auto"/>
                                    <w:right w:val="none" w:sz="0" w:space="0" w:color="auto"/>
                                  </w:divBdr>
                                </w:div>
                                <w:div w:id="664823071">
                                  <w:marLeft w:val="0"/>
                                  <w:marRight w:val="0"/>
                                  <w:marTop w:val="0"/>
                                  <w:marBottom w:val="0"/>
                                  <w:divBdr>
                                    <w:top w:val="none" w:sz="0" w:space="0" w:color="auto"/>
                                    <w:left w:val="none" w:sz="0" w:space="0" w:color="auto"/>
                                    <w:bottom w:val="none" w:sz="0" w:space="0" w:color="auto"/>
                                    <w:right w:val="none" w:sz="0" w:space="0" w:color="auto"/>
                                  </w:divBdr>
                                </w:div>
                                <w:div w:id="2071416069">
                                  <w:marLeft w:val="0"/>
                                  <w:marRight w:val="0"/>
                                  <w:marTop w:val="0"/>
                                  <w:marBottom w:val="0"/>
                                  <w:divBdr>
                                    <w:top w:val="none" w:sz="0" w:space="0" w:color="auto"/>
                                    <w:left w:val="none" w:sz="0" w:space="0" w:color="auto"/>
                                    <w:bottom w:val="none" w:sz="0" w:space="0" w:color="auto"/>
                                    <w:right w:val="none" w:sz="0" w:space="0" w:color="auto"/>
                                  </w:divBdr>
                                </w:div>
                                <w:div w:id="1290017622">
                                  <w:marLeft w:val="0"/>
                                  <w:marRight w:val="0"/>
                                  <w:marTop w:val="0"/>
                                  <w:marBottom w:val="0"/>
                                  <w:divBdr>
                                    <w:top w:val="none" w:sz="0" w:space="0" w:color="auto"/>
                                    <w:left w:val="none" w:sz="0" w:space="0" w:color="auto"/>
                                    <w:bottom w:val="none" w:sz="0" w:space="0" w:color="auto"/>
                                    <w:right w:val="none" w:sz="0" w:space="0" w:color="auto"/>
                                  </w:divBdr>
                                </w:div>
                                <w:div w:id="914096599">
                                  <w:marLeft w:val="0"/>
                                  <w:marRight w:val="0"/>
                                  <w:marTop w:val="0"/>
                                  <w:marBottom w:val="0"/>
                                  <w:divBdr>
                                    <w:top w:val="none" w:sz="0" w:space="0" w:color="auto"/>
                                    <w:left w:val="none" w:sz="0" w:space="0" w:color="auto"/>
                                    <w:bottom w:val="none" w:sz="0" w:space="0" w:color="auto"/>
                                    <w:right w:val="none" w:sz="0" w:space="0" w:color="auto"/>
                                  </w:divBdr>
                                </w:div>
                                <w:div w:id="725295567">
                                  <w:marLeft w:val="0"/>
                                  <w:marRight w:val="0"/>
                                  <w:marTop w:val="0"/>
                                  <w:marBottom w:val="0"/>
                                  <w:divBdr>
                                    <w:top w:val="none" w:sz="0" w:space="0" w:color="auto"/>
                                    <w:left w:val="none" w:sz="0" w:space="0" w:color="auto"/>
                                    <w:bottom w:val="none" w:sz="0" w:space="0" w:color="auto"/>
                                    <w:right w:val="none" w:sz="0" w:space="0" w:color="auto"/>
                                  </w:divBdr>
                                </w:div>
                                <w:div w:id="238828308">
                                  <w:marLeft w:val="0"/>
                                  <w:marRight w:val="0"/>
                                  <w:marTop w:val="0"/>
                                  <w:marBottom w:val="0"/>
                                  <w:divBdr>
                                    <w:top w:val="none" w:sz="0" w:space="0" w:color="auto"/>
                                    <w:left w:val="none" w:sz="0" w:space="0" w:color="auto"/>
                                    <w:bottom w:val="none" w:sz="0" w:space="0" w:color="auto"/>
                                    <w:right w:val="none" w:sz="0" w:space="0" w:color="auto"/>
                                  </w:divBdr>
                                </w:div>
                                <w:div w:id="422455849">
                                  <w:marLeft w:val="0"/>
                                  <w:marRight w:val="0"/>
                                  <w:marTop w:val="0"/>
                                  <w:marBottom w:val="0"/>
                                  <w:divBdr>
                                    <w:top w:val="none" w:sz="0" w:space="0" w:color="auto"/>
                                    <w:left w:val="none" w:sz="0" w:space="0" w:color="auto"/>
                                    <w:bottom w:val="none" w:sz="0" w:space="0" w:color="auto"/>
                                    <w:right w:val="none" w:sz="0" w:space="0" w:color="auto"/>
                                  </w:divBdr>
                                </w:div>
                                <w:div w:id="2024433516">
                                  <w:marLeft w:val="0"/>
                                  <w:marRight w:val="0"/>
                                  <w:marTop w:val="0"/>
                                  <w:marBottom w:val="0"/>
                                  <w:divBdr>
                                    <w:top w:val="none" w:sz="0" w:space="0" w:color="auto"/>
                                    <w:left w:val="none" w:sz="0" w:space="0" w:color="auto"/>
                                    <w:bottom w:val="none" w:sz="0" w:space="0" w:color="auto"/>
                                    <w:right w:val="none" w:sz="0" w:space="0" w:color="auto"/>
                                  </w:divBdr>
                                </w:div>
                                <w:div w:id="936213549">
                                  <w:marLeft w:val="0"/>
                                  <w:marRight w:val="0"/>
                                  <w:marTop w:val="0"/>
                                  <w:marBottom w:val="0"/>
                                  <w:divBdr>
                                    <w:top w:val="none" w:sz="0" w:space="0" w:color="auto"/>
                                    <w:left w:val="none" w:sz="0" w:space="0" w:color="auto"/>
                                    <w:bottom w:val="none" w:sz="0" w:space="0" w:color="auto"/>
                                    <w:right w:val="none" w:sz="0" w:space="0" w:color="auto"/>
                                  </w:divBdr>
                                </w:div>
                                <w:div w:id="47850726">
                                  <w:marLeft w:val="0"/>
                                  <w:marRight w:val="0"/>
                                  <w:marTop w:val="0"/>
                                  <w:marBottom w:val="0"/>
                                  <w:divBdr>
                                    <w:top w:val="none" w:sz="0" w:space="0" w:color="auto"/>
                                    <w:left w:val="none" w:sz="0" w:space="0" w:color="auto"/>
                                    <w:bottom w:val="none" w:sz="0" w:space="0" w:color="auto"/>
                                    <w:right w:val="none" w:sz="0" w:space="0" w:color="auto"/>
                                  </w:divBdr>
                                </w:div>
                                <w:div w:id="299845493">
                                  <w:marLeft w:val="0"/>
                                  <w:marRight w:val="0"/>
                                  <w:marTop w:val="0"/>
                                  <w:marBottom w:val="0"/>
                                  <w:divBdr>
                                    <w:top w:val="none" w:sz="0" w:space="0" w:color="auto"/>
                                    <w:left w:val="none" w:sz="0" w:space="0" w:color="auto"/>
                                    <w:bottom w:val="none" w:sz="0" w:space="0" w:color="auto"/>
                                    <w:right w:val="none" w:sz="0" w:space="0" w:color="auto"/>
                                  </w:divBdr>
                                </w:div>
                                <w:div w:id="1850411732">
                                  <w:marLeft w:val="0"/>
                                  <w:marRight w:val="0"/>
                                  <w:marTop w:val="0"/>
                                  <w:marBottom w:val="0"/>
                                  <w:divBdr>
                                    <w:top w:val="none" w:sz="0" w:space="0" w:color="auto"/>
                                    <w:left w:val="none" w:sz="0" w:space="0" w:color="auto"/>
                                    <w:bottom w:val="none" w:sz="0" w:space="0" w:color="auto"/>
                                    <w:right w:val="none" w:sz="0" w:space="0" w:color="auto"/>
                                  </w:divBdr>
                                </w:div>
                                <w:div w:id="54744513">
                                  <w:marLeft w:val="0"/>
                                  <w:marRight w:val="0"/>
                                  <w:marTop w:val="0"/>
                                  <w:marBottom w:val="0"/>
                                  <w:divBdr>
                                    <w:top w:val="none" w:sz="0" w:space="0" w:color="auto"/>
                                    <w:left w:val="none" w:sz="0" w:space="0" w:color="auto"/>
                                    <w:bottom w:val="none" w:sz="0" w:space="0" w:color="auto"/>
                                    <w:right w:val="none" w:sz="0" w:space="0" w:color="auto"/>
                                  </w:divBdr>
                                </w:div>
                                <w:div w:id="1951626334">
                                  <w:marLeft w:val="0"/>
                                  <w:marRight w:val="0"/>
                                  <w:marTop w:val="0"/>
                                  <w:marBottom w:val="0"/>
                                  <w:divBdr>
                                    <w:top w:val="none" w:sz="0" w:space="0" w:color="auto"/>
                                    <w:left w:val="none" w:sz="0" w:space="0" w:color="auto"/>
                                    <w:bottom w:val="none" w:sz="0" w:space="0" w:color="auto"/>
                                    <w:right w:val="none" w:sz="0" w:space="0" w:color="auto"/>
                                  </w:divBdr>
                                </w:div>
                                <w:div w:id="16337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3728505">
              <w:marLeft w:val="0"/>
              <w:marRight w:val="0"/>
              <w:marTop w:val="0"/>
              <w:marBottom w:val="0"/>
              <w:divBdr>
                <w:top w:val="none" w:sz="0" w:space="0" w:color="auto"/>
                <w:left w:val="none" w:sz="0" w:space="0" w:color="auto"/>
                <w:bottom w:val="none" w:sz="0" w:space="0" w:color="auto"/>
                <w:right w:val="none" w:sz="0" w:space="0" w:color="auto"/>
              </w:divBdr>
              <w:divsChild>
                <w:div w:id="1792743578">
                  <w:marLeft w:val="0"/>
                  <w:marRight w:val="0"/>
                  <w:marTop w:val="0"/>
                  <w:marBottom w:val="0"/>
                  <w:divBdr>
                    <w:top w:val="none" w:sz="0" w:space="0" w:color="auto"/>
                    <w:left w:val="none" w:sz="0" w:space="0" w:color="auto"/>
                    <w:bottom w:val="none" w:sz="0" w:space="0" w:color="auto"/>
                    <w:right w:val="none" w:sz="0" w:space="0" w:color="auto"/>
                  </w:divBdr>
                  <w:divsChild>
                    <w:div w:id="69276202">
                      <w:marLeft w:val="0"/>
                      <w:marRight w:val="0"/>
                      <w:marTop w:val="0"/>
                      <w:marBottom w:val="0"/>
                      <w:divBdr>
                        <w:top w:val="none" w:sz="0" w:space="0" w:color="auto"/>
                        <w:left w:val="none" w:sz="0" w:space="0" w:color="auto"/>
                        <w:bottom w:val="none" w:sz="0" w:space="0" w:color="auto"/>
                        <w:right w:val="none" w:sz="0" w:space="0" w:color="auto"/>
                      </w:divBdr>
                      <w:divsChild>
                        <w:div w:id="284393017">
                          <w:marLeft w:val="0"/>
                          <w:marRight w:val="0"/>
                          <w:marTop w:val="0"/>
                          <w:marBottom w:val="0"/>
                          <w:divBdr>
                            <w:top w:val="none" w:sz="0" w:space="0" w:color="auto"/>
                            <w:left w:val="none" w:sz="0" w:space="0" w:color="auto"/>
                            <w:bottom w:val="none" w:sz="0" w:space="0" w:color="auto"/>
                            <w:right w:val="none" w:sz="0" w:space="0" w:color="auto"/>
                          </w:divBdr>
                          <w:divsChild>
                            <w:div w:id="760028279">
                              <w:marLeft w:val="0"/>
                              <w:marRight w:val="0"/>
                              <w:marTop w:val="0"/>
                              <w:marBottom w:val="0"/>
                              <w:divBdr>
                                <w:top w:val="none" w:sz="0" w:space="0" w:color="auto"/>
                                <w:left w:val="none" w:sz="0" w:space="0" w:color="auto"/>
                                <w:bottom w:val="none" w:sz="0" w:space="0" w:color="auto"/>
                                <w:right w:val="none" w:sz="0" w:space="0" w:color="auto"/>
                              </w:divBdr>
                              <w:divsChild>
                                <w:div w:id="692416315">
                                  <w:marLeft w:val="0"/>
                                  <w:marRight w:val="0"/>
                                  <w:marTop w:val="0"/>
                                  <w:marBottom w:val="0"/>
                                  <w:divBdr>
                                    <w:top w:val="none" w:sz="0" w:space="0" w:color="auto"/>
                                    <w:left w:val="none" w:sz="0" w:space="0" w:color="auto"/>
                                    <w:bottom w:val="none" w:sz="0" w:space="0" w:color="auto"/>
                                    <w:right w:val="none" w:sz="0" w:space="0" w:color="auto"/>
                                  </w:divBdr>
                                </w:div>
                                <w:div w:id="1284918611">
                                  <w:marLeft w:val="0"/>
                                  <w:marRight w:val="0"/>
                                  <w:marTop w:val="0"/>
                                  <w:marBottom w:val="0"/>
                                  <w:divBdr>
                                    <w:top w:val="none" w:sz="0" w:space="0" w:color="auto"/>
                                    <w:left w:val="none" w:sz="0" w:space="0" w:color="auto"/>
                                    <w:bottom w:val="none" w:sz="0" w:space="0" w:color="auto"/>
                                    <w:right w:val="none" w:sz="0" w:space="0" w:color="auto"/>
                                  </w:divBdr>
                                </w:div>
                                <w:div w:id="153571245">
                                  <w:marLeft w:val="0"/>
                                  <w:marRight w:val="0"/>
                                  <w:marTop w:val="0"/>
                                  <w:marBottom w:val="0"/>
                                  <w:divBdr>
                                    <w:top w:val="none" w:sz="0" w:space="0" w:color="auto"/>
                                    <w:left w:val="none" w:sz="0" w:space="0" w:color="auto"/>
                                    <w:bottom w:val="none" w:sz="0" w:space="0" w:color="auto"/>
                                    <w:right w:val="none" w:sz="0" w:space="0" w:color="auto"/>
                                  </w:divBdr>
                                </w:div>
                                <w:div w:id="889339124">
                                  <w:marLeft w:val="0"/>
                                  <w:marRight w:val="0"/>
                                  <w:marTop w:val="0"/>
                                  <w:marBottom w:val="0"/>
                                  <w:divBdr>
                                    <w:top w:val="none" w:sz="0" w:space="0" w:color="auto"/>
                                    <w:left w:val="none" w:sz="0" w:space="0" w:color="auto"/>
                                    <w:bottom w:val="none" w:sz="0" w:space="0" w:color="auto"/>
                                    <w:right w:val="none" w:sz="0" w:space="0" w:color="auto"/>
                                  </w:divBdr>
                                </w:div>
                                <w:div w:id="105850628">
                                  <w:marLeft w:val="0"/>
                                  <w:marRight w:val="0"/>
                                  <w:marTop w:val="0"/>
                                  <w:marBottom w:val="0"/>
                                  <w:divBdr>
                                    <w:top w:val="none" w:sz="0" w:space="0" w:color="auto"/>
                                    <w:left w:val="none" w:sz="0" w:space="0" w:color="auto"/>
                                    <w:bottom w:val="none" w:sz="0" w:space="0" w:color="auto"/>
                                    <w:right w:val="none" w:sz="0" w:space="0" w:color="auto"/>
                                  </w:divBdr>
                                </w:div>
                                <w:div w:id="1754399131">
                                  <w:marLeft w:val="0"/>
                                  <w:marRight w:val="0"/>
                                  <w:marTop w:val="0"/>
                                  <w:marBottom w:val="0"/>
                                  <w:divBdr>
                                    <w:top w:val="none" w:sz="0" w:space="0" w:color="auto"/>
                                    <w:left w:val="none" w:sz="0" w:space="0" w:color="auto"/>
                                    <w:bottom w:val="none" w:sz="0" w:space="0" w:color="auto"/>
                                    <w:right w:val="none" w:sz="0" w:space="0" w:color="auto"/>
                                  </w:divBdr>
                                </w:div>
                                <w:div w:id="320502886">
                                  <w:marLeft w:val="0"/>
                                  <w:marRight w:val="0"/>
                                  <w:marTop w:val="0"/>
                                  <w:marBottom w:val="0"/>
                                  <w:divBdr>
                                    <w:top w:val="none" w:sz="0" w:space="0" w:color="auto"/>
                                    <w:left w:val="none" w:sz="0" w:space="0" w:color="auto"/>
                                    <w:bottom w:val="none" w:sz="0" w:space="0" w:color="auto"/>
                                    <w:right w:val="none" w:sz="0" w:space="0" w:color="auto"/>
                                  </w:divBdr>
                                </w:div>
                                <w:div w:id="201715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658540">
              <w:marLeft w:val="0"/>
              <w:marRight w:val="0"/>
              <w:marTop w:val="0"/>
              <w:marBottom w:val="0"/>
              <w:divBdr>
                <w:top w:val="none" w:sz="0" w:space="0" w:color="auto"/>
                <w:left w:val="none" w:sz="0" w:space="0" w:color="auto"/>
                <w:bottom w:val="none" w:sz="0" w:space="0" w:color="auto"/>
                <w:right w:val="none" w:sz="0" w:space="0" w:color="auto"/>
              </w:divBdr>
              <w:divsChild>
                <w:div w:id="884605853">
                  <w:marLeft w:val="0"/>
                  <w:marRight w:val="0"/>
                  <w:marTop w:val="0"/>
                  <w:marBottom w:val="0"/>
                  <w:divBdr>
                    <w:top w:val="none" w:sz="0" w:space="0" w:color="auto"/>
                    <w:left w:val="none" w:sz="0" w:space="0" w:color="auto"/>
                    <w:bottom w:val="none" w:sz="0" w:space="0" w:color="auto"/>
                    <w:right w:val="none" w:sz="0" w:space="0" w:color="auto"/>
                  </w:divBdr>
                </w:div>
                <w:div w:id="1263151069">
                  <w:marLeft w:val="0"/>
                  <w:marRight w:val="0"/>
                  <w:marTop w:val="0"/>
                  <w:marBottom w:val="0"/>
                  <w:divBdr>
                    <w:top w:val="none" w:sz="0" w:space="0" w:color="auto"/>
                    <w:left w:val="none" w:sz="0" w:space="0" w:color="auto"/>
                    <w:bottom w:val="none" w:sz="0" w:space="0" w:color="auto"/>
                    <w:right w:val="none" w:sz="0" w:space="0" w:color="auto"/>
                  </w:divBdr>
                  <w:divsChild>
                    <w:div w:id="1413577158">
                      <w:marLeft w:val="0"/>
                      <w:marRight w:val="0"/>
                      <w:marTop w:val="0"/>
                      <w:marBottom w:val="0"/>
                      <w:divBdr>
                        <w:top w:val="none" w:sz="0" w:space="0" w:color="auto"/>
                        <w:left w:val="none" w:sz="0" w:space="0" w:color="auto"/>
                        <w:bottom w:val="none" w:sz="0" w:space="0" w:color="auto"/>
                        <w:right w:val="none" w:sz="0" w:space="0" w:color="auto"/>
                      </w:divBdr>
                      <w:divsChild>
                        <w:div w:id="1170563735">
                          <w:marLeft w:val="0"/>
                          <w:marRight w:val="0"/>
                          <w:marTop w:val="0"/>
                          <w:marBottom w:val="0"/>
                          <w:divBdr>
                            <w:top w:val="none" w:sz="0" w:space="0" w:color="auto"/>
                            <w:left w:val="none" w:sz="0" w:space="0" w:color="auto"/>
                            <w:bottom w:val="none" w:sz="0" w:space="0" w:color="auto"/>
                            <w:right w:val="none" w:sz="0" w:space="0" w:color="auto"/>
                          </w:divBdr>
                          <w:divsChild>
                            <w:div w:id="1061631962">
                              <w:marLeft w:val="0"/>
                              <w:marRight w:val="0"/>
                              <w:marTop w:val="0"/>
                              <w:marBottom w:val="0"/>
                              <w:divBdr>
                                <w:top w:val="none" w:sz="0" w:space="0" w:color="auto"/>
                                <w:left w:val="none" w:sz="0" w:space="0" w:color="auto"/>
                                <w:bottom w:val="none" w:sz="0" w:space="0" w:color="auto"/>
                                <w:right w:val="none" w:sz="0" w:space="0" w:color="auto"/>
                              </w:divBdr>
                              <w:divsChild>
                                <w:div w:id="63225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499836">
              <w:marLeft w:val="0"/>
              <w:marRight w:val="0"/>
              <w:marTop w:val="0"/>
              <w:marBottom w:val="0"/>
              <w:divBdr>
                <w:top w:val="none" w:sz="0" w:space="0" w:color="auto"/>
                <w:left w:val="none" w:sz="0" w:space="0" w:color="auto"/>
                <w:bottom w:val="none" w:sz="0" w:space="0" w:color="auto"/>
                <w:right w:val="none" w:sz="0" w:space="0" w:color="auto"/>
              </w:divBdr>
              <w:divsChild>
                <w:div w:id="1048070891">
                  <w:marLeft w:val="0"/>
                  <w:marRight w:val="0"/>
                  <w:marTop w:val="0"/>
                  <w:marBottom w:val="0"/>
                  <w:divBdr>
                    <w:top w:val="none" w:sz="0" w:space="0" w:color="auto"/>
                    <w:left w:val="none" w:sz="0" w:space="0" w:color="auto"/>
                    <w:bottom w:val="none" w:sz="0" w:space="0" w:color="auto"/>
                    <w:right w:val="none" w:sz="0" w:space="0" w:color="auto"/>
                  </w:divBdr>
                </w:div>
                <w:div w:id="20014451">
                  <w:marLeft w:val="0"/>
                  <w:marRight w:val="0"/>
                  <w:marTop w:val="0"/>
                  <w:marBottom w:val="0"/>
                  <w:divBdr>
                    <w:top w:val="none" w:sz="0" w:space="0" w:color="auto"/>
                    <w:left w:val="none" w:sz="0" w:space="0" w:color="auto"/>
                    <w:bottom w:val="none" w:sz="0" w:space="0" w:color="auto"/>
                    <w:right w:val="none" w:sz="0" w:space="0" w:color="auto"/>
                  </w:divBdr>
                  <w:divsChild>
                    <w:div w:id="697972893">
                      <w:marLeft w:val="0"/>
                      <w:marRight w:val="0"/>
                      <w:marTop w:val="0"/>
                      <w:marBottom w:val="0"/>
                      <w:divBdr>
                        <w:top w:val="none" w:sz="0" w:space="0" w:color="auto"/>
                        <w:left w:val="none" w:sz="0" w:space="0" w:color="auto"/>
                        <w:bottom w:val="none" w:sz="0" w:space="0" w:color="auto"/>
                        <w:right w:val="none" w:sz="0" w:space="0" w:color="auto"/>
                      </w:divBdr>
                      <w:divsChild>
                        <w:div w:id="1600213899">
                          <w:marLeft w:val="0"/>
                          <w:marRight w:val="0"/>
                          <w:marTop w:val="0"/>
                          <w:marBottom w:val="0"/>
                          <w:divBdr>
                            <w:top w:val="none" w:sz="0" w:space="0" w:color="auto"/>
                            <w:left w:val="none" w:sz="0" w:space="0" w:color="auto"/>
                            <w:bottom w:val="none" w:sz="0" w:space="0" w:color="auto"/>
                            <w:right w:val="none" w:sz="0" w:space="0" w:color="auto"/>
                          </w:divBdr>
                          <w:divsChild>
                            <w:div w:id="1546092198">
                              <w:marLeft w:val="0"/>
                              <w:marRight w:val="0"/>
                              <w:marTop w:val="0"/>
                              <w:marBottom w:val="0"/>
                              <w:divBdr>
                                <w:top w:val="none" w:sz="0" w:space="0" w:color="auto"/>
                                <w:left w:val="none" w:sz="0" w:space="0" w:color="auto"/>
                                <w:bottom w:val="none" w:sz="0" w:space="0" w:color="auto"/>
                                <w:right w:val="none" w:sz="0" w:space="0" w:color="auto"/>
                              </w:divBdr>
                              <w:divsChild>
                                <w:div w:id="725179689">
                                  <w:marLeft w:val="0"/>
                                  <w:marRight w:val="0"/>
                                  <w:marTop w:val="0"/>
                                  <w:marBottom w:val="0"/>
                                  <w:divBdr>
                                    <w:top w:val="none" w:sz="0" w:space="0" w:color="auto"/>
                                    <w:left w:val="none" w:sz="0" w:space="0" w:color="auto"/>
                                    <w:bottom w:val="none" w:sz="0" w:space="0" w:color="auto"/>
                                    <w:right w:val="none" w:sz="0" w:space="0" w:color="auto"/>
                                  </w:divBdr>
                                </w:div>
                                <w:div w:id="541942408">
                                  <w:marLeft w:val="0"/>
                                  <w:marRight w:val="0"/>
                                  <w:marTop w:val="0"/>
                                  <w:marBottom w:val="0"/>
                                  <w:divBdr>
                                    <w:top w:val="none" w:sz="0" w:space="0" w:color="auto"/>
                                    <w:left w:val="none" w:sz="0" w:space="0" w:color="auto"/>
                                    <w:bottom w:val="none" w:sz="0" w:space="0" w:color="auto"/>
                                    <w:right w:val="none" w:sz="0" w:space="0" w:color="auto"/>
                                  </w:divBdr>
                                </w:div>
                                <w:div w:id="817109027">
                                  <w:marLeft w:val="0"/>
                                  <w:marRight w:val="0"/>
                                  <w:marTop w:val="0"/>
                                  <w:marBottom w:val="0"/>
                                  <w:divBdr>
                                    <w:top w:val="none" w:sz="0" w:space="0" w:color="auto"/>
                                    <w:left w:val="none" w:sz="0" w:space="0" w:color="auto"/>
                                    <w:bottom w:val="none" w:sz="0" w:space="0" w:color="auto"/>
                                    <w:right w:val="none" w:sz="0" w:space="0" w:color="auto"/>
                                  </w:divBdr>
                                </w:div>
                                <w:div w:id="65885075">
                                  <w:marLeft w:val="0"/>
                                  <w:marRight w:val="0"/>
                                  <w:marTop w:val="0"/>
                                  <w:marBottom w:val="0"/>
                                  <w:divBdr>
                                    <w:top w:val="none" w:sz="0" w:space="0" w:color="auto"/>
                                    <w:left w:val="none" w:sz="0" w:space="0" w:color="auto"/>
                                    <w:bottom w:val="none" w:sz="0" w:space="0" w:color="auto"/>
                                    <w:right w:val="none" w:sz="0" w:space="0" w:color="auto"/>
                                  </w:divBdr>
                                </w:div>
                                <w:div w:id="1306547465">
                                  <w:marLeft w:val="0"/>
                                  <w:marRight w:val="0"/>
                                  <w:marTop w:val="0"/>
                                  <w:marBottom w:val="0"/>
                                  <w:divBdr>
                                    <w:top w:val="none" w:sz="0" w:space="0" w:color="auto"/>
                                    <w:left w:val="none" w:sz="0" w:space="0" w:color="auto"/>
                                    <w:bottom w:val="none" w:sz="0" w:space="0" w:color="auto"/>
                                    <w:right w:val="none" w:sz="0" w:space="0" w:color="auto"/>
                                  </w:divBdr>
                                </w:div>
                                <w:div w:id="1443695368">
                                  <w:marLeft w:val="0"/>
                                  <w:marRight w:val="0"/>
                                  <w:marTop w:val="0"/>
                                  <w:marBottom w:val="0"/>
                                  <w:divBdr>
                                    <w:top w:val="none" w:sz="0" w:space="0" w:color="auto"/>
                                    <w:left w:val="none" w:sz="0" w:space="0" w:color="auto"/>
                                    <w:bottom w:val="none" w:sz="0" w:space="0" w:color="auto"/>
                                    <w:right w:val="none" w:sz="0" w:space="0" w:color="auto"/>
                                  </w:divBdr>
                                </w:div>
                                <w:div w:id="731731943">
                                  <w:marLeft w:val="0"/>
                                  <w:marRight w:val="0"/>
                                  <w:marTop w:val="0"/>
                                  <w:marBottom w:val="0"/>
                                  <w:divBdr>
                                    <w:top w:val="none" w:sz="0" w:space="0" w:color="auto"/>
                                    <w:left w:val="none" w:sz="0" w:space="0" w:color="auto"/>
                                    <w:bottom w:val="none" w:sz="0" w:space="0" w:color="auto"/>
                                    <w:right w:val="none" w:sz="0" w:space="0" w:color="auto"/>
                                  </w:divBdr>
                                </w:div>
                                <w:div w:id="1767381682">
                                  <w:marLeft w:val="0"/>
                                  <w:marRight w:val="0"/>
                                  <w:marTop w:val="0"/>
                                  <w:marBottom w:val="0"/>
                                  <w:divBdr>
                                    <w:top w:val="none" w:sz="0" w:space="0" w:color="auto"/>
                                    <w:left w:val="none" w:sz="0" w:space="0" w:color="auto"/>
                                    <w:bottom w:val="none" w:sz="0" w:space="0" w:color="auto"/>
                                    <w:right w:val="none" w:sz="0" w:space="0" w:color="auto"/>
                                  </w:divBdr>
                                </w:div>
                                <w:div w:id="756899102">
                                  <w:marLeft w:val="0"/>
                                  <w:marRight w:val="0"/>
                                  <w:marTop w:val="0"/>
                                  <w:marBottom w:val="0"/>
                                  <w:divBdr>
                                    <w:top w:val="none" w:sz="0" w:space="0" w:color="auto"/>
                                    <w:left w:val="none" w:sz="0" w:space="0" w:color="auto"/>
                                    <w:bottom w:val="none" w:sz="0" w:space="0" w:color="auto"/>
                                    <w:right w:val="none" w:sz="0" w:space="0" w:color="auto"/>
                                  </w:divBdr>
                                </w:div>
                                <w:div w:id="185633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877683">
              <w:marLeft w:val="0"/>
              <w:marRight w:val="0"/>
              <w:marTop w:val="0"/>
              <w:marBottom w:val="0"/>
              <w:divBdr>
                <w:top w:val="none" w:sz="0" w:space="0" w:color="auto"/>
                <w:left w:val="none" w:sz="0" w:space="0" w:color="auto"/>
                <w:bottom w:val="none" w:sz="0" w:space="0" w:color="auto"/>
                <w:right w:val="none" w:sz="0" w:space="0" w:color="auto"/>
              </w:divBdr>
            </w:div>
            <w:div w:id="1045372636">
              <w:marLeft w:val="0"/>
              <w:marRight w:val="0"/>
              <w:marTop w:val="0"/>
              <w:marBottom w:val="0"/>
              <w:divBdr>
                <w:top w:val="none" w:sz="0" w:space="0" w:color="auto"/>
                <w:left w:val="none" w:sz="0" w:space="0" w:color="auto"/>
                <w:bottom w:val="none" w:sz="0" w:space="0" w:color="auto"/>
                <w:right w:val="none" w:sz="0" w:space="0" w:color="auto"/>
              </w:divBdr>
              <w:divsChild>
                <w:div w:id="1551065207">
                  <w:marLeft w:val="0"/>
                  <w:marRight w:val="0"/>
                  <w:marTop w:val="0"/>
                  <w:marBottom w:val="0"/>
                  <w:divBdr>
                    <w:top w:val="none" w:sz="0" w:space="0" w:color="auto"/>
                    <w:left w:val="none" w:sz="0" w:space="0" w:color="auto"/>
                    <w:bottom w:val="none" w:sz="0" w:space="0" w:color="auto"/>
                    <w:right w:val="none" w:sz="0" w:space="0" w:color="auto"/>
                  </w:divBdr>
                </w:div>
                <w:div w:id="1671909260">
                  <w:marLeft w:val="0"/>
                  <w:marRight w:val="0"/>
                  <w:marTop w:val="0"/>
                  <w:marBottom w:val="0"/>
                  <w:divBdr>
                    <w:top w:val="none" w:sz="0" w:space="0" w:color="auto"/>
                    <w:left w:val="none" w:sz="0" w:space="0" w:color="auto"/>
                    <w:bottom w:val="none" w:sz="0" w:space="0" w:color="auto"/>
                    <w:right w:val="none" w:sz="0" w:space="0" w:color="auto"/>
                  </w:divBdr>
                  <w:divsChild>
                    <w:div w:id="905342880">
                      <w:marLeft w:val="0"/>
                      <w:marRight w:val="0"/>
                      <w:marTop w:val="0"/>
                      <w:marBottom w:val="0"/>
                      <w:divBdr>
                        <w:top w:val="none" w:sz="0" w:space="0" w:color="auto"/>
                        <w:left w:val="none" w:sz="0" w:space="0" w:color="auto"/>
                        <w:bottom w:val="none" w:sz="0" w:space="0" w:color="auto"/>
                        <w:right w:val="none" w:sz="0" w:space="0" w:color="auto"/>
                      </w:divBdr>
                      <w:divsChild>
                        <w:div w:id="100497264">
                          <w:marLeft w:val="0"/>
                          <w:marRight w:val="0"/>
                          <w:marTop w:val="0"/>
                          <w:marBottom w:val="0"/>
                          <w:divBdr>
                            <w:top w:val="none" w:sz="0" w:space="0" w:color="auto"/>
                            <w:left w:val="none" w:sz="0" w:space="0" w:color="auto"/>
                            <w:bottom w:val="none" w:sz="0" w:space="0" w:color="auto"/>
                            <w:right w:val="none" w:sz="0" w:space="0" w:color="auto"/>
                          </w:divBdr>
                          <w:divsChild>
                            <w:div w:id="323900435">
                              <w:marLeft w:val="0"/>
                              <w:marRight w:val="0"/>
                              <w:marTop w:val="0"/>
                              <w:marBottom w:val="0"/>
                              <w:divBdr>
                                <w:top w:val="none" w:sz="0" w:space="0" w:color="auto"/>
                                <w:left w:val="none" w:sz="0" w:space="0" w:color="auto"/>
                                <w:bottom w:val="none" w:sz="0" w:space="0" w:color="auto"/>
                                <w:right w:val="none" w:sz="0" w:space="0" w:color="auto"/>
                              </w:divBdr>
                              <w:divsChild>
                                <w:div w:id="1225872620">
                                  <w:marLeft w:val="0"/>
                                  <w:marRight w:val="0"/>
                                  <w:marTop w:val="0"/>
                                  <w:marBottom w:val="0"/>
                                  <w:divBdr>
                                    <w:top w:val="none" w:sz="0" w:space="0" w:color="auto"/>
                                    <w:left w:val="none" w:sz="0" w:space="0" w:color="auto"/>
                                    <w:bottom w:val="none" w:sz="0" w:space="0" w:color="auto"/>
                                    <w:right w:val="none" w:sz="0" w:space="0" w:color="auto"/>
                                  </w:divBdr>
                                </w:div>
                                <w:div w:id="313065596">
                                  <w:marLeft w:val="0"/>
                                  <w:marRight w:val="0"/>
                                  <w:marTop w:val="0"/>
                                  <w:marBottom w:val="0"/>
                                  <w:divBdr>
                                    <w:top w:val="none" w:sz="0" w:space="0" w:color="auto"/>
                                    <w:left w:val="none" w:sz="0" w:space="0" w:color="auto"/>
                                    <w:bottom w:val="none" w:sz="0" w:space="0" w:color="auto"/>
                                    <w:right w:val="none" w:sz="0" w:space="0" w:color="auto"/>
                                  </w:divBdr>
                                </w:div>
                                <w:div w:id="35804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5130206">
              <w:marLeft w:val="0"/>
              <w:marRight w:val="0"/>
              <w:marTop w:val="0"/>
              <w:marBottom w:val="0"/>
              <w:divBdr>
                <w:top w:val="none" w:sz="0" w:space="0" w:color="auto"/>
                <w:left w:val="none" w:sz="0" w:space="0" w:color="auto"/>
                <w:bottom w:val="none" w:sz="0" w:space="0" w:color="auto"/>
                <w:right w:val="none" w:sz="0" w:space="0" w:color="auto"/>
              </w:divBdr>
              <w:divsChild>
                <w:div w:id="1919896940">
                  <w:marLeft w:val="0"/>
                  <w:marRight w:val="0"/>
                  <w:marTop w:val="0"/>
                  <w:marBottom w:val="0"/>
                  <w:divBdr>
                    <w:top w:val="none" w:sz="0" w:space="0" w:color="auto"/>
                    <w:left w:val="none" w:sz="0" w:space="0" w:color="auto"/>
                    <w:bottom w:val="none" w:sz="0" w:space="0" w:color="auto"/>
                    <w:right w:val="none" w:sz="0" w:space="0" w:color="auto"/>
                  </w:divBdr>
                </w:div>
                <w:div w:id="698551157">
                  <w:marLeft w:val="0"/>
                  <w:marRight w:val="0"/>
                  <w:marTop w:val="0"/>
                  <w:marBottom w:val="0"/>
                  <w:divBdr>
                    <w:top w:val="none" w:sz="0" w:space="0" w:color="auto"/>
                    <w:left w:val="none" w:sz="0" w:space="0" w:color="auto"/>
                    <w:bottom w:val="none" w:sz="0" w:space="0" w:color="auto"/>
                    <w:right w:val="none" w:sz="0" w:space="0" w:color="auto"/>
                  </w:divBdr>
                  <w:divsChild>
                    <w:div w:id="1106922092">
                      <w:marLeft w:val="0"/>
                      <w:marRight w:val="0"/>
                      <w:marTop w:val="0"/>
                      <w:marBottom w:val="0"/>
                      <w:divBdr>
                        <w:top w:val="none" w:sz="0" w:space="0" w:color="auto"/>
                        <w:left w:val="none" w:sz="0" w:space="0" w:color="auto"/>
                        <w:bottom w:val="none" w:sz="0" w:space="0" w:color="auto"/>
                        <w:right w:val="none" w:sz="0" w:space="0" w:color="auto"/>
                      </w:divBdr>
                      <w:divsChild>
                        <w:div w:id="415595470">
                          <w:marLeft w:val="0"/>
                          <w:marRight w:val="0"/>
                          <w:marTop w:val="0"/>
                          <w:marBottom w:val="0"/>
                          <w:divBdr>
                            <w:top w:val="none" w:sz="0" w:space="0" w:color="auto"/>
                            <w:left w:val="none" w:sz="0" w:space="0" w:color="auto"/>
                            <w:bottom w:val="none" w:sz="0" w:space="0" w:color="auto"/>
                            <w:right w:val="none" w:sz="0" w:space="0" w:color="auto"/>
                          </w:divBdr>
                          <w:divsChild>
                            <w:div w:id="66656875">
                              <w:marLeft w:val="0"/>
                              <w:marRight w:val="0"/>
                              <w:marTop w:val="0"/>
                              <w:marBottom w:val="0"/>
                              <w:divBdr>
                                <w:top w:val="none" w:sz="0" w:space="0" w:color="auto"/>
                                <w:left w:val="none" w:sz="0" w:space="0" w:color="auto"/>
                                <w:bottom w:val="none" w:sz="0" w:space="0" w:color="auto"/>
                                <w:right w:val="none" w:sz="0" w:space="0" w:color="auto"/>
                              </w:divBdr>
                              <w:divsChild>
                                <w:div w:id="1509977971">
                                  <w:marLeft w:val="0"/>
                                  <w:marRight w:val="0"/>
                                  <w:marTop w:val="0"/>
                                  <w:marBottom w:val="0"/>
                                  <w:divBdr>
                                    <w:top w:val="none" w:sz="0" w:space="0" w:color="auto"/>
                                    <w:left w:val="none" w:sz="0" w:space="0" w:color="auto"/>
                                    <w:bottom w:val="none" w:sz="0" w:space="0" w:color="auto"/>
                                    <w:right w:val="none" w:sz="0" w:space="0" w:color="auto"/>
                                  </w:divBdr>
                                </w:div>
                                <w:div w:id="960696626">
                                  <w:marLeft w:val="0"/>
                                  <w:marRight w:val="0"/>
                                  <w:marTop w:val="0"/>
                                  <w:marBottom w:val="0"/>
                                  <w:divBdr>
                                    <w:top w:val="none" w:sz="0" w:space="0" w:color="auto"/>
                                    <w:left w:val="none" w:sz="0" w:space="0" w:color="auto"/>
                                    <w:bottom w:val="none" w:sz="0" w:space="0" w:color="auto"/>
                                    <w:right w:val="none" w:sz="0" w:space="0" w:color="auto"/>
                                  </w:divBdr>
                                </w:div>
                                <w:div w:id="849759442">
                                  <w:marLeft w:val="0"/>
                                  <w:marRight w:val="0"/>
                                  <w:marTop w:val="0"/>
                                  <w:marBottom w:val="0"/>
                                  <w:divBdr>
                                    <w:top w:val="none" w:sz="0" w:space="0" w:color="auto"/>
                                    <w:left w:val="none" w:sz="0" w:space="0" w:color="auto"/>
                                    <w:bottom w:val="none" w:sz="0" w:space="0" w:color="auto"/>
                                    <w:right w:val="none" w:sz="0" w:space="0" w:color="auto"/>
                                  </w:divBdr>
                                </w:div>
                                <w:div w:id="937635227">
                                  <w:marLeft w:val="0"/>
                                  <w:marRight w:val="0"/>
                                  <w:marTop w:val="0"/>
                                  <w:marBottom w:val="0"/>
                                  <w:divBdr>
                                    <w:top w:val="none" w:sz="0" w:space="0" w:color="auto"/>
                                    <w:left w:val="none" w:sz="0" w:space="0" w:color="auto"/>
                                    <w:bottom w:val="none" w:sz="0" w:space="0" w:color="auto"/>
                                    <w:right w:val="none" w:sz="0" w:space="0" w:color="auto"/>
                                  </w:divBdr>
                                </w:div>
                                <w:div w:id="7142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3154791">
              <w:marLeft w:val="0"/>
              <w:marRight w:val="0"/>
              <w:marTop w:val="0"/>
              <w:marBottom w:val="0"/>
              <w:divBdr>
                <w:top w:val="none" w:sz="0" w:space="0" w:color="auto"/>
                <w:left w:val="none" w:sz="0" w:space="0" w:color="auto"/>
                <w:bottom w:val="none" w:sz="0" w:space="0" w:color="auto"/>
                <w:right w:val="none" w:sz="0" w:space="0" w:color="auto"/>
              </w:divBdr>
              <w:divsChild>
                <w:div w:id="607545842">
                  <w:marLeft w:val="0"/>
                  <w:marRight w:val="0"/>
                  <w:marTop w:val="0"/>
                  <w:marBottom w:val="0"/>
                  <w:divBdr>
                    <w:top w:val="none" w:sz="0" w:space="0" w:color="auto"/>
                    <w:left w:val="none" w:sz="0" w:space="0" w:color="auto"/>
                    <w:bottom w:val="none" w:sz="0" w:space="0" w:color="auto"/>
                    <w:right w:val="none" w:sz="0" w:space="0" w:color="auto"/>
                  </w:divBdr>
                </w:div>
                <w:div w:id="1122849051">
                  <w:marLeft w:val="0"/>
                  <w:marRight w:val="0"/>
                  <w:marTop w:val="0"/>
                  <w:marBottom w:val="0"/>
                  <w:divBdr>
                    <w:top w:val="none" w:sz="0" w:space="0" w:color="auto"/>
                    <w:left w:val="none" w:sz="0" w:space="0" w:color="auto"/>
                    <w:bottom w:val="none" w:sz="0" w:space="0" w:color="auto"/>
                    <w:right w:val="none" w:sz="0" w:space="0" w:color="auto"/>
                  </w:divBdr>
                  <w:divsChild>
                    <w:div w:id="1537162356">
                      <w:marLeft w:val="0"/>
                      <w:marRight w:val="0"/>
                      <w:marTop w:val="0"/>
                      <w:marBottom w:val="0"/>
                      <w:divBdr>
                        <w:top w:val="none" w:sz="0" w:space="0" w:color="auto"/>
                        <w:left w:val="none" w:sz="0" w:space="0" w:color="auto"/>
                        <w:bottom w:val="none" w:sz="0" w:space="0" w:color="auto"/>
                        <w:right w:val="none" w:sz="0" w:space="0" w:color="auto"/>
                      </w:divBdr>
                      <w:divsChild>
                        <w:div w:id="1693654354">
                          <w:marLeft w:val="0"/>
                          <w:marRight w:val="0"/>
                          <w:marTop w:val="0"/>
                          <w:marBottom w:val="0"/>
                          <w:divBdr>
                            <w:top w:val="none" w:sz="0" w:space="0" w:color="auto"/>
                            <w:left w:val="none" w:sz="0" w:space="0" w:color="auto"/>
                            <w:bottom w:val="none" w:sz="0" w:space="0" w:color="auto"/>
                            <w:right w:val="none" w:sz="0" w:space="0" w:color="auto"/>
                          </w:divBdr>
                          <w:divsChild>
                            <w:div w:id="975447178">
                              <w:marLeft w:val="0"/>
                              <w:marRight w:val="0"/>
                              <w:marTop w:val="0"/>
                              <w:marBottom w:val="0"/>
                              <w:divBdr>
                                <w:top w:val="none" w:sz="0" w:space="0" w:color="auto"/>
                                <w:left w:val="none" w:sz="0" w:space="0" w:color="auto"/>
                                <w:bottom w:val="none" w:sz="0" w:space="0" w:color="auto"/>
                                <w:right w:val="none" w:sz="0" w:space="0" w:color="auto"/>
                              </w:divBdr>
                              <w:divsChild>
                                <w:div w:id="198901884">
                                  <w:marLeft w:val="0"/>
                                  <w:marRight w:val="0"/>
                                  <w:marTop w:val="0"/>
                                  <w:marBottom w:val="0"/>
                                  <w:divBdr>
                                    <w:top w:val="none" w:sz="0" w:space="0" w:color="auto"/>
                                    <w:left w:val="none" w:sz="0" w:space="0" w:color="auto"/>
                                    <w:bottom w:val="none" w:sz="0" w:space="0" w:color="auto"/>
                                    <w:right w:val="none" w:sz="0" w:space="0" w:color="auto"/>
                                  </w:divBdr>
                                </w:div>
                                <w:div w:id="509687802">
                                  <w:marLeft w:val="0"/>
                                  <w:marRight w:val="0"/>
                                  <w:marTop w:val="0"/>
                                  <w:marBottom w:val="0"/>
                                  <w:divBdr>
                                    <w:top w:val="none" w:sz="0" w:space="0" w:color="auto"/>
                                    <w:left w:val="none" w:sz="0" w:space="0" w:color="auto"/>
                                    <w:bottom w:val="none" w:sz="0" w:space="0" w:color="auto"/>
                                    <w:right w:val="none" w:sz="0" w:space="0" w:color="auto"/>
                                  </w:divBdr>
                                </w:div>
                                <w:div w:id="85352204">
                                  <w:marLeft w:val="0"/>
                                  <w:marRight w:val="0"/>
                                  <w:marTop w:val="0"/>
                                  <w:marBottom w:val="0"/>
                                  <w:divBdr>
                                    <w:top w:val="none" w:sz="0" w:space="0" w:color="auto"/>
                                    <w:left w:val="none" w:sz="0" w:space="0" w:color="auto"/>
                                    <w:bottom w:val="none" w:sz="0" w:space="0" w:color="auto"/>
                                    <w:right w:val="none" w:sz="0" w:space="0" w:color="auto"/>
                                  </w:divBdr>
                                </w:div>
                                <w:div w:id="17556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613295">
              <w:marLeft w:val="0"/>
              <w:marRight w:val="0"/>
              <w:marTop w:val="0"/>
              <w:marBottom w:val="0"/>
              <w:divBdr>
                <w:top w:val="none" w:sz="0" w:space="0" w:color="auto"/>
                <w:left w:val="none" w:sz="0" w:space="0" w:color="auto"/>
                <w:bottom w:val="none" w:sz="0" w:space="0" w:color="auto"/>
                <w:right w:val="none" w:sz="0" w:space="0" w:color="auto"/>
              </w:divBdr>
              <w:divsChild>
                <w:div w:id="1862665766">
                  <w:marLeft w:val="0"/>
                  <w:marRight w:val="0"/>
                  <w:marTop w:val="0"/>
                  <w:marBottom w:val="0"/>
                  <w:divBdr>
                    <w:top w:val="none" w:sz="0" w:space="0" w:color="auto"/>
                    <w:left w:val="none" w:sz="0" w:space="0" w:color="auto"/>
                    <w:bottom w:val="none" w:sz="0" w:space="0" w:color="auto"/>
                    <w:right w:val="none" w:sz="0" w:space="0" w:color="auto"/>
                  </w:divBdr>
                </w:div>
                <w:div w:id="205798744">
                  <w:marLeft w:val="0"/>
                  <w:marRight w:val="0"/>
                  <w:marTop w:val="0"/>
                  <w:marBottom w:val="0"/>
                  <w:divBdr>
                    <w:top w:val="none" w:sz="0" w:space="0" w:color="auto"/>
                    <w:left w:val="none" w:sz="0" w:space="0" w:color="auto"/>
                    <w:bottom w:val="none" w:sz="0" w:space="0" w:color="auto"/>
                    <w:right w:val="none" w:sz="0" w:space="0" w:color="auto"/>
                  </w:divBdr>
                  <w:divsChild>
                    <w:div w:id="1063717829">
                      <w:marLeft w:val="0"/>
                      <w:marRight w:val="0"/>
                      <w:marTop w:val="0"/>
                      <w:marBottom w:val="0"/>
                      <w:divBdr>
                        <w:top w:val="none" w:sz="0" w:space="0" w:color="auto"/>
                        <w:left w:val="none" w:sz="0" w:space="0" w:color="auto"/>
                        <w:bottom w:val="none" w:sz="0" w:space="0" w:color="auto"/>
                        <w:right w:val="none" w:sz="0" w:space="0" w:color="auto"/>
                      </w:divBdr>
                      <w:divsChild>
                        <w:div w:id="887498266">
                          <w:marLeft w:val="0"/>
                          <w:marRight w:val="0"/>
                          <w:marTop w:val="0"/>
                          <w:marBottom w:val="0"/>
                          <w:divBdr>
                            <w:top w:val="none" w:sz="0" w:space="0" w:color="auto"/>
                            <w:left w:val="none" w:sz="0" w:space="0" w:color="auto"/>
                            <w:bottom w:val="none" w:sz="0" w:space="0" w:color="auto"/>
                            <w:right w:val="none" w:sz="0" w:space="0" w:color="auto"/>
                          </w:divBdr>
                          <w:divsChild>
                            <w:div w:id="1810778525">
                              <w:marLeft w:val="0"/>
                              <w:marRight w:val="0"/>
                              <w:marTop w:val="0"/>
                              <w:marBottom w:val="0"/>
                              <w:divBdr>
                                <w:top w:val="none" w:sz="0" w:space="0" w:color="auto"/>
                                <w:left w:val="none" w:sz="0" w:space="0" w:color="auto"/>
                                <w:bottom w:val="none" w:sz="0" w:space="0" w:color="auto"/>
                                <w:right w:val="none" w:sz="0" w:space="0" w:color="auto"/>
                              </w:divBdr>
                              <w:divsChild>
                                <w:div w:id="1938439717">
                                  <w:marLeft w:val="0"/>
                                  <w:marRight w:val="0"/>
                                  <w:marTop w:val="0"/>
                                  <w:marBottom w:val="0"/>
                                  <w:divBdr>
                                    <w:top w:val="none" w:sz="0" w:space="0" w:color="auto"/>
                                    <w:left w:val="none" w:sz="0" w:space="0" w:color="auto"/>
                                    <w:bottom w:val="none" w:sz="0" w:space="0" w:color="auto"/>
                                    <w:right w:val="none" w:sz="0" w:space="0" w:color="auto"/>
                                  </w:divBdr>
                                </w:div>
                                <w:div w:id="478889843">
                                  <w:marLeft w:val="0"/>
                                  <w:marRight w:val="0"/>
                                  <w:marTop w:val="0"/>
                                  <w:marBottom w:val="0"/>
                                  <w:divBdr>
                                    <w:top w:val="none" w:sz="0" w:space="0" w:color="auto"/>
                                    <w:left w:val="none" w:sz="0" w:space="0" w:color="auto"/>
                                    <w:bottom w:val="none" w:sz="0" w:space="0" w:color="auto"/>
                                    <w:right w:val="none" w:sz="0" w:space="0" w:color="auto"/>
                                  </w:divBdr>
                                </w:div>
                                <w:div w:id="488062046">
                                  <w:marLeft w:val="0"/>
                                  <w:marRight w:val="0"/>
                                  <w:marTop w:val="0"/>
                                  <w:marBottom w:val="0"/>
                                  <w:divBdr>
                                    <w:top w:val="none" w:sz="0" w:space="0" w:color="auto"/>
                                    <w:left w:val="none" w:sz="0" w:space="0" w:color="auto"/>
                                    <w:bottom w:val="none" w:sz="0" w:space="0" w:color="auto"/>
                                    <w:right w:val="none" w:sz="0" w:space="0" w:color="auto"/>
                                  </w:divBdr>
                                </w:div>
                                <w:div w:id="13791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421542">
              <w:marLeft w:val="0"/>
              <w:marRight w:val="0"/>
              <w:marTop w:val="0"/>
              <w:marBottom w:val="0"/>
              <w:divBdr>
                <w:top w:val="none" w:sz="0" w:space="0" w:color="auto"/>
                <w:left w:val="none" w:sz="0" w:space="0" w:color="auto"/>
                <w:bottom w:val="none" w:sz="0" w:space="0" w:color="auto"/>
                <w:right w:val="none" w:sz="0" w:space="0" w:color="auto"/>
              </w:divBdr>
              <w:divsChild>
                <w:div w:id="1167474881">
                  <w:marLeft w:val="0"/>
                  <w:marRight w:val="0"/>
                  <w:marTop w:val="0"/>
                  <w:marBottom w:val="0"/>
                  <w:divBdr>
                    <w:top w:val="none" w:sz="0" w:space="0" w:color="auto"/>
                    <w:left w:val="none" w:sz="0" w:space="0" w:color="auto"/>
                    <w:bottom w:val="none" w:sz="0" w:space="0" w:color="auto"/>
                    <w:right w:val="none" w:sz="0" w:space="0" w:color="auto"/>
                  </w:divBdr>
                </w:div>
                <w:div w:id="510222479">
                  <w:marLeft w:val="0"/>
                  <w:marRight w:val="0"/>
                  <w:marTop w:val="0"/>
                  <w:marBottom w:val="0"/>
                  <w:divBdr>
                    <w:top w:val="none" w:sz="0" w:space="0" w:color="auto"/>
                    <w:left w:val="none" w:sz="0" w:space="0" w:color="auto"/>
                    <w:bottom w:val="none" w:sz="0" w:space="0" w:color="auto"/>
                    <w:right w:val="none" w:sz="0" w:space="0" w:color="auto"/>
                  </w:divBdr>
                  <w:divsChild>
                    <w:div w:id="1432318848">
                      <w:marLeft w:val="0"/>
                      <w:marRight w:val="0"/>
                      <w:marTop w:val="0"/>
                      <w:marBottom w:val="0"/>
                      <w:divBdr>
                        <w:top w:val="none" w:sz="0" w:space="0" w:color="auto"/>
                        <w:left w:val="none" w:sz="0" w:space="0" w:color="auto"/>
                        <w:bottom w:val="none" w:sz="0" w:space="0" w:color="auto"/>
                        <w:right w:val="none" w:sz="0" w:space="0" w:color="auto"/>
                      </w:divBdr>
                      <w:divsChild>
                        <w:div w:id="881477933">
                          <w:marLeft w:val="0"/>
                          <w:marRight w:val="0"/>
                          <w:marTop w:val="0"/>
                          <w:marBottom w:val="0"/>
                          <w:divBdr>
                            <w:top w:val="none" w:sz="0" w:space="0" w:color="auto"/>
                            <w:left w:val="none" w:sz="0" w:space="0" w:color="auto"/>
                            <w:bottom w:val="none" w:sz="0" w:space="0" w:color="auto"/>
                            <w:right w:val="none" w:sz="0" w:space="0" w:color="auto"/>
                          </w:divBdr>
                          <w:divsChild>
                            <w:div w:id="1800107408">
                              <w:marLeft w:val="0"/>
                              <w:marRight w:val="0"/>
                              <w:marTop w:val="0"/>
                              <w:marBottom w:val="0"/>
                              <w:divBdr>
                                <w:top w:val="none" w:sz="0" w:space="0" w:color="auto"/>
                                <w:left w:val="none" w:sz="0" w:space="0" w:color="auto"/>
                                <w:bottom w:val="none" w:sz="0" w:space="0" w:color="auto"/>
                                <w:right w:val="none" w:sz="0" w:space="0" w:color="auto"/>
                              </w:divBdr>
                              <w:divsChild>
                                <w:div w:id="892734294">
                                  <w:marLeft w:val="0"/>
                                  <w:marRight w:val="0"/>
                                  <w:marTop w:val="0"/>
                                  <w:marBottom w:val="0"/>
                                  <w:divBdr>
                                    <w:top w:val="none" w:sz="0" w:space="0" w:color="auto"/>
                                    <w:left w:val="none" w:sz="0" w:space="0" w:color="auto"/>
                                    <w:bottom w:val="none" w:sz="0" w:space="0" w:color="auto"/>
                                    <w:right w:val="none" w:sz="0" w:space="0" w:color="auto"/>
                                  </w:divBdr>
                                </w:div>
                                <w:div w:id="2084328454">
                                  <w:marLeft w:val="0"/>
                                  <w:marRight w:val="0"/>
                                  <w:marTop w:val="0"/>
                                  <w:marBottom w:val="0"/>
                                  <w:divBdr>
                                    <w:top w:val="none" w:sz="0" w:space="0" w:color="auto"/>
                                    <w:left w:val="none" w:sz="0" w:space="0" w:color="auto"/>
                                    <w:bottom w:val="none" w:sz="0" w:space="0" w:color="auto"/>
                                    <w:right w:val="none" w:sz="0" w:space="0" w:color="auto"/>
                                  </w:divBdr>
                                </w:div>
                                <w:div w:id="2064714246">
                                  <w:marLeft w:val="0"/>
                                  <w:marRight w:val="0"/>
                                  <w:marTop w:val="0"/>
                                  <w:marBottom w:val="0"/>
                                  <w:divBdr>
                                    <w:top w:val="none" w:sz="0" w:space="0" w:color="auto"/>
                                    <w:left w:val="none" w:sz="0" w:space="0" w:color="auto"/>
                                    <w:bottom w:val="none" w:sz="0" w:space="0" w:color="auto"/>
                                    <w:right w:val="none" w:sz="0" w:space="0" w:color="auto"/>
                                  </w:divBdr>
                                </w:div>
                                <w:div w:id="154958102">
                                  <w:marLeft w:val="0"/>
                                  <w:marRight w:val="0"/>
                                  <w:marTop w:val="0"/>
                                  <w:marBottom w:val="0"/>
                                  <w:divBdr>
                                    <w:top w:val="none" w:sz="0" w:space="0" w:color="auto"/>
                                    <w:left w:val="none" w:sz="0" w:space="0" w:color="auto"/>
                                    <w:bottom w:val="none" w:sz="0" w:space="0" w:color="auto"/>
                                    <w:right w:val="none" w:sz="0" w:space="0" w:color="auto"/>
                                  </w:divBdr>
                                </w:div>
                                <w:div w:id="1792674226">
                                  <w:marLeft w:val="0"/>
                                  <w:marRight w:val="0"/>
                                  <w:marTop w:val="0"/>
                                  <w:marBottom w:val="0"/>
                                  <w:divBdr>
                                    <w:top w:val="none" w:sz="0" w:space="0" w:color="auto"/>
                                    <w:left w:val="none" w:sz="0" w:space="0" w:color="auto"/>
                                    <w:bottom w:val="none" w:sz="0" w:space="0" w:color="auto"/>
                                    <w:right w:val="none" w:sz="0" w:space="0" w:color="auto"/>
                                  </w:divBdr>
                                </w:div>
                                <w:div w:id="1132802">
                                  <w:marLeft w:val="0"/>
                                  <w:marRight w:val="0"/>
                                  <w:marTop w:val="0"/>
                                  <w:marBottom w:val="0"/>
                                  <w:divBdr>
                                    <w:top w:val="none" w:sz="0" w:space="0" w:color="auto"/>
                                    <w:left w:val="none" w:sz="0" w:space="0" w:color="auto"/>
                                    <w:bottom w:val="none" w:sz="0" w:space="0" w:color="auto"/>
                                    <w:right w:val="none" w:sz="0" w:space="0" w:color="auto"/>
                                  </w:divBdr>
                                </w:div>
                                <w:div w:id="1899441708">
                                  <w:marLeft w:val="0"/>
                                  <w:marRight w:val="0"/>
                                  <w:marTop w:val="0"/>
                                  <w:marBottom w:val="0"/>
                                  <w:divBdr>
                                    <w:top w:val="none" w:sz="0" w:space="0" w:color="auto"/>
                                    <w:left w:val="none" w:sz="0" w:space="0" w:color="auto"/>
                                    <w:bottom w:val="none" w:sz="0" w:space="0" w:color="auto"/>
                                    <w:right w:val="none" w:sz="0" w:space="0" w:color="auto"/>
                                  </w:divBdr>
                                </w:div>
                                <w:div w:id="1562521568">
                                  <w:marLeft w:val="0"/>
                                  <w:marRight w:val="0"/>
                                  <w:marTop w:val="0"/>
                                  <w:marBottom w:val="0"/>
                                  <w:divBdr>
                                    <w:top w:val="none" w:sz="0" w:space="0" w:color="auto"/>
                                    <w:left w:val="none" w:sz="0" w:space="0" w:color="auto"/>
                                    <w:bottom w:val="none" w:sz="0" w:space="0" w:color="auto"/>
                                    <w:right w:val="none" w:sz="0" w:space="0" w:color="auto"/>
                                  </w:divBdr>
                                </w:div>
                                <w:div w:id="681052649">
                                  <w:marLeft w:val="0"/>
                                  <w:marRight w:val="0"/>
                                  <w:marTop w:val="0"/>
                                  <w:marBottom w:val="0"/>
                                  <w:divBdr>
                                    <w:top w:val="none" w:sz="0" w:space="0" w:color="auto"/>
                                    <w:left w:val="none" w:sz="0" w:space="0" w:color="auto"/>
                                    <w:bottom w:val="none" w:sz="0" w:space="0" w:color="auto"/>
                                    <w:right w:val="none" w:sz="0" w:space="0" w:color="auto"/>
                                  </w:divBdr>
                                </w:div>
                                <w:div w:id="855458265">
                                  <w:marLeft w:val="0"/>
                                  <w:marRight w:val="0"/>
                                  <w:marTop w:val="0"/>
                                  <w:marBottom w:val="0"/>
                                  <w:divBdr>
                                    <w:top w:val="none" w:sz="0" w:space="0" w:color="auto"/>
                                    <w:left w:val="none" w:sz="0" w:space="0" w:color="auto"/>
                                    <w:bottom w:val="none" w:sz="0" w:space="0" w:color="auto"/>
                                    <w:right w:val="none" w:sz="0" w:space="0" w:color="auto"/>
                                  </w:divBdr>
                                </w:div>
                                <w:div w:id="123292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6434389">
              <w:marLeft w:val="0"/>
              <w:marRight w:val="0"/>
              <w:marTop w:val="0"/>
              <w:marBottom w:val="0"/>
              <w:divBdr>
                <w:top w:val="none" w:sz="0" w:space="0" w:color="auto"/>
                <w:left w:val="none" w:sz="0" w:space="0" w:color="auto"/>
                <w:bottom w:val="none" w:sz="0" w:space="0" w:color="auto"/>
                <w:right w:val="none" w:sz="0" w:space="0" w:color="auto"/>
              </w:divBdr>
              <w:divsChild>
                <w:div w:id="435832449">
                  <w:marLeft w:val="0"/>
                  <w:marRight w:val="0"/>
                  <w:marTop w:val="0"/>
                  <w:marBottom w:val="0"/>
                  <w:divBdr>
                    <w:top w:val="none" w:sz="0" w:space="0" w:color="auto"/>
                    <w:left w:val="none" w:sz="0" w:space="0" w:color="auto"/>
                    <w:bottom w:val="none" w:sz="0" w:space="0" w:color="auto"/>
                    <w:right w:val="none" w:sz="0" w:space="0" w:color="auto"/>
                  </w:divBdr>
                </w:div>
                <w:div w:id="208222861">
                  <w:marLeft w:val="0"/>
                  <w:marRight w:val="0"/>
                  <w:marTop w:val="0"/>
                  <w:marBottom w:val="0"/>
                  <w:divBdr>
                    <w:top w:val="none" w:sz="0" w:space="0" w:color="auto"/>
                    <w:left w:val="none" w:sz="0" w:space="0" w:color="auto"/>
                    <w:bottom w:val="none" w:sz="0" w:space="0" w:color="auto"/>
                    <w:right w:val="none" w:sz="0" w:space="0" w:color="auto"/>
                  </w:divBdr>
                  <w:divsChild>
                    <w:div w:id="137000245">
                      <w:marLeft w:val="0"/>
                      <w:marRight w:val="0"/>
                      <w:marTop w:val="0"/>
                      <w:marBottom w:val="0"/>
                      <w:divBdr>
                        <w:top w:val="none" w:sz="0" w:space="0" w:color="auto"/>
                        <w:left w:val="none" w:sz="0" w:space="0" w:color="auto"/>
                        <w:bottom w:val="none" w:sz="0" w:space="0" w:color="auto"/>
                        <w:right w:val="none" w:sz="0" w:space="0" w:color="auto"/>
                      </w:divBdr>
                      <w:divsChild>
                        <w:div w:id="28455840">
                          <w:marLeft w:val="0"/>
                          <w:marRight w:val="0"/>
                          <w:marTop w:val="0"/>
                          <w:marBottom w:val="0"/>
                          <w:divBdr>
                            <w:top w:val="none" w:sz="0" w:space="0" w:color="auto"/>
                            <w:left w:val="none" w:sz="0" w:space="0" w:color="auto"/>
                            <w:bottom w:val="none" w:sz="0" w:space="0" w:color="auto"/>
                            <w:right w:val="none" w:sz="0" w:space="0" w:color="auto"/>
                          </w:divBdr>
                          <w:divsChild>
                            <w:div w:id="2121030702">
                              <w:marLeft w:val="0"/>
                              <w:marRight w:val="0"/>
                              <w:marTop w:val="0"/>
                              <w:marBottom w:val="0"/>
                              <w:divBdr>
                                <w:top w:val="none" w:sz="0" w:space="0" w:color="auto"/>
                                <w:left w:val="none" w:sz="0" w:space="0" w:color="auto"/>
                                <w:bottom w:val="none" w:sz="0" w:space="0" w:color="auto"/>
                                <w:right w:val="none" w:sz="0" w:space="0" w:color="auto"/>
                              </w:divBdr>
                              <w:divsChild>
                                <w:div w:id="1452360212">
                                  <w:marLeft w:val="0"/>
                                  <w:marRight w:val="0"/>
                                  <w:marTop w:val="0"/>
                                  <w:marBottom w:val="0"/>
                                  <w:divBdr>
                                    <w:top w:val="none" w:sz="0" w:space="0" w:color="auto"/>
                                    <w:left w:val="none" w:sz="0" w:space="0" w:color="auto"/>
                                    <w:bottom w:val="none" w:sz="0" w:space="0" w:color="auto"/>
                                    <w:right w:val="none" w:sz="0" w:space="0" w:color="auto"/>
                                  </w:divBdr>
                                </w:div>
                                <w:div w:id="99303230">
                                  <w:marLeft w:val="0"/>
                                  <w:marRight w:val="0"/>
                                  <w:marTop w:val="0"/>
                                  <w:marBottom w:val="0"/>
                                  <w:divBdr>
                                    <w:top w:val="none" w:sz="0" w:space="0" w:color="auto"/>
                                    <w:left w:val="none" w:sz="0" w:space="0" w:color="auto"/>
                                    <w:bottom w:val="none" w:sz="0" w:space="0" w:color="auto"/>
                                    <w:right w:val="none" w:sz="0" w:space="0" w:color="auto"/>
                                  </w:divBdr>
                                </w:div>
                                <w:div w:id="979455191">
                                  <w:marLeft w:val="0"/>
                                  <w:marRight w:val="0"/>
                                  <w:marTop w:val="0"/>
                                  <w:marBottom w:val="0"/>
                                  <w:divBdr>
                                    <w:top w:val="none" w:sz="0" w:space="0" w:color="auto"/>
                                    <w:left w:val="none" w:sz="0" w:space="0" w:color="auto"/>
                                    <w:bottom w:val="none" w:sz="0" w:space="0" w:color="auto"/>
                                    <w:right w:val="none" w:sz="0" w:space="0" w:color="auto"/>
                                  </w:divBdr>
                                </w:div>
                                <w:div w:id="17781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510489">
              <w:marLeft w:val="0"/>
              <w:marRight w:val="0"/>
              <w:marTop w:val="0"/>
              <w:marBottom w:val="0"/>
              <w:divBdr>
                <w:top w:val="none" w:sz="0" w:space="0" w:color="auto"/>
                <w:left w:val="none" w:sz="0" w:space="0" w:color="auto"/>
                <w:bottom w:val="none" w:sz="0" w:space="0" w:color="auto"/>
                <w:right w:val="none" w:sz="0" w:space="0" w:color="auto"/>
              </w:divBdr>
              <w:divsChild>
                <w:div w:id="1999070268">
                  <w:marLeft w:val="0"/>
                  <w:marRight w:val="0"/>
                  <w:marTop w:val="0"/>
                  <w:marBottom w:val="0"/>
                  <w:divBdr>
                    <w:top w:val="none" w:sz="0" w:space="0" w:color="auto"/>
                    <w:left w:val="none" w:sz="0" w:space="0" w:color="auto"/>
                    <w:bottom w:val="none" w:sz="0" w:space="0" w:color="auto"/>
                    <w:right w:val="none" w:sz="0" w:space="0" w:color="auto"/>
                  </w:divBdr>
                </w:div>
                <w:div w:id="236213003">
                  <w:marLeft w:val="0"/>
                  <w:marRight w:val="0"/>
                  <w:marTop w:val="0"/>
                  <w:marBottom w:val="0"/>
                  <w:divBdr>
                    <w:top w:val="none" w:sz="0" w:space="0" w:color="auto"/>
                    <w:left w:val="none" w:sz="0" w:space="0" w:color="auto"/>
                    <w:bottom w:val="none" w:sz="0" w:space="0" w:color="auto"/>
                    <w:right w:val="none" w:sz="0" w:space="0" w:color="auto"/>
                  </w:divBdr>
                  <w:divsChild>
                    <w:div w:id="1317951928">
                      <w:marLeft w:val="0"/>
                      <w:marRight w:val="0"/>
                      <w:marTop w:val="0"/>
                      <w:marBottom w:val="0"/>
                      <w:divBdr>
                        <w:top w:val="none" w:sz="0" w:space="0" w:color="auto"/>
                        <w:left w:val="none" w:sz="0" w:space="0" w:color="auto"/>
                        <w:bottom w:val="none" w:sz="0" w:space="0" w:color="auto"/>
                        <w:right w:val="none" w:sz="0" w:space="0" w:color="auto"/>
                      </w:divBdr>
                      <w:divsChild>
                        <w:div w:id="1113284186">
                          <w:marLeft w:val="0"/>
                          <w:marRight w:val="0"/>
                          <w:marTop w:val="0"/>
                          <w:marBottom w:val="0"/>
                          <w:divBdr>
                            <w:top w:val="none" w:sz="0" w:space="0" w:color="auto"/>
                            <w:left w:val="none" w:sz="0" w:space="0" w:color="auto"/>
                            <w:bottom w:val="none" w:sz="0" w:space="0" w:color="auto"/>
                            <w:right w:val="none" w:sz="0" w:space="0" w:color="auto"/>
                          </w:divBdr>
                          <w:divsChild>
                            <w:div w:id="802386407">
                              <w:marLeft w:val="0"/>
                              <w:marRight w:val="0"/>
                              <w:marTop w:val="0"/>
                              <w:marBottom w:val="0"/>
                              <w:divBdr>
                                <w:top w:val="none" w:sz="0" w:space="0" w:color="auto"/>
                                <w:left w:val="none" w:sz="0" w:space="0" w:color="auto"/>
                                <w:bottom w:val="none" w:sz="0" w:space="0" w:color="auto"/>
                                <w:right w:val="none" w:sz="0" w:space="0" w:color="auto"/>
                              </w:divBdr>
                              <w:divsChild>
                                <w:div w:id="1984121693">
                                  <w:marLeft w:val="0"/>
                                  <w:marRight w:val="0"/>
                                  <w:marTop w:val="0"/>
                                  <w:marBottom w:val="0"/>
                                  <w:divBdr>
                                    <w:top w:val="none" w:sz="0" w:space="0" w:color="auto"/>
                                    <w:left w:val="none" w:sz="0" w:space="0" w:color="auto"/>
                                    <w:bottom w:val="none" w:sz="0" w:space="0" w:color="auto"/>
                                    <w:right w:val="none" w:sz="0" w:space="0" w:color="auto"/>
                                  </w:divBdr>
                                </w:div>
                                <w:div w:id="1223326959">
                                  <w:marLeft w:val="0"/>
                                  <w:marRight w:val="0"/>
                                  <w:marTop w:val="0"/>
                                  <w:marBottom w:val="0"/>
                                  <w:divBdr>
                                    <w:top w:val="none" w:sz="0" w:space="0" w:color="auto"/>
                                    <w:left w:val="none" w:sz="0" w:space="0" w:color="auto"/>
                                    <w:bottom w:val="none" w:sz="0" w:space="0" w:color="auto"/>
                                    <w:right w:val="none" w:sz="0" w:space="0" w:color="auto"/>
                                  </w:divBdr>
                                </w:div>
                                <w:div w:id="2081127534">
                                  <w:marLeft w:val="0"/>
                                  <w:marRight w:val="0"/>
                                  <w:marTop w:val="0"/>
                                  <w:marBottom w:val="0"/>
                                  <w:divBdr>
                                    <w:top w:val="none" w:sz="0" w:space="0" w:color="auto"/>
                                    <w:left w:val="none" w:sz="0" w:space="0" w:color="auto"/>
                                    <w:bottom w:val="none" w:sz="0" w:space="0" w:color="auto"/>
                                    <w:right w:val="none" w:sz="0" w:space="0" w:color="auto"/>
                                  </w:divBdr>
                                </w:div>
                                <w:div w:id="969894138">
                                  <w:marLeft w:val="0"/>
                                  <w:marRight w:val="0"/>
                                  <w:marTop w:val="0"/>
                                  <w:marBottom w:val="0"/>
                                  <w:divBdr>
                                    <w:top w:val="none" w:sz="0" w:space="0" w:color="auto"/>
                                    <w:left w:val="none" w:sz="0" w:space="0" w:color="auto"/>
                                    <w:bottom w:val="none" w:sz="0" w:space="0" w:color="auto"/>
                                    <w:right w:val="none" w:sz="0" w:space="0" w:color="auto"/>
                                  </w:divBdr>
                                </w:div>
                                <w:div w:id="1872573127">
                                  <w:marLeft w:val="0"/>
                                  <w:marRight w:val="0"/>
                                  <w:marTop w:val="0"/>
                                  <w:marBottom w:val="0"/>
                                  <w:divBdr>
                                    <w:top w:val="none" w:sz="0" w:space="0" w:color="auto"/>
                                    <w:left w:val="none" w:sz="0" w:space="0" w:color="auto"/>
                                    <w:bottom w:val="none" w:sz="0" w:space="0" w:color="auto"/>
                                    <w:right w:val="none" w:sz="0" w:space="0" w:color="auto"/>
                                  </w:divBdr>
                                </w:div>
                                <w:div w:id="277370632">
                                  <w:marLeft w:val="0"/>
                                  <w:marRight w:val="0"/>
                                  <w:marTop w:val="0"/>
                                  <w:marBottom w:val="0"/>
                                  <w:divBdr>
                                    <w:top w:val="none" w:sz="0" w:space="0" w:color="auto"/>
                                    <w:left w:val="none" w:sz="0" w:space="0" w:color="auto"/>
                                    <w:bottom w:val="none" w:sz="0" w:space="0" w:color="auto"/>
                                    <w:right w:val="none" w:sz="0" w:space="0" w:color="auto"/>
                                  </w:divBdr>
                                </w:div>
                                <w:div w:id="1614744818">
                                  <w:marLeft w:val="0"/>
                                  <w:marRight w:val="0"/>
                                  <w:marTop w:val="0"/>
                                  <w:marBottom w:val="0"/>
                                  <w:divBdr>
                                    <w:top w:val="none" w:sz="0" w:space="0" w:color="auto"/>
                                    <w:left w:val="none" w:sz="0" w:space="0" w:color="auto"/>
                                    <w:bottom w:val="none" w:sz="0" w:space="0" w:color="auto"/>
                                    <w:right w:val="none" w:sz="0" w:space="0" w:color="auto"/>
                                  </w:divBdr>
                                </w:div>
                                <w:div w:id="569272089">
                                  <w:marLeft w:val="0"/>
                                  <w:marRight w:val="0"/>
                                  <w:marTop w:val="0"/>
                                  <w:marBottom w:val="0"/>
                                  <w:divBdr>
                                    <w:top w:val="none" w:sz="0" w:space="0" w:color="auto"/>
                                    <w:left w:val="none" w:sz="0" w:space="0" w:color="auto"/>
                                    <w:bottom w:val="none" w:sz="0" w:space="0" w:color="auto"/>
                                    <w:right w:val="none" w:sz="0" w:space="0" w:color="auto"/>
                                  </w:divBdr>
                                </w:div>
                                <w:div w:id="1076705191">
                                  <w:marLeft w:val="0"/>
                                  <w:marRight w:val="0"/>
                                  <w:marTop w:val="0"/>
                                  <w:marBottom w:val="0"/>
                                  <w:divBdr>
                                    <w:top w:val="none" w:sz="0" w:space="0" w:color="auto"/>
                                    <w:left w:val="none" w:sz="0" w:space="0" w:color="auto"/>
                                    <w:bottom w:val="none" w:sz="0" w:space="0" w:color="auto"/>
                                    <w:right w:val="none" w:sz="0" w:space="0" w:color="auto"/>
                                  </w:divBdr>
                                </w:div>
                                <w:div w:id="668289669">
                                  <w:marLeft w:val="0"/>
                                  <w:marRight w:val="0"/>
                                  <w:marTop w:val="0"/>
                                  <w:marBottom w:val="0"/>
                                  <w:divBdr>
                                    <w:top w:val="none" w:sz="0" w:space="0" w:color="auto"/>
                                    <w:left w:val="none" w:sz="0" w:space="0" w:color="auto"/>
                                    <w:bottom w:val="none" w:sz="0" w:space="0" w:color="auto"/>
                                    <w:right w:val="none" w:sz="0" w:space="0" w:color="auto"/>
                                  </w:divBdr>
                                </w:div>
                                <w:div w:id="2140611180">
                                  <w:marLeft w:val="0"/>
                                  <w:marRight w:val="0"/>
                                  <w:marTop w:val="0"/>
                                  <w:marBottom w:val="0"/>
                                  <w:divBdr>
                                    <w:top w:val="none" w:sz="0" w:space="0" w:color="auto"/>
                                    <w:left w:val="none" w:sz="0" w:space="0" w:color="auto"/>
                                    <w:bottom w:val="none" w:sz="0" w:space="0" w:color="auto"/>
                                    <w:right w:val="none" w:sz="0" w:space="0" w:color="auto"/>
                                  </w:divBdr>
                                </w:div>
                                <w:div w:id="188879264">
                                  <w:marLeft w:val="0"/>
                                  <w:marRight w:val="0"/>
                                  <w:marTop w:val="0"/>
                                  <w:marBottom w:val="0"/>
                                  <w:divBdr>
                                    <w:top w:val="none" w:sz="0" w:space="0" w:color="auto"/>
                                    <w:left w:val="none" w:sz="0" w:space="0" w:color="auto"/>
                                    <w:bottom w:val="none" w:sz="0" w:space="0" w:color="auto"/>
                                    <w:right w:val="none" w:sz="0" w:space="0" w:color="auto"/>
                                  </w:divBdr>
                                </w:div>
                                <w:div w:id="584605732">
                                  <w:marLeft w:val="0"/>
                                  <w:marRight w:val="0"/>
                                  <w:marTop w:val="0"/>
                                  <w:marBottom w:val="0"/>
                                  <w:divBdr>
                                    <w:top w:val="none" w:sz="0" w:space="0" w:color="auto"/>
                                    <w:left w:val="none" w:sz="0" w:space="0" w:color="auto"/>
                                    <w:bottom w:val="none" w:sz="0" w:space="0" w:color="auto"/>
                                    <w:right w:val="none" w:sz="0" w:space="0" w:color="auto"/>
                                  </w:divBdr>
                                </w:div>
                                <w:div w:id="16149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0178514">
              <w:marLeft w:val="0"/>
              <w:marRight w:val="0"/>
              <w:marTop w:val="0"/>
              <w:marBottom w:val="0"/>
              <w:divBdr>
                <w:top w:val="none" w:sz="0" w:space="0" w:color="auto"/>
                <w:left w:val="none" w:sz="0" w:space="0" w:color="auto"/>
                <w:bottom w:val="none" w:sz="0" w:space="0" w:color="auto"/>
                <w:right w:val="none" w:sz="0" w:space="0" w:color="auto"/>
              </w:divBdr>
            </w:div>
            <w:div w:id="1895043900">
              <w:marLeft w:val="0"/>
              <w:marRight w:val="0"/>
              <w:marTop w:val="0"/>
              <w:marBottom w:val="0"/>
              <w:divBdr>
                <w:top w:val="none" w:sz="0" w:space="0" w:color="auto"/>
                <w:left w:val="none" w:sz="0" w:space="0" w:color="auto"/>
                <w:bottom w:val="none" w:sz="0" w:space="0" w:color="auto"/>
                <w:right w:val="none" w:sz="0" w:space="0" w:color="auto"/>
              </w:divBdr>
              <w:divsChild>
                <w:div w:id="562645187">
                  <w:marLeft w:val="0"/>
                  <w:marRight w:val="0"/>
                  <w:marTop w:val="0"/>
                  <w:marBottom w:val="0"/>
                  <w:divBdr>
                    <w:top w:val="none" w:sz="0" w:space="0" w:color="auto"/>
                    <w:left w:val="none" w:sz="0" w:space="0" w:color="auto"/>
                    <w:bottom w:val="none" w:sz="0" w:space="0" w:color="auto"/>
                    <w:right w:val="none" w:sz="0" w:space="0" w:color="auto"/>
                  </w:divBdr>
                  <w:divsChild>
                    <w:div w:id="891695335">
                      <w:marLeft w:val="0"/>
                      <w:marRight w:val="0"/>
                      <w:marTop w:val="0"/>
                      <w:marBottom w:val="0"/>
                      <w:divBdr>
                        <w:top w:val="none" w:sz="0" w:space="0" w:color="auto"/>
                        <w:left w:val="none" w:sz="0" w:space="0" w:color="auto"/>
                        <w:bottom w:val="none" w:sz="0" w:space="0" w:color="auto"/>
                        <w:right w:val="none" w:sz="0" w:space="0" w:color="auto"/>
                      </w:divBdr>
                      <w:divsChild>
                        <w:div w:id="209804469">
                          <w:marLeft w:val="0"/>
                          <w:marRight w:val="0"/>
                          <w:marTop w:val="0"/>
                          <w:marBottom w:val="0"/>
                          <w:divBdr>
                            <w:top w:val="none" w:sz="0" w:space="0" w:color="auto"/>
                            <w:left w:val="none" w:sz="0" w:space="0" w:color="auto"/>
                            <w:bottom w:val="none" w:sz="0" w:space="0" w:color="auto"/>
                            <w:right w:val="none" w:sz="0" w:space="0" w:color="auto"/>
                          </w:divBdr>
                          <w:divsChild>
                            <w:div w:id="894004475">
                              <w:marLeft w:val="0"/>
                              <w:marRight w:val="0"/>
                              <w:marTop w:val="0"/>
                              <w:marBottom w:val="0"/>
                              <w:divBdr>
                                <w:top w:val="none" w:sz="0" w:space="0" w:color="auto"/>
                                <w:left w:val="none" w:sz="0" w:space="0" w:color="auto"/>
                                <w:bottom w:val="none" w:sz="0" w:space="0" w:color="auto"/>
                                <w:right w:val="none" w:sz="0" w:space="0" w:color="auto"/>
                              </w:divBdr>
                              <w:divsChild>
                                <w:div w:id="210360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577760">
              <w:marLeft w:val="0"/>
              <w:marRight w:val="0"/>
              <w:marTop w:val="0"/>
              <w:marBottom w:val="0"/>
              <w:divBdr>
                <w:top w:val="none" w:sz="0" w:space="0" w:color="auto"/>
                <w:left w:val="none" w:sz="0" w:space="0" w:color="auto"/>
                <w:bottom w:val="none" w:sz="0" w:space="0" w:color="auto"/>
                <w:right w:val="none" w:sz="0" w:space="0" w:color="auto"/>
              </w:divBdr>
              <w:divsChild>
                <w:div w:id="1534729681">
                  <w:marLeft w:val="0"/>
                  <w:marRight w:val="0"/>
                  <w:marTop w:val="0"/>
                  <w:marBottom w:val="0"/>
                  <w:divBdr>
                    <w:top w:val="none" w:sz="0" w:space="0" w:color="auto"/>
                    <w:left w:val="none" w:sz="0" w:space="0" w:color="auto"/>
                    <w:bottom w:val="none" w:sz="0" w:space="0" w:color="auto"/>
                    <w:right w:val="none" w:sz="0" w:space="0" w:color="auto"/>
                  </w:divBdr>
                  <w:divsChild>
                    <w:div w:id="1779831665">
                      <w:marLeft w:val="0"/>
                      <w:marRight w:val="0"/>
                      <w:marTop w:val="0"/>
                      <w:marBottom w:val="0"/>
                      <w:divBdr>
                        <w:top w:val="none" w:sz="0" w:space="0" w:color="auto"/>
                        <w:left w:val="none" w:sz="0" w:space="0" w:color="auto"/>
                        <w:bottom w:val="none" w:sz="0" w:space="0" w:color="auto"/>
                        <w:right w:val="none" w:sz="0" w:space="0" w:color="auto"/>
                      </w:divBdr>
                      <w:divsChild>
                        <w:div w:id="1739550677">
                          <w:marLeft w:val="0"/>
                          <w:marRight w:val="0"/>
                          <w:marTop w:val="0"/>
                          <w:marBottom w:val="0"/>
                          <w:divBdr>
                            <w:top w:val="none" w:sz="0" w:space="0" w:color="auto"/>
                            <w:left w:val="none" w:sz="0" w:space="0" w:color="auto"/>
                            <w:bottom w:val="none" w:sz="0" w:space="0" w:color="auto"/>
                            <w:right w:val="none" w:sz="0" w:space="0" w:color="auto"/>
                          </w:divBdr>
                          <w:divsChild>
                            <w:div w:id="333997529">
                              <w:marLeft w:val="0"/>
                              <w:marRight w:val="0"/>
                              <w:marTop w:val="0"/>
                              <w:marBottom w:val="0"/>
                              <w:divBdr>
                                <w:top w:val="none" w:sz="0" w:space="0" w:color="auto"/>
                                <w:left w:val="none" w:sz="0" w:space="0" w:color="auto"/>
                                <w:bottom w:val="none" w:sz="0" w:space="0" w:color="auto"/>
                                <w:right w:val="none" w:sz="0" w:space="0" w:color="auto"/>
                              </w:divBdr>
                              <w:divsChild>
                                <w:div w:id="1404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197220">
              <w:marLeft w:val="0"/>
              <w:marRight w:val="0"/>
              <w:marTop w:val="0"/>
              <w:marBottom w:val="0"/>
              <w:divBdr>
                <w:top w:val="none" w:sz="0" w:space="0" w:color="auto"/>
                <w:left w:val="none" w:sz="0" w:space="0" w:color="auto"/>
                <w:bottom w:val="none" w:sz="0" w:space="0" w:color="auto"/>
                <w:right w:val="none" w:sz="0" w:space="0" w:color="auto"/>
              </w:divBdr>
              <w:divsChild>
                <w:div w:id="1193759785">
                  <w:marLeft w:val="0"/>
                  <w:marRight w:val="0"/>
                  <w:marTop w:val="0"/>
                  <w:marBottom w:val="0"/>
                  <w:divBdr>
                    <w:top w:val="none" w:sz="0" w:space="0" w:color="auto"/>
                    <w:left w:val="none" w:sz="0" w:space="0" w:color="auto"/>
                    <w:bottom w:val="none" w:sz="0" w:space="0" w:color="auto"/>
                    <w:right w:val="none" w:sz="0" w:space="0" w:color="auto"/>
                  </w:divBdr>
                  <w:divsChild>
                    <w:div w:id="112797073">
                      <w:marLeft w:val="0"/>
                      <w:marRight w:val="0"/>
                      <w:marTop w:val="0"/>
                      <w:marBottom w:val="0"/>
                      <w:divBdr>
                        <w:top w:val="none" w:sz="0" w:space="0" w:color="auto"/>
                        <w:left w:val="none" w:sz="0" w:space="0" w:color="auto"/>
                        <w:bottom w:val="none" w:sz="0" w:space="0" w:color="auto"/>
                        <w:right w:val="none" w:sz="0" w:space="0" w:color="auto"/>
                      </w:divBdr>
                      <w:divsChild>
                        <w:div w:id="165677907">
                          <w:marLeft w:val="0"/>
                          <w:marRight w:val="0"/>
                          <w:marTop w:val="0"/>
                          <w:marBottom w:val="0"/>
                          <w:divBdr>
                            <w:top w:val="none" w:sz="0" w:space="0" w:color="auto"/>
                            <w:left w:val="none" w:sz="0" w:space="0" w:color="auto"/>
                            <w:bottom w:val="none" w:sz="0" w:space="0" w:color="auto"/>
                            <w:right w:val="none" w:sz="0" w:space="0" w:color="auto"/>
                          </w:divBdr>
                          <w:divsChild>
                            <w:div w:id="657267878">
                              <w:marLeft w:val="0"/>
                              <w:marRight w:val="0"/>
                              <w:marTop w:val="0"/>
                              <w:marBottom w:val="0"/>
                              <w:divBdr>
                                <w:top w:val="none" w:sz="0" w:space="0" w:color="auto"/>
                                <w:left w:val="none" w:sz="0" w:space="0" w:color="auto"/>
                                <w:bottom w:val="none" w:sz="0" w:space="0" w:color="auto"/>
                                <w:right w:val="none" w:sz="0" w:space="0" w:color="auto"/>
                              </w:divBdr>
                              <w:divsChild>
                                <w:div w:id="1505242730">
                                  <w:marLeft w:val="0"/>
                                  <w:marRight w:val="0"/>
                                  <w:marTop w:val="0"/>
                                  <w:marBottom w:val="0"/>
                                  <w:divBdr>
                                    <w:top w:val="none" w:sz="0" w:space="0" w:color="auto"/>
                                    <w:left w:val="none" w:sz="0" w:space="0" w:color="auto"/>
                                    <w:bottom w:val="none" w:sz="0" w:space="0" w:color="auto"/>
                                    <w:right w:val="none" w:sz="0" w:space="0" w:color="auto"/>
                                  </w:divBdr>
                                </w:div>
                                <w:div w:id="50351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94809">
              <w:marLeft w:val="0"/>
              <w:marRight w:val="0"/>
              <w:marTop w:val="0"/>
              <w:marBottom w:val="0"/>
              <w:divBdr>
                <w:top w:val="none" w:sz="0" w:space="0" w:color="auto"/>
                <w:left w:val="none" w:sz="0" w:space="0" w:color="auto"/>
                <w:bottom w:val="none" w:sz="0" w:space="0" w:color="auto"/>
                <w:right w:val="none" w:sz="0" w:space="0" w:color="auto"/>
              </w:divBdr>
              <w:divsChild>
                <w:div w:id="279147698">
                  <w:marLeft w:val="0"/>
                  <w:marRight w:val="0"/>
                  <w:marTop w:val="0"/>
                  <w:marBottom w:val="0"/>
                  <w:divBdr>
                    <w:top w:val="none" w:sz="0" w:space="0" w:color="auto"/>
                    <w:left w:val="none" w:sz="0" w:space="0" w:color="auto"/>
                    <w:bottom w:val="none" w:sz="0" w:space="0" w:color="auto"/>
                    <w:right w:val="none" w:sz="0" w:space="0" w:color="auto"/>
                  </w:divBdr>
                </w:div>
                <w:div w:id="180558147">
                  <w:marLeft w:val="0"/>
                  <w:marRight w:val="0"/>
                  <w:marTop w:val="0"/>
                  <w:marBottom w:val="0"/>
                  <w:divBdr>
                    <w:top w:val="none" w:sz="0" w:space="0" w:color="auto"/>
                    <w:left w:val="none" w:sz="0" w:space="0" w:color="auto"/>
                    <w:bottom w:val="none" w:sz="0" w:space="0" w:color="auto"/>
                    <w:right w:val="none" w:sz="0" w:space="0" w:color="auto"/>
                  </w:divBdr>
                </w:div>
                <w:div w:id="938637825">
                  <w:marLeft w:val="0"/>
                  <w:marRight w:val="0"/>
                  <w:marTop w:val="0"/>
                  <w:marBottom w:val="0"/>
                  <w:divBdr>
                    <w:top w:val="none" w:sz="0" w:space="0" w:color="auto"/>
                    <w:left w:val="none" w:sz="0" w:space="0" w:color="auto"/>
                    <w:bottom w:val="none" w:sz="0" w:space="0" w:color="auto"/>
                    <w:right w:val="none" w:sz="0" w:space="0" w:color="auto"/>
                  </w:divBdr>
                </w:div>
                <w:div w:id="499152052">
                  <w:marLeft w:val="0"/>
                  <w:marRight w:val="0"/>
                  <w:marTop w:val="0"/>
                  <w:marBottom w:val="0"/>
                  <w:divBdr>
                    <w:top w:val="none" w:sz="0" w:space="0" w:color="auto"/>
                    <w:left w:val="none" w:sz="0" w:space="0" w:color="auto"/>
                    <w:bottom w:val="none" w:sz="0" w:space="0" w:color="auto"/>
                    <w:right w:val="none" w:sz="0" w:space="0" w:color="auto"/>
                  </w:divBdr>
                </w:div>
                <w:div w:id="1277519829">
                  <w:marLeft w:val="0"/>
                  <w:marRight w:val="0"/>
                  <w:marTop w:val="0"/>
                  <w:marBottom w:val="0"/>
                  <w:divBdr>
                    <w:top w:val="none" w:sz="0" w:space="0" w:color="auto"/>
                    <w:left w:val="none" w:sz="0" w:space="0" w:color="auto"/>
                    <w:bottom w:val="none" w:sz="0" w:space="0" w:color="auto"/>
                    <w:right w:val="none" w:sz="0" w:space="0" w:color="auto"/>
                  </w:divBdr>
                </w:div>
                <w:div w:id="1991864082">
                  <w:marLeft w:val="0"/>
                  <w:marRight w:val="0"/>
                  <w:marTop w:val="0"/>
                  <w:marBottom w:val="0"/>
                  <w:divBdr>
                    <w:top w:val="none" w:sz="0" w:space="0" w:color="auto"/>
                    <w:left w:val="none" w:sz="0" w:space="0" w:color="auto"/>
                    <w:bottom w:val="none" w:sz="0" w:space="0" w:color="auto"/>
                    <w:right w:val="none" w:sz="0" w:space="0" w:color="auto"/>
                  </w:divBdr>
                </w:div>
                <w:div w:id="1047528847">
                  <w:marLeft w:val="0"/>
                  <w:marRight w:val="0"/>
                  <w:marTop w:val="0"/>
                  <w:marBottom w:val="0"/>
                  <w:divBdr>
                    <w:top w:val="none" w:sz="0" w:space="0" w:color="auto"/>
                    <w:left w:val="none" w:sz="0" w:space="0" w:color="auto"/>
                    <w:bottom w:val="none" w:sz="0" w:space="0" w:color="auto"/>
                    <w:right w:val="none" w:sz="0" w:space="0" w:color="auto"/>
                  </w:divBdr>
                </w:div>
                <w:div w:id="1047414233">
                  <w:marLeft w:val="0"/>
                  <w:marRight w:val="0"/>
                  <w:marTop w:val="0"/>
                  <w:marBottom w:val="0"/>
                  <w:divBdr>
                    <w:top w:val="none" w:sz="0" w:space="0" w:color="auto"/>
                    <w:left w:val="none" w:sz="0" w:space="0" w:color="auto"/>
                    <w:bottom w:val="none" w:sz="0" w:space="0" w:color="auto"/>
                    <w:right w:val="none" w:sz="0" w:space="0" w:color="auto"/>
                  </w:divBdr>
                </w:div>
                <w:div w:id="965238345">
                  <w:marLeft w:val="0"/>
                  <w:marRight w:val="0"/>
                  <w:marTop w:val="0"/>
                  <w:marBottom w:val="0"/>
                  <w:divBdr>
                    <w:top w:val="none" w:sz="0" w:space="0" w:color="auto"/>
                    <w:left w:val="none" w:sz="0" w:space="0" w:color="auto"/>
                    <w:bottom w:val="none" w:sz="0" w:space="0" w:color="auto"/>
                    <w:right w:val="none" w:sz="0" w:space="0" w:color="auto"/>
                  </w:divBdr>
                </w:div>
                <w:div w:id="1068067981">
                  <w:marLeft w:val="0"/>
                  <w:marRight w:val="0"/>
                  <w:marTop w:val="0"/>
                  <w:marBottom w:val="0"/>
                  <w:divBdr>
                    <w:top w:val="none" w:sz="0" w:space="0" w:color="auto"/>
                    <w:left w:val="none" w:sz="0" w:space="0" w:color="auto"/>
                    <w:bottom w:val="none" w:sz="0" w:space="0" w:color="auto"/>
                    <w:right w:val="none" w:sz="0" w:space="0" w:color="auto"/>
                  </w:divBdr>
                </w:div>
                <w:div w:id="258567257">
                  <w:marLeft w:val="0"/>
                  <w:marRight w:val="0"/>
                  <w:marTop w:val="0"/>
                  <w:marBottom w:val="0"/>
                  <w:divBdr>
                    <w:top w:val="none" w:sz="0" w:space="0" w:color="auto"/>
                    <w:left w:val="none" w:sz="0" w:space="0" w:color="auto"/>
                    <w:bottom w:val="none" w:sz="0" w:space="0" w:color="auto"/>
                    <w:right w:val="none" w:sz="0" w:space="0" w:color="auto"/>
                  </w:divBdr>
                </w:div>
                <w:div w:id="1167861119">
                  <w:marLeft w:val="0"/>
                  <w:marRight w:val="0"/>
                  <w:marTop w:val="0"/>
                  <w:marBottom w:val="0"/>
                  <w:divBdr>
                    <w:top w:val="none" w:sz="0" w:space="0" w:color="auto"/>
                    <w:left w:val="none" w:sz="0" w:space="0" w:color="auto"/>
                    <w:bottom w:val="none" w:sz="0" w:space="0" w:color="auto"/>
                    <w:right w:val="none" w:sz="0" w:space="0" w:color="auto"/>
                  </w:divBdr>
                </w:div>
                <w:div w:id="339310373">
                  <w:marLeft w:val="0"/>
                  <w:marRight w:val="0"/>
                  <w:marTop w:val="0"/>
                  <w:marBottom w:val="0"/>
                  <w:divBdr>
                    <w:top w:val="none" w:sz="0" w:space="0" w:color="auto"/>
                    <w:left w:val="none" w:sz="0" w:space="0" w:color="auto"/>
                    <w:bottom w:val="none" w:sz="0" w:space="0" w:color="auto"/>
                    <w:right w:val="none" w:sz="0" w:space="0" w:color="auto"/>
                  </w:divBdr>
                </w:div>
                <w:div w:id="1701007388">
                  <w:marLeft w:val="0"/>
                  <w:marRight w:val="0"/>
                  <w:marTop w:val="0"/>
                  <w:marBottom w:val="0"/>
                  <w:divBdr>
                    <w:top w:val="none" w:sz="0" w:space="0" w:color="auto"/>
                    <w:left w:val="none" w:sz="0" w:space="0" w:color="auto"/>
                    <w:bottom w:val="none" w:sz="0" w:space="0" w:color="auto"/>
                    <w:right w:val="none" w:sz="0" w:space="0" w:color="auto"/>
                  </w:divBdr>
                </w:div>
                <w:div w:id="1626231704">
                  <w:marLeft w:val="0"/>
                  <w:marRight w:val="0"/>
                  <w:marTop w:val="0"/>
                  <w:marBottom w:val="0"/>
                  <w:divBdr>
                    <w:top w:val="none" w:sz="0" w:space="0" w:color="auto"/>
                    <w:left w:val="none" w:sz="0" w:space="0" w:color="auto"/>
                    <w:bottom w:val="none" w:sz="0" w:space="0" w:color="auto"/>
                    <w:right w:val="none" w:sz="0" w:space="0" w:color="auto"/>
                  </w:divBdr>
                </w:div>
                <w:div w:id="2106655908">
                  <w:marLeft w:val="0"/>
                  <w:marRight w:val="0"/>
                  <w:marTop w:val="0"/>
                  <w:marBottom w:val="0"/>
                  <w:divBdr>
                    <w:top w:val="none" w:sz="0" w:space="0" w:color="auto"/>
                    <w:left w:val="none" w:sz="0" w:space="0" w:color="auto"/>
                    <w:bottom w:val="none" w:sz="0" w:space="0" w:color="auto"/>
                    <w:right w:val="none" w:sz="0" w:space="0" w:color="auto"/>
                  </w:divBdr>
                </w:div>
                <w:div w:id="210505316">
                  <w:marLeft w:val="0"/>
                  <w:marRight w:val="0"/>
                  <w:marTop w:val="0"/>
                  <w:marBottom w:val="0"/>
                  <w:divBdr>
                    <w:top w:val="none" w:sz="0" w:space="0" w:color="auto"/>
                    <w:left w:val="none" w:sz="0" w:space="0" w:color="auto"/>
                    <w:bottom w:val="none" w:sz="0" w:space="0" w:color="auto"/>
                    <w:right w:val="none" w:sz="0" w:space="0" w:color="auto"/>
                  </w:divBdr>
                </w:div>
                <w:div w:id="686057736">
                  <w:marLeft w:val="0"/>
                  <w:marRight w:val="0"/>
                  <w:marTop w:val="0"/>
                  <w:marBottom w:val="0"/>
                  <w:divBdr>
                    <w:top w:val="none" w:sz="0" w:space="0" w:color="auto"/>
                    <w:left w:val="none" w:sz="0" w:space="0" w:color="auto"/>
                    <w:bottom w:val="none" w:sz="0" w:space="0" w:color="auto"/>
                    <w:right w:val="none" w:sz="0" w:space="0" w:color="auto"/>
                  </w:divBdr>
                </w:div>
                <w:div w:id="302350233">
                  <w:marLeft w:val="0"/>
                  <w:marRight w:val="0"/>
                  <w:marTop w:val="0"/>
                  <w:marBottom w:val="0"/>
                  <w:divBdr>
                    <w:top w:val="none" w:sz="0" w:space="0" w:color="auto"/>
                    <w:left w:val="none" w:sz="0" w:space="0" w:color="auto"/>
                    <w:bottom w:val="none" w:sz="0" w:space="0" w:color="auto"/>
                    <w:right w:val="none" w:sz="0" w:space="0" w:color="auto"/>
                  </w:divBdr>
                </w:div>
                <w:div w:id="922179903">
                  <w:marLeft w:val="0"/>
                  <w:marRight w:val="0"/>
                  <w:marTop w:val="0"/>
                  <w:marBottom w:val="0"/>
                  <w:divBdr>
                    <w:top w:val="none" w:sz="0" w:space="0" w:color="auto"/>
                    <w:left w:val="none" w:sz="0" w:space="0" w:color="auto"/>
                    <w:bottom w:val="none" w:sz="0" w:space="0" w:color="auto"/>
                    <w:right w:val="none" w:sz="0" w:space="0" w:color="auto"/>
                  </w:divBdr>
                </w:div>
                <w:div w:id="1607039471">
                  <w:marLeft w:val="0"/>
                  <w:marRight w:val="0"/>
                  <w:marTop w:val="0"/>
                  <w:marBottom w:val="0"/>
                  <w:divBdr>
                    <w:top w:val="none" w:sz="0" w:space="0" w:color="auto"/>
                    <w:left w:val="none" w:sz="0" w:space="0" w:color="auto"/>
                    <w:bottom w:val="none" w:sz="0" w:space="0" w:color="auto"/>
                    <w:right w:val="none" w:sz="0" w:space="0" w:color="auto"/>
                  </w:divBdr>
                </w:div>
              </w:divsChild>
            </w:div>
            <w:div w:id="1486970004">
              <w:marLeft w:val="0"/>
              <w:marRight w:val="0"/>
              <w:marTop w:val="0"/>
              <w:marBottom w:val="0"/>
              <w:divBdr>
                <w:top w:val="none" w:sz="0" w:space="0" w:color="auto"/>
                <w:left w:val="none" w:sz="0" w:space="0" w:color="auto"/>
                <w:bottom w:val="none" w:sz="0" w:space="0" w:color="auto"/>
                <w:right w:val="none" w:sz="0" w:space="0" w:color="auto"/>
              </w:divBdr>
            </w:div>
            <w:div w:id="686637639">
              <w:marLeft w:val="0"/>
              <w:marRight w:val="0"/>
              <w:marTop w:val="0"/>
              <w:marBottom w:val="0"/>
              <w:divBdr>
                <w:top w:val="none" w:sz="0" w:space="0" w:color="auto"/>
                <w:left w:val="none" w:sz="0" w:space="0" w:color="auto"/>
                <w:bottom w:val="none" w:sz="0" w:space="0" w:color="auto"/>
                <w:right w:val="none" w:sz="0" w:space="0" w:color="auto"/>
              </w:divBdr>
              <w:divsChild>
                <w:div w:id="1300652547">
                  <w:marLeft w:val="0"/>
                  <w:marRight w:val="0"/>
                  <w:marTop w:val="0"/>
                  <w:marBottom w:val="0"/>
                  <w:divBdr>
                    <w:top w:val="none" w:sz="0" w:space="0" w:color="auto"/>
                    <w:left w:val="none" w:sz="0" w:space="0" w:color="auto"/>
                    <w:bottom w:val="none" w:sz="0" w:space="0" w:color="auto"/>
                    <w:right w:val="none" w:sz="0" w:space="0" w:color="auto"/>
                  </w:divBdr>
                  <w:divsChild>
                    <w:div w:id="394550143">
                      <w:marLeft w:val="0"/>
                      <w:marRight w:val="0"/>
                      <w:marTop w:val="0"/>
                      <w:marBottom w:val="0"/>
                      <w:divBdr>
                        <w:top w:val="none" w:sz="0" w:space="0" w:color="auto"/>
                        <w:left w:val="none" w:sz="0" w:space="0" w:color="auto"/>
                        <w:bottom w:val="none" w:sz="0" w:space="0" w:color="auto"/>
                        <w:right w:val="none" w:sz="0" w:space="0" w:color="auto"/>
                      </w:divBdr>
                      <w:divsChild>
                        <w:div w:id="59448769">
                          <w:marLeft w:val="0"/>
                          <w:marRight w:val="0"/>
                          <w:marTop w:val="0"/>
                          <w:marBottom w:val="0"/>
                          <w:divBdr>
                            <w:top w:val="none" w:sz="0" w:space="0" w:color="auto"/>
                            <w:left w:val="none" w:sz="0" w:space="0" w:color="auto"/>
                            <w:bottom w:val="none" w:sz="0" w:space="0" w:color="auto"/>
                            <w:right w:val="none" w:sz="0" w:space="0" w:color="auto"/>
                          </w:divBdr>
                          <w:divsChild>
                            <w:div w:id="1873154873">
                              <w:marLeft w:val="0"/>
                              <w:marRight w:val="0"/>
                              <w:marTop w:val="0"/>
                              <w:marBottom w:val="0"/>
                              <w:divBdr>
                                <w:top w:val="none" w:sz="0" w:space="0" w:color="auto"/>
                                <w:left w:val="none" w:sz="0" w:space="0" w:color="auto"/>
                                <w:bottom w:val="none" w:sz="0" w:space="0" w:color="auto"/>
                                <w:right w:val="none" w:sz="0" w:space="0" w:color="auto"/>
                              </w:divBdr>
                              <w:divsChild>
                                <w:div w:id="139940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583038">
              <w:marLeft w:val="0"/>
              <w:marRight w:val="0"/>
              <w:marTop w:val="0"/>
              <w:marBottom w:val="0"/>
              <w:divBdr>
                <w:top w:val="none" w:sz="0" w:space="0" w:color="auto"/>
                <w:left w:val="none" w:sz="0" w:space="0" w:color="auto"/>
                <w:bottom w:val="none" w:sz="0" w:space="0" w:color="auto"/>
                <w:right w:val="none" w:sz="0" w:space="0" w:color="auto"/>
              </w:divBdr>
              <w:divsChild>
                <w:div w:id="1879586173">
                  <w:marLeft w:val="0"/>
                  <w:marRight w:val="0"/>
                  <w:marTop w:val="0"/>
                  <w:marBottom w:val="0"/>
                  <w:divBdr>
                    <w:top w:val="none" w:sz="0" w:space="0" w:color="auto"/>
                    <w:left w:val="none" w:sz="0" w:space="0" w:color="auto"/>
                    <w:bottom w:val="none" w:sz="0" w:space="0" w:color="auto"/>
                    <w:right w:val="none" w:sz="0" w:space="0" w:color="auto"/>
                  </w:divBdr>
                  <w:divsChild>
                    <w:div w:id="447508357">
                      <w:marLeft w:val="0"/>
                      <w:marRight w:val="0"/>
                      <w:marTop w:val="0"/>
                      <w:marBottom w:val="0"/>
                      <w:divBdr>
                        <w:top w:val="none" w:sz="0" w:space="0" w:color="auto"/>
                        <w:left w:val="none" w:sz="0" w:space="0" w:color="auto"/>
                        <w:bottom w:val="none" w:sz="0" w:space="0" w:color="auto"/>
                        <w:right w:val="none" w:sz="0" w:space="0" w:color="auto"/>
                      </w:divBdr>
                      <w:divsChild>
                        <w:div w:id="553348922">
                          <w:marLeft w:val="0"/>
                          <w:marRight w:val="0"/>
                          <w:marTop w:val="0"/>
                          <w:marBottom w:val="0"/>
                          <w:divBdr>
                            <w:top w:val="none" w:sz="0" w:space="0" w:color="auto"/>
                            <w:left w:val="none" w:sz="0" w:space="0" w:color="auto"/>
                            <w:bottom w:val="none" w:sz="0" w:space="0" w:color="auto"/>
                            <w:right w:val="none" w:sz="0" w:space="0" w:color="auto"/>
                          </w:divBdr>
                          <w:divsChild>
                            <w:div w:id="768087282">
                              <w:marLeft w:val="0"/>
                              <w:marRight w:val="0"/>
                              <w:marTop w:val="0"/>
                              <w:marBottom w:val="0"/>
                              <w:divBdr>
                                <w:top w:val="none" w:sz="0" w:space="0" w:color="auto"/>
                                <w:left w:val="none" w:sz="0" w:space="0" w:color="auto"/>
                                <w:bottom w:val="none" w:sz="0" w:space="0" w:color="auto"/>
                                <w:right w:val="none" w:sz="0" w:space="0" w:color="auto"/>
                              </w:divBdr>
                              <w:divsChild>
                                <w:div w:id="77170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3034960">
              <w:marLeft w:val="0"/>
              <w:marRight w:val="0"/>
              <w:marTop w:val="0"/>
              <w:marBottom w:val="0"/>
              <w:divBdr>
                <w:top w:val="none" w:sz="0" w:space="0" w:color="auto"/>
                <w:left w:val="none" w:sz="0" w:space="0" w:color="auto"/>
                <w:bottom w:val="none" w:sz="0" w:space="0" w:color="auto"/>
                <w:right w:val="none" w:sz="0" w:space="0" w:color="auto"/>
              </w:divBdr>
              <w:divsChild>
                <w:div w:id="1959677817">
                  <w:marLeft w:val="0"/>
                  <w:marRight w:val="0"/>
                  <w:marTop w:val="0"/>
                  <w:marBottom w:val="0"/>
                  <w:divBdr>
                    <w:top w:val="none" w:sz="0" w:space="0" w:color="auto"/>
                    <w:left w:val="none" w:sz="0" w:space="0" w:color="auto"/>
                    <w:bottom w:val="none" w:sz="0" w:space="0" w:color="auto"/>
                    <w:right w:val="none" w:sz="0" w:space="0" w:color="auto"/>
                  </w:divBdr>
                  <w:divsChild>
                    <w:div w:id="526145305">
                      <w:marLeft w:val="0"/>
                      <w:marRight w:val="0"/>
                      <w:marTop w:val="0"/>
                      <w:marBottom w:val="0"/>
                      <w:divBdr>
                        <w:top w:val="none" w:sz="0" w:space="0" w:color="auto"/>
                        <w:left w:val="none" w:sz="0" w:space="0" w:color="auto"/>
                        <w:bottom w:val="none" w:sz="0" w:space="0" w:color="auto"/>
                        <w:right w:val="none" w:sz="0" w:space="0" w:color="auto"/>
                      </w:divBdr>
                      <w:divsChild>
                        <w:div w:id="1432360649">
                          <w:marLeft w:val="0"/>
                          <w:marRight w:val="0"/>
                          <w:marTop w:val="0"/>
                          <w:marBottom w:val="0"/>
                          <w:divBdr>
                            <w:top w:val="none" w:sz="0" w:space="0" w:color="auto"/>
                            <w:left w:val="none" w:sz="0" w:space="0" w:color="auto"/>
                            <w:bottom w:val="none" w:sz="0" w:space="0" w:color="auto"/>
                            <w:right w:val="none" w:sz="0" w:space="0" w:color="auto"/>
                          </w:divBdr>
                          <w:divsChild>
                            <w:div w:id="1380519158">
                              <w:marLeft w:val="0"/>
                              <w:marRight w:val="0"/>
                              <w:marTop w:val="0"/>
                              <w:marBottom w:val="0"/>
                              <w:divBdr>
                                <w:top w:val="none" w:sz="0" w:space="0" w:color="auto"/>
                                <w:left w:val="none" w:sz="0" w:space="0" w:color="auto"/>
                                <w:bottom w:val="none" w:sz="0" w:space="0" w:color="auto"/>
                                <w:right w:val="none" w:sz="0" w:space="0" w:color="auto"/>
                              </w:divBdr>
                              <w:divsChild>
                                <w:div w:id="694579513">
                                  <w:marLeft w:val="0"/>
                                  <w:marRight w:val="0"/>
                                  <w:marTop w:val="0"/>
                                  <w:marBottom w:val="0"/>
                                  <w:divBdr>
                                    <w:top w:val="none" w:sz="0" w:space="0" w:color="auto"/>
                                    <w:left w:val="none" w:sz="0" w:space="0" w:color="auto"/>
                                    <w:bottom w:val="none" w:sz="0" w:space="0" w:color="auto"/>
                                    <w:right w:val="none" w:sz="0" w:space="0" w:color="auto"/>
                                  </w:divBdr>
                                </w:div>
                                <w:div w:id="8730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872230">
              <w:marLeft w:val="0"/>
              <w:marRight w:val="0"/>
              <w:marTop w:val="0"/>
              <w:marBottom w:val="0"/>
              <w:divBdr>
                <w:top w:val="none" w:sz="0" w:space="0" w:color="auto"/>
                <w:left w:val="none" w:sz="0" w:space="0" w:color="auto"/>
                <w:bottom w:val="none" w:sz="0" w:space="0" w:color="auto"/>
                <w:right w:val="none" w:sz="0" w:space="0" w:color="auto"/>
              </w:divBdr>
              <w:divsChild>
                <w:div w:id="1512917317">
                  <w:marLeft w:val="0"/>
                  <w:marRight w:val="0"/>
                  <w:marTop w:val="0"/>
                  <w:marBottom w:val="0"/>
                  <w:divBdr>
                    <w:top w:val="none" w:sz="0" w:space="0" w:color="auto"/>
                    <w:left w:val="none" w:sz="0" w:space="0" w:color="auto"/>
                    <w:bottom w:val="none" w:sz="0" w:space="0" w:color="auto"/>
                    <w:right w:val="none" w:sz="0" w:space="0" w:color="auto"/>
                  </w:divBdr>
                </w:div>
                <w:div w:id="2110008344">
                  <w:marLeft w:val="0"/>
                  <w:marRight w:val="0"/>
                  <w:marTop w:val="0"/>
                  <w:marBottom w:val="0"/>
                  <w:divBdr>
                    <w:top w:val="none" w:sz="0" w:space="0" w:color="auto"/>
                    <w:left w:val="none" w:sz="0" w:space="0" w:color="auto"/>
                    <w:bottom w:val="none" w:sz="0" w:space="0" w:color="auto"/>
                    <w:right w:val="none" w:sz="0" w:space="0" w:color="auto"/>
                  </w:divBdr>
                </w:div>
                <w:div w:id="442186818">
                  <w:marLeft w:val="0"/>
                  <w:marRight w:val="0"/>
                  <w:marTop w:val="0"/>
                  <w:marBottom w:val="0"/>
                  <w:divBdr>
                    <w:top w:val="none" w:sz="0" w:space="0" w:color="auto"/>
                    <w:left w:val="none" w:sz="0" w:space="0" w:color="auto"/>
                    <w:bottom w:val="none" w:sz="0" w:space="0" w:color="auto"/>
                    <w:right w:val="none" w:sz="0" w:space="0" w:color="auto"/>
                  </w:divBdr>
                </w:div>
                <w:div w:id="919366130">
                  <w:marLeft w:val="0"/>
                  <w:marRight w:val="0"/>
                  <w:marTop w:val="0"/>
                  <w:marBottom w:val="0"/>
                  <w:divBdr>
                    <w:top w:val="none" w:sz="0" w:space="0" w:color="auto"/>
                    <w:left w:val="none" w:sz="0" w:space="0" w:color="auto"/>
                    <w:bottom w:val="none" w:sz="0" w:space="0" w:color="auto"/>
                    <w:right w:val="none" w:sz="0" w:space="0" w:color="auto"/>
                  </w:divBdr>
                </w:div>
                <w:div w:id="328824805">
                  <w:marLeft w:val="0"/>
                  <w:marRight w:val="0"/>
                  <w:marTop w:val="0"/>
                  <w:marBottom w:val="0"/>
                  <w:divBdr>
                    <w:top w:val="none" w:sz="0" w:space="0" w:color="auto"/>
                    <w:left w:val="none" w:sz="0" w:space="0" w:color="auto"/>
                    <w:bottom w:val="none" w:sz="0" w:space="0" w:color="auto"/>
                    <w:right w:val="none" w:sz="0" w:space="0" w:color="auto"/>
                  </w:divBdr>
                </w:div>
                <w:div w:id="1178234478">
                  <w:marLeft w:val="0"/>
                  <w:marRight w:val="0"/>
                  <w:marTop w:val="0"/>
                  <w:marBottom w:val="0"/>
                  <w:divBdr>
                    <w:top w:val="none" w:sz="0" w:space="0" w:color="auto"/>
                    <w:left w:val="none" w:sz="0" w:space="0" w:color="auto"/>
                    <w:bottom w:val="none" w:sz="0" w:space="0" w:color="auto"/>
                    <w:right w:val="none" w:sz="0" w:space="0" w:color="auto"/>
                  </w:divBdr>
                </w:div>
                <w:div w:id="485316692">
                  <w:marLeft w:val="0"/>
                  <w:marRight w:val="0"/>
                  <w:marTop w:val="0"/>
                  <w:marBottom w:val="0"/>
                  <w:divBdr>
                    <w:top w:val="none" w:sz="0" w:space="0" w:color="auto"/>
                    <w:left w:val="none" w:sz="0" w:space="0" w:color="auto"/>
                    <w:bottom w:val="none" w:sz="0" w:space="0" w:color="auto"/>
                    <w:right w:val="none" w:sz="0" w:space="0" w:color="auto"/>
                  </w:divBdr>
                </w:div>
                <w:div w:id="819614732">
                  <w:marLeft w:val="0"/>
                  <w:marRight w:val="0"/>
                  <w:marTop w:val="0"/>
                  <w:marBottom w:val="0"/>
                  <w:divBdr>
                    <w:top w:val="none" w:sz="0" w:space="0" w:color="auto"/>
                    <w:left w:val="none" w:sz="0" w:space="0" w:color="auto"/>
                    <w:bottom w:val="none" w:sz="0" w:space="0" w:color="auto"/>
                    <w:right w:val="none" w:sz="0" w:space="0" w:color="auto"/>
                  </w:divBdr>
                </w:div>
              </w:divsChild>
            </w:div>
            <w:div w:id="1363675866">
              <w:marLeft w:val="0"/>
              <w:marRight w:val="0"/>
              <w:marTop w:val="0"/>
              <w:marBottom w:val="0"/>
              <w:divBdr>
                <w:top w:val="none" w:sz="0" w:space="0" w:color="auto"/>
                <w:left w:val="none" w:sz="0" w:space="0" w:color="auto"/>
                <w:bottom w:val="none" w:sz="0" w:space="0" w:color="auto"/>
                <w:right w:val="none" w:sz="0" w:space="0" w:color="auto"/>
              </w:divBdr>
              <w:divsChild>
                <w:div w:id="1983656735">
                  <w:marLeft w:val="0"/>
                  <w:marRight w:val="0"/>
                  <w:marTop w:val="0"/>
                  <w:marBottom w:val="0"/>
                  <w:divBdr>
                    <w:top w:val="none" w:sz="0" w:space="0" w:color="auto"/>
                    <w:left w:val="none" w:sz="0" w:space="0" w:color="auto"/>
                    <w:bottom w:val="none" w:sz="0" w:space="0" w:color="auto"/>
                    <w:right w:val="none" w:sz="0" w:space="0" w:color="auto"/>
                  </w:divBdr>
                  <w:divsChild>
                    <w:div w:id="882639008">
                      <w:marLeft w:val="0"/>
                      <w:marRight w:val="0"/>
                      <w:marTop w:val="0"/>
                      <w:marBottom w:val="0"/>
                      <w:divBdr>
                        <w:top w:val="none" w:sz="0" w:space="0" w:color="auto"/>
                        <w:left w:val="none" w:sz="0" w:space="0" w:color="auto"/>
                        <w:bottom w:val="none" w:sz="0" w:space="0" w:color="auto"/>
                        <w:right w:val="none" w:sz="0" w:space="0" w:color="auto"/>
                      </w:divBdr>
                      <w:divsChild>
                        <w:div w:id="784927649">
                          <w:marLeft w:val="0"/>
                          <w:marRight w:val="0"/>
                          <w:marTop w:val="0"/>
                          <w:marBottom w:val="0"/>
                          <w:divBdr>
                            <w:top w:val="none" w:sz="0" w:space="0" w:color="auto"/>
                            <w:left w:val="none" w:sz="0" w:space="0" w:color="auto"/>
                            <w:bottom w:val="none" w:sz="0" w:space="0" w:color="auto"/>
                            <w:right w:val="none" w:sz="0" w:space="0" w:color="auto"/>
                          </w:divBdr>
                          <w:divsChild>
                            <w:div w:id="856231391">
                              <w:marLeft w:val="0"/>
                              <w:marRight w:val="0"/>
                              <w:marTop w:val="0"/>
                              <w:marBottom w:val="0"/>
                              <w:divBdr>
                                <w:top w:val="none" w:sz="0" w:space="0" w:color="auto"/>
                                <w:left w:val="none" w:sz="0" w:space="0" w:color="auto"/>
                                <w:bottom w:val="none" w:sz="0" w:space="0" w:color="auto"/>
                                <w:right w:val="none" w:sz="0" w:space="0" w:color="auto"/>
                              </w:divBdr>
                              <w:divsChild>
                                <w:div w:id="468715525">
                                  <w:marLeft w:val="0"/>
                                  <w:marRight w:val="0"/>
                                  <w:marTop w:val="0"/>
                                  <w:marBottom w:val="0"/>
                                  <w:divBdr>
                                    <w:top w:val="none" w:sz="0" w:space="0" w:color="auto"/>
                                    <w:left w:val="none" w:sz="0" w:space="0" w:color="auto"/>
                                    <w:bottom w:val="none" w:sz="0" w:space="0" w:color="auto"/>
                                    <w:right w:val="none" w:sz="0" w:space="0" w:color="auto"/>
                                  </w:divBdr>
                                </w:div>
                                <w:div w:id="869102052">
                                  <w:marLeft w:val="0"/>
                                  <w:marRight w:val="0"/>
                                  <w:marTop w:val="0"/>
                                  <w:marBottom w:val="0"/>
                                  <w:divBdr>
                                    <w:top w:val="none" w:sz="0" w:space="0" w:color="auto"/>
                                    <w:left w:val="none" w:sz="0" w:space="0" w:color="auto"/>
                                    <w:bottom w:val="none" w:sz="0" w:space="0" w:color="auto"/>
                                    <w:right w:val="none" w:sz="0" w:space="0" w:color="auto"/>
                                  </w:divBdr>
                                </w:div>
                                <w:div w:id="1616012698">
                                  <w:marLeft w:val="0"/>
                                  <w:marRight w:val="0"/>
                                  <w:marTop w:val="0"/>
                                  <w:marBottom w:val="0"/>
                                  <w:divBdr>
                                    <w:top w:val="none" w:sz="0" w:space="0" w:color="auto"/>
                                    <w:left w:val="none" w:sz="0" w:space="0" w:color="auto"/>
                                    <w:bottom w:val="none" w:sz="0" w:space="0" w:color="auto"/>
                                    <w:right w:val="none" w:sz="0" w:space="0" w:color="auto"/>
                                  </w:divBdr>
                                </w:div>
                                <w:div w:id="1844707486">
                                  <w:marLeft w:val="0"/>
                                  <w:marRight w:val="0"/>
                                  <w:marTop w:val="0"/>
                                  <w:marBottom w:val="0"/>
                                  <w:divBdr>
                                    <w:top w:val="none" w:sz="0" w:space="0" w:color="auto"/>
                                    <w:left w:val="none" w:sz="0" w:space="0" w:color="auto"/>
                                    <w:bottom w:val="none" w:sz="0" w:space="0" w:color="auto"/>
                                    <w:right w:val="none" w:sz="0" w:space="0" w:color="auto"/>
                                  </w:divBdr>
                                </w:div>
                                <w:div w:id="610865456">
                                  <w:marLeft w:val="0"/>
                                  <w:marRight w:val="0"/>
                                  <w:marTop w:val="0"/>
                                  <w:marBottom w:val="0"/>
                                  <w:divBdr>
                                    <w:top w:val="none" w:sz="0" w:space="0" w:color="auto"/>
                                    <w:left w:val="none" w:sz="0" w:space="0" w:color="auto"/>
                                    <w:bottom w:val="none" w:sz="0" w:space="0" w:color="auto"/>
                                    <w:right w:val="none" w:sz="0" w:space="0" w:color="auto"/>
                                  </w:divBdr>
                                </w:div>
                                <w:div w:id="18363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5970760">
              <w:marLeft w:val="0"/>
              <w:marRight w:val="0"/>
              <w:marTop w:val="0"/>
              <w:marBottom w:val="0"/>
              <w:divBdr>
                <w:top w:val="none" w:sz="0" w:space="0" w:color="auto"/>
                <w:left w:val="none" w:sz="0" w:space="0" w:color="auto"/>
                <w:bottom w:val="none" w:sz="0" w:space="0" w:color="auto"/>
                <w:right w:val="none" w:sz="0" w:space="0" w:color="auto"/>
              </w:divBdr>
              <w:divsChild>
                <w:div w:id="84083059">
                  <w:marLeft w:val="0"/>
                  <w:marRight w:val="0"/>
                  <w:marTop w:val="0"/>
                  <w:marBottom w:val="0"/>
                  <w:divBdr>
                    <w:top w:val="none" w:sz="0" w:space="0" w:color="auto"/>
                    <w:left w:val="none" w:sz="0" w:space="0" w:color="auto"/>
                    <w:bottom w:val="none" w:sz="0" w:space="0" w:color="auto"/>
                    <w:right w:val="none" w:sz="0" w:space="0" w:color="auto"/>
                  </w:divBdr>
                  <w:divsChild>
                    <w:div w:id="1052313827">
                      <w:marLeft w:val="0"/>
                      <w:marRight w:val="0"/>
                      <w:marTop w:val="0"/>
                      <w:marBottom w:val="0"/>
                      <w:divBdr>
                        <w:top w:val="none" w:sz="0" w:space="0" w:color="auto"/>
                        <w:left w:val="none" w:sz="0" w:space="0" w:color="auto"/>
                        <w:bottom w:val="none" w:sz="0" w:space="0" w:color="auto"/>
                        <w:right w:val="none" w:sz="0" w:space="0" w:color="auto"/>
                      </w:divBdr>
                      <w:divsChild>
                        <w:div w:id="1579829922">
                          <w:marLeft w:val="0"/>
                          <w:marRight w:val="0"/>
                          <w:marTop w:val="0"/>
                          <w:marBottom w:val="0"/>
                          <w:divBdr>
                            <w:top w:val="none" w:sz="0" w:space="0" w:color="auto"/>
                            <w:left w:val="none" w:sz="0" w:space="0" w:color="auto"/>
                            <w:bottom w:val="none" w:sz="0" w:space="0" w:color="auto"/>
                            <w:right w:val="none" w:sz="0" w:space="0" w:color="auto"/>
                          </w:divBdr>
                          <w:divsChild>
                            <w:div w:id="1880164195">
                              <w:marLeft w:val="0"/>
                              <w:marRight w:val="0"/>
                              <w:marTop w:val="0"/>
                              <w:marBottom w:val="0"/>
                              <w:divBdr>
                                <w:top w:val="none" w:sz="0" w:space="0" w:color="auto"/>
                                <w:left w:val="none" w:sz="0" w:space="0" w:color="auto"/>
                                <w:bottom w:val="none" w:sz="0" w:space="0" w:color="auto"/>
                                <w:right w:val="none" w:sz="0" w:space="0" w:color="auto"/>
                              </w:divBdr>
                              <w:divsChild>
                                <w:div w:id="147495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197255">
              <w:marLeft w:val="0"/>
              <w:marRight w:val="0"/>
              <w:marTop w:val="0"/>
              <w:marBottom w:val="0"/>
              <w:divBdr>
                <w:top w:val="none" w:sz="0" w:space="0" w:color="auto"/>
                <w:left w:val="none" w:sz="0" w:space="0" w:color="auto"/>
                <w:bottom w:val="none" w:sz="0" w:space="0" w:color="auto"/>
                <w:right w:val="none" w:sz="0" w:space="0" w:color="auto"/>
              </w:divBdr>
            </w:div>
            <w:div w:id="1218129584">
              <w:marLeft w:val="0"/>
              <w:marRight w:val="0"/>
              <w:marTop w:val="0"/>
              <w:marBottom w:val="0"/>
              <w:divBdr>
                <w:top w:val="none" w:sz="0" w:space="0" w:color="auto"/>
                <w:left w:val="none" w:sz="0" w:space="0" w:color="auto"/>
                <w:bottom w:val="none" w:sz="0" w:space="0" w:color="auto"/>
                <w:right w:val="none" w:sz="0" w:space="0" w:color="auto"/>
              </w:divBdr>
              <w:divsChild>
                <w:div w:id="1636373784">
                  <w:marLeft w:val="0"/>
                  <w:marRight w:val="0"/>
                  <w:marTop w:val="0"/>
                  <w:marBottom w:val="0"/>
                  <w:divBdr>
                    <w:top w:val="none" w:sz="0" w:space="0" w:color="auto"/>
                    <w:left w:val="none" w:sz="0" w:space="0" w:color="auto"/>
                    <w:bottom w:val="none" w:sz="0" w:space="0" w:color="auto"/>
                    <w:right w:val="none" w:sz="0" w:space="0" w:color="auto"/>
                  </w:divBdr>
                  <w:divsChild>
                    <w:div w:id="826895937">
                      <w:marLeft w:val="0"/>
                      <w:marRight w:val="0"/>
                      <w:marTop w:val="0"/>
                      <w:marBottom w:val="0"/>
                      <w:divBdr>
                        <w:top w:val="none" w:sz="0" w:space="0" w:color="auto"/>
                        <w:left w:val="none" w:sz="0" w:space="0" w:color="auto"/>
                        <w:bottom w:val="none" w:sz="0" w:space="0" w:color="auto"/>
                        <w:right w:val="none" w:sz="0" w:space="0" w:color="auto"/>
                      </w:divBdr>
                      <w:divsChild>
                        <w:div w:id="1821532535">
                          <w:marLeft w:val="0"/>
                          <w:marRight w:val="0"/>
                          <w:marTop w:val="0"/>
                          <w:marBottom w:val="0"/>
                          <w:divBdr>
                            <w:top w:val="none" w:sz="0" w:space="0" w:color="auto"/>
                            <w:left w:val="none" w:sz="0" w:space="0" w:color="auto"/>
                            <w:bottom w:val="none" w:sz="0" w:space="0" w:color="auto"/>
                            <w:right w:val="none" w:sz="0" w:space="0" w:color="auto"/>
                          </w:divBdr>
                          <w:divsChild>
                            <w:div w:id="1285114568">
                              <w:marLeft w:val="0"/>
                              <w:marRight w:val="0"/>
                              <w:marTop w:val="0"/>
                              <w:marBottom w:val="0"/>
                              <w:divBdr>
                                <w:top w:val="none" w:sz="0" w:space="0" w:color="auto"/>
                                <w:left w:val="none" w:sz="0" w:space="0" w:color="auto"/>
                                <w:bottom w:val="none" w:sz="0" w:space="0" w:color="auto"/>
                                <w:right w:val="none" w:sz="0" w:space="0" w:color="auto"/>
                              </w:divBdr>
                              <w:divsChild>
                                <w:div w:id="20020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480488">
              <w:marLeft w:val="0"/>
              <w:marRight w:val="0"/>
              <w:marTop w:val="0"/>
              <w:marBottom w:val="0"/>
              <w:divBdr>
                <w:top w:val="none" w:sz="0" w:space="0" w:color="auto"/>
                <w:left w:val="none" w:sz="0" w:space="0" w:color="auto"/>
                <w:bottom w:val="none" w:sz="0" w:space="0" w:color="auto"/>
                <w:right w:val="none" w:sz="0" w:space="0" w:color="auto"/>
              </w:divBdr>
              <w:divsChild>
                <w:div w:id="1971544496">
                  <w:marLeft w:val="0"/>
                  <w:marRight w:val="0"/>
                  <w:marTop w:val="0"/>
                  <w:marBottom w:val="0"/>
                  <w:divBdr>
                    <w:top w:val="none" w:sz="0" w:space="0" w:color="auto"/>
                    <w:left w:val="none" w:sz="0" w:space="0" w:color="auto"/>
                    <w:bottom w:val="none" w:sz="0" w:space="0" w:color="auto"/>
                    <w:right w:val="none" w:sz="0" w:space="0" w:color="auto"/>
                  </w:divBdr>
                  <w:divsChild>
                    <w:div w:id="294987108">
                      <w:marLeft w:val="0"/>
                      <w:marRight w:val="0"/>
                      <w:marTop w:val="0"/>
                      <w:marBottom w:val="0"/>
                      <w:divBdr>
                        <w:top w:val="none" w:sz="0" w:space="0" w:color="auto"/>
                        <w:left w:val="none" w:sz="0" w:space="0" w:color="auto"/>
                        <w:bottom w:val="none" w:sz="0" w:space="0" w:color="auto"/>
                        <w:right w:val="none" w:sz="0" w:space="0" w:color="auto"/>
                      </w:divBdr>
                      <w:divsChild>
                        <w:div w:id="795871770">
                          <w:marLeft w:val="0"/>
                          <w:marRight w:val="0"/>
                          <w:marTop w:val="0"/>
                          <w:marBottom w:val="0"/>
                          <w:divBdr>
                            <w:top w:val="none" w:sz="0" w:space="0" w:color="auto"/>
                            <w:left w:val="none" w:sz="0" w:space="0" w:color="auto"/>
                            <w:bottom w:val="none" w:sz="0" w:space="0" w:color="auto"/>
                            <w:right w:val="none" w:sz="0" w:space="0" w:color="auto"/>
                          </w:divBdr>
                          <w:divsChild>
                            <w:div w:id="1798527430">
                              <w:marLeft w:val="0"/>
                              <w:marRight w:val="0"/>
                              <w:marTop w:val="0"/>
                              <w:marBottom w:val="0"/>
                              <w:divBdr>
                                <w:top w:val="none" w:sz="0" w:space="0" w:color="auto"/>
                                <w:left w:val="none" w:sz="0" w:space="0" w:color="auto"/>
                                <w:bottom w:val="none" w:sz="0" w:space="0" w:color="auto"/>
                                <w:right w:val="none" w:sz="0" w:space="0" w:color="auto"/>
                              </w:divBdr>
                              <w:divsChild>
                                <w:div w:id="8334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798329">
              <w:marLeft w:val="0"/>
              <w:marRight w:val="0"/>
              <w:marTop w:val="0"/>
              <w:marBottom w:val="0"/>
              <w:divBdr>
                <w:top w:val="none" w:sz="0" w:space="0" w:color="auto"/>
                <w:left w:val="none" w:sz="0" w:space="0" w:color="auto"/>
                <w:bottom w:val="none" w:sz="0" w:space="0" w:color="auto"/>
                <w:right w:val="none" w:sz="0" w:space="0" w:color="auto"/>
              </w:divBdr>
            </w:div>
            <w:div w:id="523371987">
              <w:marLeft w:val="0"/>
              <w:marRight w:val="0"/>
              <w:marTop w:val="0"/>
              <w:marBottom w:val="0"/>
              <w:divBdr>
                <w:top w:val="none" w:sz="0" w:space="0" w:color="auto"/>
                <w:left w:val="none" w:sz="0" w:space="0" w:color="auto"/>
                <w:bottom w:val="none" w:sz="0" w:space="0" w:color="auto"/>
                <w:right w:val="none" w:sz="0" w:space="0" w:color="auto"/>
              </w:divBdr>
              <w:divsChild>
                <w:div w:id="1410543713">
                  <w:marLeft w:val="0"/>
                  <w:marRight w:val="0"/>
                  <w:marTop w:val="0"/>
                  <w:marBottom w:val="0"/>
                  <w:divBdr>
                    <w:top w:val="none" w:sz="0" w:space="0" w:color="auto"/>
                    <w:left w:val="none" w:sz="0" w:space="0" w:color="auto"/>
                    <w:bottom w:val="none" w:sz="0" w:space="0" w:color="auto"/>
                    <w:right w:val="none" w:sz="0" w:space="0" w:color="auto"/>
                  </w:divBdr>
                  <w:divsChild>
                    <w:div w:id="1592852932">
                      <w:marLeft w:val="0"/>
                      <w:marRight w:val="0"/>
                      <w:marTop w:val="0"/>
                      <w:marBottom w:val="0"/>
                      <w:divBdr>
                        <w:top w:val="none" w:sz="0" w:space="0" w:color="auto"/>
                        <w:left w:val="none" w:sz="0" w:space="0" w:color="auto"/>
                        <w:bottom w:val="none" w:sz="0" w:space="0" w:color="auto"/>
                        <w:right w:val="none" w:sz="0" w:space="0" w:color="auto"/>
                      </w:divBdr>
                      <w:divsChild>
                        <w:div w:id="1878665368">
                          <w:marLeft w:val="0"/>
                          <w:marRight w:val="0"/>
                          <w:marTop w:val="0"/>
                          <w:marBottom w:val="0"/>
                          <w:divBdr>
                            <w:top w:val="none" w:sz="0" w:space="0" w:color="auto"/>
                            <w:left w:val="none" w:sz="0" w:space="0" w:color="auto"/>
                            <w:bottom w:val="none" w:sz="0" w:space="0" w:color="auto"/>
                            <w:right w:val="none" w:sz="0" w:space="0" w:color="auto"/>
                          </w:divBdr>
                          <w:divsChild>
                            <w:div w:id="385109747">
                              <w:marLeft w:val="0"/>
                              <w:marRight w:val="0"/>
                              <w:marTop w:val="0"/>
                              <w:marBottom w:val="0"/>
                              <w:divBdr>
                                <w:top w:val="none" w:sz="0" w:space="0" w:color="auto"/>
                                <w:left w:val="none" w:sz="0" w:space="0" w:color="auto"/>
                                <w:bottom w:val="none" w:sz="0" w:space="0" w:color="auto"/>
                                <w:right w:val="none" w:sz="0" w:space="0" w:color="auto"/>
                              </w:divBdr>
                              <w:divsChild>
                                <w:div w:id="155681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319183">
              <w:marLeft w:val="0"/>
              <w:marRight w:val="0"/>
              <w:marTop w:val="0"/>
              <w:marBottom w:val="0"/>
              <w:divBdr>
                <w:top w:val="none" w:sz="0" w:space="0" w:color="auto"/>
                <w:left w:val="none" w:sz="0" w:space="0" w:color="auto"/>
                <w:bottom w:val="none" w:sz="0" w:space="0" w:color="auto"/>
                <w:right w:val="none" w:sz="0" w:space="0" w:color="auto"/>
              </w:divBdr>
              <w:divsChild>
                <w:div w:id="1823882925">
                  <w:marLeft w:val="0"/>
                  <w:marRight w:val="0"/>
                  <w:marTop w:val="0"/>
                  <w:marBottom w:val="0"/>
                  <w:divBdr>
                    <w:top w:val="none" w:sz="0" w:space="0" w:color="auto"/>
                    <w:left w:val="none" w:sz="0" w:space="0" w:color="auto"/>
                    <w:bottom w:val="none" w:sz="0" w:space="0" w:color="auto"/>
                    <w:right w:val="none" w:sz="0" w:space="0" w:color="auto"/>
                  </w:divBdr>
                  <w:divsChild>
                    <w:div w:id="2064869513">
                      <w:marLeft w:val="0"/>
                      <w:marRight w:val="0"/>
                      <w:marTop w:val="0"/>
                      <w:marBottom w:val="0"/>
                      <w:divBdr>
                        <w:top w:val="none" w:sz="0" w:space="0" w:color="auto"/>
                        <w:left w:val="none" w:sz="0" w:space="0" w:color="auto"/>
                        <w:bottom w:val="none" w:sz="0" w:space="0" w:color="auto"/>
                        <w:right w:val="none" w:sz="0" w:space="0" w:color="auto"/>
                      </w:divBdr>
                      <w:divsChild>
                        <w:div w:id="1130590719">
                          <w:marLeft w:val="0"/>
                          <w:marRight w:val="0"/>
                          <w:marTop w:val="0"/>
                          <w:marBottom w:val="0"/>
                          <w:divBdr>
                            <w:top w:val="none" w:sz="0" w:space="0" w:color="auto"/>
                            <w:left w:val="none" w:sz="0" w:space="0" w:color="auto"/>
                            <w:bottom w:val="none" w:sz="0" w:space="0" w:color="auto"/>
                            <w:right w:val="none" w:sz="0" w:space="0" w:color="auto"/>
                          </w:divBdr>
                          <w:divsChild>
                            <w:div w:id="1492065784">
                              <w:marLeft w:val="0"/>
                              <w:marRight w:val="0"/>
                              <w:marTop w:val="0"/>
                              <w:marBottom w:val="0"/>
                              <w:divBdr>
                                <w:top w:val="none" w:sz="0" w:space="0" w:color="auto"/>
                                <w:left w:val="none" w:sz="0" w:space="0" w:color="auto"/>
                                <w:bottom w:val="none" w:sz="0" w:space="0" w:color="auto"/>
                                <w:right w:val="none" w:sz="0" w:space="0" w:color="auto"/>
                              </w:divBdr>
                              <w:divsChild>
                                <w:div w:id="1932466188">
                                  <w:marLeft w:val="0"/>
                                  <w:marRight w:val="0"/>
                                  <w:marTop w:val="0"/>
                                  <w:marBottom w:val="0"/>
                                  <w:divBdr>
                                    <w:top w:val="none" w:sz="0" w:space="0" w:color="auto"/>
                                    <w:left w:val="none" w:sz="0" w:space="0" w:color="auto"/>
                                    <w:bottom w:val="none" w:sz="0" w:space="0" w:color="auto"/>
                                    <w:right w:val="none" w:sz="0" w:space="0" w:color="auto"/>
                                  </w:divBdr>
                                </w:div>
                                <w:div w:id="60174713">
                                  <w:marLeft w:val="0"/>
                                  <w:marRight w:val="0"/>
                                  <w:marTop w:val="0"/>
                                  <w:marBottom w:val="0"/>
                                  <w:divBdr>
                                    <w:top w:val="none" w:sz="0" w:space="0" w:color="auto"/>
                                    <w:left w:val="none" w:sz="0" w:space="0" w:color="auto"/>
                                    <w:bottom w:val="none" w:sz="0" w:space="0" w:color="auto"/>
                                    <w:right w:val="none" w:sz="0" w:space="0" w:color="auto"/>
                                  </w:divBdr>
                                </w:div>
                                <w:div w:id="20937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421207">
              <w:marLeft w:val="0"/>
              <w:marRight w:val="0"/>
              <w:marTop w:val="0"/>
              <w:marBottom w:val="0"/>
              <w:divBdr>
                <w:top w:val="none" w:sz="0" w:space="0" w:color="auto"/>
                <w:left w:val="none" w:sz="0" w:space="0" w:color="auto"/>
                <w:bottom w:val="none" w:sz="0" w:space="0" w:color="auto"/>
                <w:right w:val="none" w:sz="0" w:space="0" w:color="auto"/>
              </w:divBdr>
              <w:divsChild>
                <w:div w:id="468398518">
                  <w:marLeft w:val="0"/>
                  <w:marRight w:val="0"/>
                  <w:marTop w:val="0"/>
                  <w:marBottom w:val="0"/>
                  <w:divBdr>
                    <w:top w:val="none" w:sz="0" w:space="0" w:color="auto"/>
                    <w:left w:val="none" w:sz="0" w:space="0" w:color="auto"/>
                    <w:bottom w:val="none" w:sz="0" w:space="0" w:color="auto"/>
                    <w:right w:val="none" w:sz="0" w:space="0" w:color="auto"/>
                  </w:divBdr>
                  <w:divsChild>
                    <w:div w:id="1611549298">
                      <w:marLeft w:val="0"/>
                      <w:marRight w:val="0"/>
                      <w:marTop w:val="0"/>
                      <w:marBottom w:val="0"/>
                      <w:divBdr>
                        <w:top w:val="none" w:sz="0" w:space="0" w:color="auto"/>
                        <w:left w:val="none" w:sz="0" w:space="0" w:color="auto"/>
                        <w:bottom w:val="none" w:sz="0" w:space="0" w:color="auto"/>
                        <w:right w:val="none" w:sz="0" w:space="0" w:color="auto"/>
                      </w:divBdr>
                      <w:divsChild>
                        <w:div w:id="406541557">
                          <w:marLeft w:val="0"/>
                          <w:marRight w:val="0"/>
                          <w:marTop w:val="0"/>
                          <w:marBottom w:val="0"/>
                          <w:divBdr>
                            <w:top w:val="none" w:sz="0" w:space="0" w:color="auto"/>
                            <w:left w:val="none" w:sz="0" w:space="0" w:color="auto"/>
                            <w:bottom w:val="none" w:sz="0" w:space="0" w:color="auto"/>
                            <w:right w:val="none" w:sz="0" w:space="0" w:color="auto"/>
                          </w:divBdr>
                          <w:divsChild>
                            <w:div w:id="379330292">
                              <w:marLeft w:val="0"/>
                              <w:marRight w:val="0"/>
                              <w:marTop w:val="0"/>
                              <w:marBottom w:val="0"/>
                              <w:divBdr>
                                <w:top w:val="none" w:sz="0" w:space="0" w:color="auto"/>
                                <w:left w:val="none" w:sz="0" w:space="0" w:color="auto"/>
                                <w:bottom w:val="none" w:sz="0" w:space="0" w:color="auto"/>
                                <w:right w:val="none" w:sz="0" w:space="0" w:color="auto"/>
                              </w:divBdr>
                              <w:divsChild>
                                <w:div w:id="15768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809699">
              <w:marLeft w:val="0"/>
              <w:marRight w:val="0"/>
              <w:marTop w:val="0"/>
              <w:marBottom w:val="0"/>
              <w:divBdr>
                <w:top w:val="none" w:sz="0" w:space="0" w:color="auto"/>
                <w:left w:val="none" w:sz="0" w:space="0" w:color="auto"/>
                <w:bottom w:val="none" w:sz="0" w:space="0" w:color="auto"/>
                <w:right w:val="none" w:sz="0" w:space="0" w:color="auto"/>
              </w:divBdr>
              <w:divsChild>
                <w:div w:id="1698853787">
                  <w:marLeft w:val="0"/>
                  <w:marRight w:val="0"/>
                  <w:marTop w:val="0"/>
                  <w:marBottom w:val="0"/>
                  <w:divBdr>
                    <w:top w:val="none" w:sz="0" w:space="0" w:color="auto"/>
                    <w:left w:val="none" w:sz="0" w:space="0" w:color="auto"/>
                    <w:bottom w:val="none" w:sz="0" w:space="0" w:color="auto"/>
                    <w:right w:val="none" w:sz="0" w:space="0" w:color="auto"/>
                  </w:divBdr>
                  <w:divsChild>
                    <w:div w:id="266543556">
                      <w:marLeft w:val="0"/>
                      <w:marRight w:val="0"/>
                      <w:marTop w:val="0"/>
                      <w:marBottom w:val="0"/>
                      <w:divBdr>
                        <w:top w:val="none" w:sz="0" w:space="0" w:color="auto"/>
                        <w:left w:val="none" w:sz="0" w:space="0" w:color="auto"/>
                        <w:bottom w:val="none" w:sz="0" w:space="0" w:color="auto"/>
                        <w:right w:val="none" w:sz="0" w:space="0" w:color="auto"/>
                      </w:divBdr>
                      <w:divsChild>
                        <w:div w:id="1935279572">
                          <w:marLeft w:val="0"/>
                          <w:marRight w:val="0"/>
                          <w:marTop w:val="0"/>
                          <w:marBottom w:val="0"/>
                          <w:divBdr>
                            <w:top w:val="none" w:sz="0" w:space="0" w:color="auto"/>
                            <w:left w:val="none" w:sz="0" w:space="0" w:color="auto"/>
                            <w:bottom w:val="none" w:sz="0" w:space="0" w:color="auto"/>
                            <w:right w:val="none" w:sz="0" w:space="0" w:color="auto"/>
                          </w:divBdr>
                          <w:divsChild>
                            <w:div w:id="313068564">
                              <w:marLeft w:val="0"/>
                              <w:marRight w:val="0"/>
                              <w:marTop w:val="0"/>
                              <w:marBottom w:val="0"/>
                              <w:divBdr>
                                <w:top w:val="none" w:sz="0" w:space="0" w:color="auto"/>
                                <w:left w:val="none" w:sz="0" w:space="0" w:color="auto"/>
                                <w:bottom w:val="none" w:sz="0" w:space="0" w:color="auto"/>
                                <w:right w:val="none" w:sz="0" w:space="0" w:color="auto"/>
                              </w:divBdr>
                              <w:divsChild>
                                <w:div w:id="208695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713125">
              <w:marLeft w:val="0"/>
              <w:marRight w:val="0"/>
              <w:marTop w:val="0"/>
              <w:marBottom w:val="0"/>
              <w:divBdr>
                <w:top w:val="none" w:sz="0" w:space="0" w:color="auto"/>
                <w:left w:val="none" w:sz="0" w:space="0" w:color="auto"/>
                <w:bottom w:val="none" w:sz="0" w:space="0" w:color="auto"/>
                <w:right w:val="none" w:sz="0" w:space="0" w:color="auto"/>
              </w:divBdr>
              <w:divsChild>
                <w:div w:id="159974732">
                  <w:marLeft w:val="0"/>
                  <w:marRight w:val="0"/>
                  <w:marTop w:val="0"/>
                  <w:marBottom w:val="0"/>
                  <w:divBdr>
                    <w:top w:val="none" w:sz="0" w:space="0" w:color="auto"/>
                    <w:left w:val="none" w:sz="0" w:space="0" w:color="auto"/>
                    <w:bottom w:val="none" w:sz="0" w:space="0" w:color="auto"/>
                    <w:right w:val="none" w:sz="0" w:space="0" w:color="auto"/>
                  </w:divBdr>
                  <w:divsChild>
                    <w:div w:id="68045172">
                      <w:marLeft w:val="0"/>
                      <w:marRight w:val="0"/>
                      <w:marTop w:val="0"/>
                      <w:marBottom w:val="0"/>
                      <w:divBdr>
                        <w:top w:val="none" w:sz="0" w:space="0" w:color="auto"/>
                        <w:left w:val="none" w:sz="0" w:space="0" w:color="auto"/>
                        <w:bottom w:val="none" w:sz="0" w:space="0" w:color="auto"/>
                        <w:right w:val="none" w:sz="0" w:space="0" w:color="auto"/>
                      </w:divBdr>
                      <w:divsChild>
                        <w:div w:id="616722864">
                          <w:marLeft w:val="0"/>
                          <w:marRight w:val="0"/>
                          <w:marTop w:val="0"/>
                          <w:marBottom w:val="0"/>
                          <w:divBdr>
                            <w:top w:val="none" w:sz="0" w:space="0" w:color="auto"/>
                            <w:left w:val="none" w:sz="0" w:space="0" w:color="auto"/>
                            <w:bottom w:val="none" w:sz="0" w:space="0" w:color="auto"/>
                            <w:right w:val="none" w:sz="0" w:space="0" w:color="auto"/>
                          </w:divBdr>
                          <w:divsChild>
                            <w:div w:id="1293632407">
                              <w:marLeft w:val="0"/>
                              <w:marRight w:val="0"/>
                              <w:marTop w:val="0"/>
                              <w:marBottom w:val="0"/>
                              <w:divBdr>
                                <w:top w:val="none" w:sz="0" w:space="0" w:color="auto"/>
                                <w:left w:val="none" w:sz="0" w:space="0" w:color="auto"/>
                                <w:bottom w:val="none" w:sz="0" w:space="0" w:color="auto"/>
                                <w:right w:val="none" w:sz="0" w:space="0" w:color="auto"/>
                              </w:divBdr>
                              <w:divsChild>
                                <w:div w:id="724834049">
                                  <w:marLeft w:val="0"/>
                                  <w:marRight w:val="0"/>
                                  <w:marTop w:val="0"/>
                                  <w:marBottom w:val="0"/>
                                  <w:divBdr>
                                    <w:top w:val="none" w:sz="0" w:space="0" w:color="auto"/>
                                    <w:left w:val="none" w:sz="0" w:space="0" w:color="auto"/>
                                    <w:bottom w:val="none" w:sz="0" w:space="0" w:color="auto"/>
                                    <w:right w:val="none" w:sz="0" w:space="0" w:color="auto"/>
                                  </w:divBdr>
                                </w:div>
                                <w:div w:id="283540151">
                                  <w:marLeft w:val="0"/>
                                  <w:marRight w:val="0"/>
                                  <w:marTop w:val="0"/>
                                  <w:marBottom w:val="0"/>
                                  <w:divBdr>
                                    <w:top w:val="none" w:sz="0" w:space="0" w:color="auto"/>
                                    <w:left w:val="none" w:sz="0" w:space="0" w:color="auto"/>
                                    <w:bottom w:val="none" w:sz="0" w:space="0" w:color="auto"/>
                                    <w:right w:val="none" w:sz="0" w:space="0" w:color="auto"/>
                                  </w:divBdr>
                                </w:div>
                                <w:div w:id="20730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883753">
              <w:marLeft w:val="0"/>
              <w:marRight w:val="0"/>
              <w:marTop w:val="0"/>
              <w:marBottom w:val="0"/>
              <w:divBdr>
                <w:top w:val="none" w:sz="0" w:space="0" w:color="auto"/>
                <w:left w:val="none" w:sz="0" w:space="0" w:color="auto"/>
                <w:bottom w:val="none" w:sz="0" w:space="0" w:color="auto"/>
                <w:right w:val="none" w:sz="0" w:space="0" w:color="auto"/>
              </w:divBdr>
              <w:divsChild>
                <w:div w:id="460196601">
                  <w:marLeft w:val="0"/>
                  <w:marRight w:val="0"/>
                  <w:marTop w:val="0"/>
                  <w:marBottom w:val="0"/>
                  <w:divBdr>
                    <w:top w:val="none" w:sz="0" w:space="0" w:color="auto"/>
                    <w:left w:val="none" w:sz="0" w:space="0" w:color="auto"/>
                    <w:bottom w:val="none" w:sz="0" w:space="0" w:color="auto"/>
                    <w:right w:val="none" w:sz="0" w:space="0" w:color="auto"/>
                  </w:divBdr>
                  <w:divsChild>
                    <w:div w:id="1726830412">
                      <w:marLeft w:val="0"/>
                      <w:marRight w:val="0"/>
                      <w:marTop w:val="0"/>
                      <w:marBottom w:val="0"/>
                      <w:divBdr>
                        <w:top w:val="none" w:sz="0" w:space="0" w:color="auto"/>
                        <w:left w:val="none" w:sz="0" w:space="0" w:color="auto"/>
                        <w:bottom w:val="none" w:sz="0" w:space="0" w:color="auto"/>
                        <w:right w:val="none" w:sz="0" w:space="0" w:color="auto"/>
                      </w:divBdr>
                      <w:divsChild>
                        <w:div w:id="1453785317">
                          <w:marLeft w:val="0"/>
                          <w:marRight w:val="0"/>
                          <w:marTop w:val="0"/>
                          <w:marBottom w:val="0"/>
                          <w:divBdr>
                            <w:top w:val="none" w:sz="0" w:space="0" w:color="auto"/>
                            <w:left w:val="none" w:sz="0" w:space="0" w:color="auto"/>
                            <w:bottom w:val="none" w:sz="0" w:space="0" w:color="auto"/>
                            <w:right w:val="none" w:sz="0" w:space="0" w:color="auto"/>
                          </w:divBdr>
                          <w:divsChild>
                            <w:div w:id="1793593230">
                              <w:marLeft w:val="0"/>
                              <w:marRight w:val="0"/>
                              <w:marTop w:val="0"/>
                              <w:marBottom w:val="0"/>
                              <w:divBdr>
                                <w:top w:val="none" w:sz="0" w:space="0" w:color="auto"/>
                                <w:left w:val="none" w:sz="0" w:space="0" w:color="auto"/>
                                <w:bottom w:val="none" w:sz="0" w:space="0" w:color="auto"/>
                                <w:right w:val="none" w:sz="0" w:space="0" w:color="auto"/>
                              </w:divBdr>
                              <w:divsChild>
                                <w:div w:id="424572021">
                                  <w:marLeft w:val="0"/>
                                  <w:marRight w:val="0"/>
                                  <w:marTop w:val="0"/>
                                  <w:marBottom w:val="0"/>
                                  <w:divBdr>
                                    <w:top w:val="none" w:sz="0" w:space="0" w:color="auto"/>
                                    <w:left w:val="none" w:sz="0" w:space="0" w:color="auto"/>
                                    <w:bottom w:val="none" w:sz="0" w:space="0" w:color="auto"/>
                                    <w:right w:val="none" w:sz="0" w:space="0" w:color="auto"/>
                                  </w:divBdr>
                                </w:div>
                                <w:div w:id="1437023932">
                                  <w:marLeft w:val="0"/>
                                  <w:marRight w:val="0"/>
                                  <w:marTop w:val="0"/>
                                  <w:marBottom w:val="0"/>
                                  <w:divBdr>
                                    <w:top w:val="none" w:sz="0" w:space="0" w:color="auto"/>
                                    <w:left w:val="none" w:sz="0" w:space="0" w:color="auto"/>
                                    <w:bottom w:val="none" w:sz="0" w:space="0" w:color="auto"/>
                                    <w:right w:val="none" w:sz="0" w:space="0" w:color="auto"/>
                                  </w:divBdr>
                                </w:div>
                                <w:div w:id="14073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9680519">
              <w:marLeft w:val="0"/>
              <w:marRight w:val="0"/>
              <w:marTop w:val="0"/>
              <w:marBottom w:val="0"/>
              <w:divBdr>
                <w:top w:val="none" w:sz="0" w:space="0" w:color="auto"/>
                <w:left w:val="none" w:sz="0" w:space="0" w:color="auto"/>
                <w:bottom w:val="none" w:sz="0" w:space="0" w:color="auto"/>
                <w:right w:val="none" w:sz="0" w:space="0" w:color="auto"/>
              </w:divBdr>
              <w:divsChild>
                <w:div w:id="567543011">
                  <w:marLeft w:val="0"/>
                  <w:marRight w:val="0"/>
                  <w:marTop w:val="0"/>
                  <w:marBottom w:val="0"/>
                  <w:divBdr>
                    <w:top w:val="none" w:sz="0" w:space="0" w:color="auto"/>
                    <w:left w:val="none" w:sz="0" w:space="0" w:color="auto"/>
                    <w:bottom w:val="none" w:sz="0" w:space="0" w:color="auto"/>
                    <w:right w:val="none" w:sz="0" w:space="0" w:color="auto"/>
                  </w:divBdr>
                  <w:divsChild>
                    <w:div w:id="1188374401">
                      <w:marLeft w:val="0"/>
                      <w:marRight w:val="0"/>
                      <w:marTop w:val="0"/>
                      <w:marBottom w:val="0"/>
                      <w:divBdr>
                        <w:top w:val="none" w:sz="0" w:space="0" w:color="auto"/>
                        <w:left w:val="none" w:sz="0" w:space="0" w:color="auto"/>
                        <w:bottom w:val="none" w:sz="0" w:space="0" w:color="auto"/>
                        <w:right w:val="none" w:sz="0" w:space="0" w:color="auto"/>
                      </w:divBdr>
                      <w:divsChild>
                        <w:div w:id="804465909">
                          <w:marLeft w:val="0"/>
                          <w:marRight w:val="0"/>
                          <w:marTop w:val="0"/>
                          <w:marBottom w:val="0"/>
                          <w:divBdr>
                            <w:top w:val="none" w:sz="0" w:space="0" w:color="auto"/>
                            <w:left w:val="none" w:sz="0" w:space="0" w:color="auto"/>
                            <w:bottom w:val="none" w:sz="0" w:space="0" w:color="auto"/>
                            <w:right w:val="none" w:sz="0" w:space="0" w:color="auto"/>
                          </w:divBdr>
                          <w:divsChild>
                            <w:div w:id="2075472073">
                              <w:marLeft w:val="0"/>
                              <w:marRight w:val="0"/>
                              <w:marTop w:val="0"/>
                              <w:marBottom w:val="0"/>
                              <w:divBdr>
                                <w:top w:val="none" w:sz="0" w:space="0" w:color="auto"/>
                                <w:left w:val="none" w:sz="0" w:space="0" w:color="auto"/>
                                <w:bottom w:val="none" w:sz="0" w:space="0" w:color="auto"/>
                                <w:right w:val="none" w:sz="0" w:space="0" w:color="auto"/>
                              </w:divBdr>
                              <w:divsChild>
                                <w:div w:id="17203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71277">
              <w:marLeft w:val="0"/>
              <w:marRight w:val="0"/>
              <w:marTop w:val="0"/>
              <w:marBottom w:val="0"/>
              <w:divBdr>
                <w:top w:val="none" w:sz="0" w:space="0" w:color="auto"/>
                <w:left w:val="none" w:sz="0" w:space="0" w:color="auto"/>
                <w:bottom w:val="none" w:sz="0" w:space="0" w:color="auto"/>
                <w:right w:val="none" w:sz="0" w:space="0" w:color="auto"/>
              </w:divBdr>
              <w:divsChild>
                <w:div w:id="993071709">
                  <w:marLeft w:val="0"/>
                  <w:marRight w:val="0"/>
                  <w:marTop w:val="0"/>
                  <w:marBottom w:val="0"/>
                  <w:divBdr>
                    <w:top w:val="none" w:sz="0" w:space="0" w:color="auto"/>
                    <w:left w:val="none" w:sz="0" w:space="0" w:color="auto"/>
                    <w:bottom w:val="none" w:sz="0" w:space="0" w:color="auto"/>
                    <w:right w:val="none" w:sz="0" w:space="0" w:color="auto"/>
                  </w:divBdr>
                  <w:divsChild>
                    <w:div w:id="1940678568">
                      <w:marLeft w:val="0"/>
                      <w:marRight w:val="0"/>
                      <w:marTop w:val="0"/>
                      <w:marBottom w:val="0"/>
                      <w:divBdr>
                        <w:top w:val="none" w:sz="0" w:space="0" w:color="auto"/>
                        <w:left w:val="none" w:sz="0" w:space="0" w:color="auto"/>
                        <w:bottom w:val="none" w:sz="0" w:space="0" w:color="auto"/>
                        <w:right w:val="none" w:sz="0" w:space="0" w:color="auto"/>
                      </w:divBdr>
                      <w:divsChild>
                        <w:div w:id="1064178639">
                          <w:marLeft w:val="0"/>
                          <w:marRight w:val="0"/>
                          <w:marTop w:val="0"/>
                          <w:marBottom w:val="0"/>
                          <w:divBdr>
                            <w:top w:val="none" w:sz="0" w:space="0" w:color="auto"/>
                            <w:left w:val="none" w:sz="0" w:space="0" w:color="auto"/>
                            <w:bottom w:val="none" w:sz="0" w:space="0" w:color="auto"/>
                            <w:right w:val="none" w:sz="0" w:space="0" w:color="auto"/>
                          </w:divBdr>
                          <w:divsChild>
                            <w:div w:id="345326642">
                              <w:marLeft w:val="0"/>
                              <w:marRight w:val="0"/>
                              <w:marTop w:val="0"/>
                              <w:marBottom w:val="0"/>
                              <w:divBdr>
                                <w:top w:val="none" w:sz="0" w:space="0" w:color="auto"/>
                                <w:left w:val="none" w:sz="0" w:space="0" w:color="auto"/>
                                <w:bottom w:val="none" w:sz="0" w:space="0" w:color="auto"/>
                                <w:right w:val="none" w:sz="0" w:space="0" w:color="auto"/>
                              </w:divBdr>
                              <w:divsChild>
                                <w:div w:id="116891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695586">
              <w:marLeft w:val="0"/>
              <w:marRight w:val="0"/>
              <w:marTop w:val="0"/>
              <w:marBottom w:val="0"/>
              <w:divBdr>
                <w:top w:val="none" w:sz="0" w:space="0" w:color="auto"/>
                <w:left w:val="none" w:sz="0" w:space="0" w:color="auto"/>
                <w:bottom w:val="none" w:sz="0" w:space="0" w:color="auto"/>
                <w:right w:val="none" w:sz="0" w:space="0" w:color="auto"/>
              </w:divBdr>
              <w:divsChild>
                <w:div w:id="759836065">
                  <w:marLeft w:val="0"/>
                  <w:marRight w:val="0"/>
                  <w:marTop w:val="0"/>
                  <w:marBottom w:val="0"/>
                  <w:divBdr>
                    <w:top w:val="none" w:sz="0" w:space="0" w:color="auto"/>
                    <w:left w:val="none" w:sz="0" w:space="0" w:color="auto"/>
                    <w:bottom w:val="none" w:sz="0" w:space="0" w:color="auto"/>
                    <w:right w:val="none" w:sz="0" w:space="0" w:color="auto"/>
                  </w:divBdr>
                  <w:divsChild>
                    <w:div w:id="948241002">
                      <w:marLeft w:val="0"/>
                      <w:marRight w:val="0"/>
                      <w:marTop w:val="0"/>
                      <w:marBottom w:val="0"/>
                      <w:divBdr>
                        <w:top w:val="none" w:sz="0" w:space="0" w:color="auto"/>
                        <w:left w:val="none" w:sz="0" w:space="0" w:color="auto"/>
                        <w:bottom w:val="none" w:sz="0" w:space="0" w:color="auto"/>
                        <w:right w:val="none" w:sz="0" w:space="0" w:color="auto"/>
                      </w:divBdr>
                      <w:divsChild>
                        <w:div w:id="257908727">
                          <w:marLeft w:val="0"/>
                          <w:marRight w:val="0"/>
                          <w:marTop w:val="0"/>
                          <w:marBottom w:val="0"/>
                          <w:divBdr>
                            <w:top w:val="none" w:sz="0" w:space="0" w:color="auto"/>
                            <w:left w:val="none" w:sz="0" w:space="0" w:color="auto"/>
                            <w:bottom w:val="none" w:sz="0" w:space="0" w:color="auto"/>
                            <w:right w:val="none" w:sz="0" w:space="0" w:color="auto"/>
                          </w:divBdr>
                          <w:divsChild>
                            <w:div w:id="612202678">
                              <w:marLeft w:val="0"/>
                              <w:marRight w:val="0"/>
                              <w:marTop w:val="0"/>
                              <w:marBottom w:val="0"/>
                              <w:divBdr>
                                <w:top w:val="none" w:sz="0" w:space="0" w:color="auto"/>
                                <w:left w:val="none" w:sz="0" w:space="0" w:color="auto"/>
                                <w:bottom w:val="none" w:sz="0" w:space="0" w:color="auto"/>
                                <w:right w:val="none" w:sz="0" w:space="0" w:color="auto"/>
                              </w:divBdr>
                              <w:divsChild>
                                <w:div w:id="6174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299425">
              <w:marLeft w:val="0"/>
              <w:marRight w:val="0"/>
              <w:marTop w:val="0"/>
              <w:marBottom w:val="0"/>
              <w:divBdr>
                <w:top w:val="none" w:sz="0" w:space="0" w:color="auto"/>
                <w:left w:val="none" w:sz="0" w:space="0" w:color="auto"/>
                <w:bottom w:val="none" w:sz="0" w:space="0" w:color="auto"/>
                <w:right w:val="none" w:sz="0" w:space="0" w:color="auto"/>
              </w:divBdr>
              <w:divsChild>
                <w:div w:id="1246451140">
                  <w:marLeft w:val="0"/>
                  <w:marRight w:val="0"/>
                  <w:marTop w:val="0"/>
                  <w:marBottom w:val="0"/>
                  <w:divBdr>
                    <w:top w:val="none" w:sz="0" w:space="0" w:color="auto"/>
                    <w:left w:val="none" w:sz="0" w:space="0" w:color="auto"/>
                    <w:bottom w:val="none" w:sz="0" w:space="0" w:color="auto"/>
                    <w:right w:val="none" w:sz="0" w:space="0" w:color="auto"/>
                  </w:divBdr>
                </w:div>
              </w:divsChild>
            </w:div>
            <w:div w:id="1496918135">
              <w:marLeft w:val="0"/>
              <w:marRight w:val="0"/>
              <w:marTop w:val="0"/>
              <w:marBottom w:val="0"/>
              <w:divBdr>
                <w:top w:val="none" w:sz="0" w:space="0" w:color="auto"/>
                <w:left w:val="none" w:sz="0" w:space="0" w:color="auto"/>
                <w:bottom w:val="none" w:sz="0" w:space="0" w:color="auto"/>
                <w:right w:val="none" w:sz="0" w:space="0" w:color="auto"/>
              </w:divBdr>
              <w:divsChild>
                <w:div w:id="518472951">
                  <w:marLeft w:val="0"/>
                  <w:marRight w:val="0"/>
                  <w:marTop w:val="0"/>
                  <w:marBottom w:val="0"/>
                  <w:divBdr>
                    <w:top w:val="none" w:sz="0" w:space="0" w:color="auto"/>
                    <w:left w:val="none" w:sz="0" w:space="0" w:color="auto"/>
                    <w:bottom w:val="none" w:sz="0" w:space="0" w:color="auto"/>
                    <w:right w:val="none" w:sz="0" w:space="0" w:color="auto"/>
                  </w:divBdr>
                  <w:divsChild>
                    <w:div w:id="318390000">
                      <w:marLeft w:val="0"/>
                      <w:marRight w:val="0"/>
                      <w:marTop w:val="0"/>
                      <w:marBottom w:val="0"/>
                      <w:divBdr>
                        <w:top w:val="none" w:sz="0" w:space="0" w:color="auto"/>
                        <w:left w:val="none" w:sz="0" w:space="0" w:color="auto"/>
                        <w:bottom w:val="none" w:sz="0" w:space="0" w:color="auto"/>
                        <w:right w:val="none" w:sz="0" w:space="0" w:color="auto"/>
                      </w:divBdr>
                      <w:divsChild>
                        <w:div w:id="394010763">
                          <w:marLeft w:val="0"/>
                          <w:marRight w:val="0"/>
                          <w:marTop w:val="0"/>
                          <w:marBottom w:val="0"/>
                          <w:divBdr>
                            <w:top w:val="none" w:sz="0" w:space="0" w:color="auto"/>
                            <w:left w:val="none" w:sz="0" w:space="0" w:color="auto"/>
                            <w:bottom w:val="none" w:sz="0" w:space="0" w:color="auto"/>
                            <w:right w:val="none" w:sz="0" w:space="0" w:color="auto"/>
                          </w:divBdr>
                          <w:divsChild>
                            <w:div w:id="1893925161">
                              <w:marLeft w:val="0"/>
                              <w:marRight w:val="0"/>
                              <w:marTop w:val="0"/>
                              <w:marBottom w:val="0"/>
                              <w:divBdr>
                                <w:top w:val="none" w:sz="0" w:space="0" w:color="auto"/>
                                <w:left w:val="none" w:sz="0" w:space="0" w:color="auto"/>
                                <w:bottom w:val="none" w:sz="0" w:space="0" w:color="auto"/>
                                <w:right w:val="none" w:sz="0" w:space="0" w:color="auto"/>
                              </w:divBdr>
                              <w:divsChild>
                                <w:div w:id="13809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041666">
              <w:marLeft w:val="0"/>
              <w:marRight w:val="0"/>
              <w:marTop w:val="0"/>
              <w:marBottom w:val="0"/>
              <w:divBdr>
                <w:top w:val="none" w:sz="0" w:space="0" w:color="auto"/>
                <w:left w:val="none" w:sz="0" w:space="0" w:color="auto"/>
                <w:bottom w:val="none" w:sz="0" w:space="0" w:color="auto"/>
                <w:right w:val="none" w:sz="0" w:space="0" w:color="auto"/>
              </w:divBdr>
              <w:divsChild>
                <w:div w:id="1287810173">
                  <w:marLeft w:val="0"/>
                  <w:marRight w:val="0"/>
                  <w:marTop w:val="0"/>
                  <w:marBottom w:val="0"/>
                  <w:divBdr>
                    <w:top w:val="none" w:sz="0" w:space="0" w:color="auto"/>
                    <w:left w:val="none" w:sz="0" w:space="0" w:color="auto"/>
                    <w:bottom w:val="none" w:sz="0" w:space="0" w:color="auto"/>
                    <w:right w:val="none" w:sz="0" w:space="0" w:color="auto"/>
                  </w:divBdr>
                  <w:divsChild>
                    <w:div w:id="236744096">
                      <w:marLeft w:val="0"/>
                      <w:marRight w:val="0"/>
                      <w:marTop w:val="0"/>
                      <w:marBottom w:val="0"/>
                      <w:divBdr>
                        <w:top w:val="none" w:sz="0" w:space="0" w:color="auto"/>
                        <w:left w:val="none" w:sz="0" w:space="0" w:color="auto"/>
                        <w:bottom w:val="none" w:sz="0" w:space="0" w:color="auto"/>
                        <w:right w:val="none" w:sz="0" w:space="0" w:color="auto"/>
                      </w:divBdr>
                      <w:divsChild>
                        <w:div w:id="1377467788">
                          <w:marLeft w:val="0"/>
                          <w:marRight w:val="0"/>
                          <w:marTop w:val="0"/>
                          <w:marBottom w:val="0"/>
                          <w:divBdr>
                            <w:top w:val="none" w:sz="0" w:space="0" w:color="auto"/>
                            <w:left w:val="none" w:sz="0" w:space="0" w:color="auto"/>
                            <w:bottom w:val="none" w:sz="0" w:space="0" w:color="auto"/>
                            <w:right w:val="none" w:sz="0" w:space="0" w:color="auto"/>
                          </w:divBdr>
                          <w:divsChild>
                            <w:div w:id="1787890517">
                              <w:marLeft w:val="0"/>
                              <w:marRight w:val="0"/>
                              <w:marTop w:val="0"/>
                              <w:marBottom w:val="0"/>
                              <w:divBdr>
                                <w:top w:val="none" w:sz="0" w:space="0" w:color="auto"/>
                                <w:left w:val="none" w:sz="0" w:space="0" w:color="auto"/>
                                <w:bottom w:val="none" w:sz="0" w:space="0" w:color="auto"/>
                                <w:right w:val="none" w:sz="0" w:space="0" w:color="auto"/>
                              </w:divBdr>
                              <w:divsChild>
                                <w:div w:id="210811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121258">
              <w:marLeft w:val="0"/>
              <w:marRight w:val="0"/>
              <w:marTop w:val="0"/>
              <w:marBottom w:val="0"/>
              <w:divBdr>
                <w:top w:val="none" w:sz="0" w:space="0" w:color="auto"/>
                <w:left w:val="none" w:sz="0" w:space="0" w:color="auto"/>
                <w:bottom w:val="none" w:sz="0" w:space="0" w:color="auto"/>
                <w:right w:val="none" w:sz="0" w:space="0" w:color="auto"/>
              </w:divBdr>
            </w:div>
            <w:div w:id="482964425">
              <w:marLeft w:val="0"/>
              <w:marRight w:val="0"/>
              <w:marTop w:val="0"/>
              <w:marBottom w:val="0"/>
              <w:divBdr>
                <w:top w:val="none" w:sz="0" w:space="0" w:color="auto"/>
                <w:left w:val="none" w:sz="0" w:space="0" w:color="auto"/>
                <w:bottom w:val="none" w:sz="0" w:space="0" w:color="auto"/>
                <w:right w:val="none" w:sz="0" w:space="0" w:color="auto"/>
              </w:divBdr>
              <w:divsChild>
                <w:div w:id="1586331497">
                  <w:marLeft w:val="0"/>
                  <w:marRight w:val="0"/>
                  <w:marTop w:val="0"/>
                  <w:marBottom w:val="0"/>
                  <w:divBdr>
                    <w:top w:val="none" w:sz="0" w:space="0" w:color="auto"/>
                    <w:left w:val="none" w:sz="0" w:space="0" w:color="auto"/>
                    <w:bottom w:val="none" w:sz="0" w:space="0" w:color="auto"/>
                    <w:right w:val="none" w:sz="0" w:space="0" w:color="auto"/>
                  </w:divBdr>
                  <w:divsChild>
                    <w:div w:id="1003045848">
                      <w:marLeft w:val="0"/>
                      <w:marRight w:val="0"/>
                      <w:marTop w:val="0"/>
                      <w:marBottom w:val="0"/>
                      <w:divBdr>
                        <w:top w:val="none" w:sz="0" w:space="0" w:color="auto"/>
                        <w:left w:val="none" w:sz="0" w:space="0" w:color="auto"/>
                        <w:bottom w:val="none" w:sz="0" w:space="0" w:color="auto"/>
                        <w:right w:val="none" w:sz="0" w:space="0" w:color="auto"/>
                      </w:divBdr>
                      <w:divsChild>
                        <w:div w:id="1203595072">
                          <w:marLeft w:val="0"/>
                          <w:marRight w:val="0"/>
                          <w:marTop w:val="0"/>
                          <w:marBottom w:val="0"/>
                          <w:divBdr>
                            <w:top w:val="none" w:sz="0" w:space="0" w:color="auto"/>
                            <w:left w:val="none" w:sz="0" w:space="0" w:color="auto"/>
                            <w:bottom w:val="none" w:sz="0" w:space="0" w:color="auto"/>
                            <w:right w:val="none" w:sz="0" w:space="0" w:color="auto"/>
                          </w:divBdr>
                          <w:divsChild>
                            <w:div w:id="1221788290">
                              <w:marLeft w:val="0"/>
                              <w:marRight w:val="0"/>
                              <w:marTop w:val="0"/>
                              <w:marBottom w:val="0"/>
                              <w:divBdr>
                                <w:top w:val="none" w:sz="0" w:space="0" w:color="auto"/>
                                <w:left w:val="none" w:sz="0" w:space="0" w:color="auto"/>
                                <w:bottom w:val="none" w:sz="0" w:space="0" w:color="auto"/>
                                <w:right w:val="none" w:sz="0" w:space="0" w:color="auto"/>
                              </w:divBdr>
                              <w:divsChild>
                                <w:div w:id="41336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497387">
              <w:marLeft w:val="0"/>
              <w:marRight w:val="0"/>
              <w:marTop w:val="0"/>
              <w:marBottom w:val="0"/>
              <w:divBdr>
                <w:top w:val="none" w:sz="0" w:space="0" w:color="auto"/>
                <w:left w:val="none" w:sz="0" w:space="0" w:color="auto"/>
                <w:bottom w:val="none" w:sz="0" w:space="0" w:color="auto"/>
                <w:right w:val="none" w:sz="0" w:space="0" w:color="auto"/>
              </w:divBdr>
            </w:div>
            <w:div w:id="1786534799">
              <w:marLeft w:val="0"/>
              <w:marRight w:val="0"/>
              <w:marTop w:val="0"/>
              <w:marBottom w:val="0"/>
              <w:divBdr>
                <w:top w:val="none" w:sz="0" w:space="0" w:color="auto"/>
                <w:left w:val="none" w:sz="0" w:space="0" w:color="auto"/>
                <w:bottom w:val="none" w:sz="0" w:space="0" w:color="auto"/>
                <w:right w:val="none" w:sz="0" w:space="0" w:color="auto"/>
              </w:divBdr>
              <w:divsChild>
                <w:div w:id="707223902">
                  <w:marLeft w:val="0"/>
                  <w:marRight w:val="0"/>
                  <w:marTop w:val="0"/>
                  <w:marBottom w:val="0"/>
                  <w:divBdr>
                    <w:top w:val="none" w:sz="0" w:space="0" w:color="auto"/>
                    <w:left w:val="none" w:sz="0" w:space="0" w:color="auto"/>
                    <w:bottom w:val="none" w:sz="0" w:space="0" w:color="auto"/>
                    <w:right w:val="none" w:sz="0" w:space="0" w:color="auto"/>
                  </w:divBdr>
                  <w:divsChild>
                    <w:div w:id="636574377">
                      <w:marLeft w:val="0"/>
                      <w:marRight w:val="0"/>
                      <w:marTop w:val="0"/>
                      <w:marBottom w:val="0"/>
                      <w:divBdr>
                        <w:top w:val="none" w:sz="0" w:space="0" w:color="auto"/>
                        <w:left w:val="none" w:sz="0" w:space="0" w:color="auto"/>
                        <w:bottom w:val="none" w:sz="0" w:space="0" w:color="auto"/>
                        <w:right w:val="none" w:sz="0" w:space="0" w:color="auto"/>
                      </w:divBdr>
                      <w:divsChild>
                        <w:div w:id="328487229">
                          <w:marLeft w:val="0"/>
                          <w:marRight w:val="0"/>
                          <w:marTop w:val="0"/>
                          <w:marBottom w:val="0"/>
                          <w:divBdr>
                            <w:top w:val="none" w:sz="0" w:space="0" w:color="auto"/>
                            <w:left w:val="none" w:sz="0" w:space="0" w:color="auto"/>
                            <w:bottom w:val="none" w:sz="0" w:space="0" w:color="auto"/>
                            <w:right w:val="none" w:sz="0" w:space="0" w:color="auto"/>
                          </w:divBdr>
                          <w:divsChild>
                            <w:div w:id="1418358382">
                              <w:marLeft w:val="0"/>
                              <w:marRight w:val="0"/>
                              <w:marTop w:val="0"/>
                              <w:marBottom w:val="0"/>
                              <w:divBdr>
                                <w:top w:val="none" w:sz="0" w:space="0" w:color="auto"/>
                                <w:left w:val="none" w:sz="0" w:space="0" w:color="auto"/>
                                <w:bottom w:val="none" w:sz="0" w:space="0" w:color="auto"/>
                                <w:right w:val="none" w:sz="0" w:space="0" w:color="auto"/>
                              </w:divBdr>
                              <w:divsChild>
                                <w:div w:id="162040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146955">
              <w:marLeft w:val="0"/>
              <w:marRight w:val="0"/>
              <w:marTop w:val="0"/>
              <w:marBottom w:val="0"/>
              <w:divBdr>
                <w:top w:val="none" w:sz="0" w:space="0" w:color="auto"/>
                <w:left w:val="none" w:sz="0" w:space="0" w:color="auto"/>
                <w:bottom w:val="none" w:sz="0" w:space="0" w:color="auto"/>
                <w:right w:val="none" w:sz="0" w:space="0" w:color="auto"/>
              </w:divBdr>
              <w:divsChild>
                <w:div w:id="1749840029">
                  <w:marLeft w:val="0"/>
                  <w:marRight w:val="0"/>
                  <w:marTop w:val="0"/>
                  <w:marBottom w:val="0"/>
                  <w:divBdr>
                    <w:top w:val="none" w:sz="0" w:space="0" w:color="auto"/>
                    <w:left w:val="none" w:sz="0" w:space="0" w:color="auto"/>
                    <w:bottom w:val="none" w:sz="0" w:space="0" w:color="auto"/>
                    <w:right w:val="none" w:sz="0" w:space="0" w:color="auto"/>
                  </w:divBdr>
                  <w:divsChild>
                    <w:div w:id="223954131">
                      <w:marLeft w:val="0"/>
                      <w:marRight w:val="0"/>
                      <w:marTop w:val="0"/>
                      <w:marBottom w:val="0"/>
                      <w:divBdr>
                        <w:top w:val="none" w:sz="0" w:space="0" w:color="auto"/>
                        <w:left w:val="none" w:sz="0" w:space="0" w:color="auto"/>
                        <w:bottom w:val="none" w:sz="0" w:space="0" w:color="auto"/>
                        <w:right w:val="none" w:sz="0" w:space="0" w:color="auto"/>
                      </w:divBdr>
                      <w:divsChild>
                        <w:div w:id="683017647">
                          <w:marLeft w:val="0"/>
                          <w:marRight w:val="0"/>
                          <w:marTop w:val="0"/>
                          <w:marBottom w:val="0"/>
                          <w:divBdr>
                            <w:top w:val="none" w:sz="0" w:space="0" w:color="auto"/>
                            <w:left w:val="none" w:sz="0" w:space="0" w:color="auto"/>
                            <w:bottom w:val="none" w:sz="0" w:space="0" w:color="auto"/>
                            <w:right w:val="none" w:sz="0" w:space="0" w:color="auto"/>
                          </w:divBdr>
                          <w:divsChild>
                            <w:div w:id="955865305">
                              <w:marLeft w:val="0"/>
                              <w:marRight w:val="0"/>
                              <w:marTop w:val="0"/>
                              <w:marBottom w:val="0"/>
                              <w:divBdr>
                                <w:top w:val="none" w:sz="0" w:space="0" w:color="auto"/>
                                <w:left w:val="none" w:sz="0" w:space="0" w:color="auto"/>
                                <w:bottom w:val="none" w:sz="0" w:space="0" w:color="auto"/>
                                <w:right w:val="none" w:sz="0" w:space="0" w:color="auto"/>
                              </w:divBdr>
                              <w:divsChild>
                                <w:div w:id="1754665673">
                                  <w:marLeft w:val="0"/>
                                  <w:marRight w:val="0"/>
                                  <w:marTop w:val="0"/>
                                  <w:marBottom w:val="0"/>
                                  <w:divBdr>
                                    <w:top w:val="none" w:sz="0" w:space="0" w:color="auto"/>
                                    <w:left w:val="none" w:sz="0" w:space="0" w:color="auto"/>
                                    <w:bottom w:val="none" w:sz="0" w:space="0" w:color="auto"/>
                                    <w:right w:val="none" w:sz="0" w:space="0" w:color="auto"/>
                                  </w:divBdr>
                                </w:div>
                                <w:div w:id="120378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816081">
              <w:marLeft w:val="0"/>
              <w:marRight w:val="0"/>
              <w:marTop w:val="0"/>
              <w:marBottom w:val="0"/>
              <w:divBdr>
                <w:top w:val="none" w:sz="0" w:space="0" w:color="auto"/>
                <w:left w:val="none" w:sz="0" w:space="0" w:color="auto"/>
                <w:bottom w:val="none" w:sz="0" w:space="0" w:color="auto"/>
                <w:right w:val="none" w:sz="0" w:space="0" w:color="auto"/>
              </w:divBdr>
              <w:divsChild>
                <w:div w:id="1042438915">
                  <w:marLeft w:val="0"/>
                  <w:marRight w:val="0"/>
                  <w:marTop w:val="0"/>
                  <w:marBottom w:val="0"/>
                  <w:divBdr>
                    <w:top w:val="none" w:sz="0" w:space="0" w:color="auto"/>
                    <w:left w:val="none" w:sz="0" w:space="0" w:color="auto"/>
                    <w:bottom w:val="none" w:sz="0" w:space="0" w:color="auto"/>
                    <w:right w:val="none" w:sz="0" w:space="0" w:color="auto"/>
                  </w:divBdr>
                </w:div>
                <w:div w:id="888106921">
                  <w:marLeft w:val="0"/>
                  <w:marRight w:val="0"/>
                  <w:marTop w:val="0"/>
                  <w:marBottom w:val="0"/>
                  <w:divBdr>
                    <w:top w:val="none" w:sz="0" w:space="0" w:color="auto"/>
                    <w:left w:val="none" w:sz="0" w:space="0" w:color="auto"/>
                    <w:bottom w:val="none" w:sz="0" w:space="0" w:color="auto"/>
                    <w:right w:val="none" w:sz="0" w:space="0" w:color="auto"/>
                  </w:divBdr>
                </w:div>
              </w:divsChild>
            </w:div>
            <w:div w:id="291521979">
              <w:marLeft w:val="0"/>
              <w:marRight w:val="0"/>
              <w:marTop w:val="0"/>
              <w:marBottom w:val="0"/>
              <w:divBdr>
                <w:top w:val="none" w:sz="0" w:space="0" w:color="auto"/>
                <w:left w:val="none" w:sz="0" w:space="0" w:color="auto"/>
                <w:bottom w:val="none" w:sz="0" w:space="0" w:color="auto"/>
                <w:right w:val="none" w:sz="0" w:space="0" w:color="auto"/>
              </w:divBdr>
              <w:divsChild>
                <w:div w:id="2057731271">
                  <w:marLeft w:val="0"/>
                  <w:marRight w:val="0"/>
                  <w:marTop w:val="0"/>
                  <w:marBottom w:val="0"/>
                  <w:divBdr>
                    <w:top w:val="none" w:sz="0" w:space="0" w:color="auto"/>
                    <w:left w:val="none" w:sz="0" w:space="0" w:color="auto"/>
                    <w:bottom w:val="none" w:sz="0" w:space="0" w:color="auto"/>
                    <w:right w:val="none" w:sz="0" w:space="0" w:color="auto"/>
                  </w:divBdr>
                  <w:divsChild>
                    <w:div w:id="230241527">
                      <w:marLeft w:val="0"/>
                      <w:marRight w:val="0"/>
                      <w:marTop w:val="0"/>
                      <w:marBottom w:val="0"/>
                      <w:divBdr>
                        <w:top w:val="none" w:sz="0" w:space="0" w:color="auto"/>
                        <w:left w:val="none" w:sz="0" w:space="0" w:color="auto"/>
                        <w:bottom w:val="none" w:sz="0" w:space="0" w:color="auto"/>
                        <w:right w:val="none" w:sz="0" w:space="0" w:color="auto"/>
                      </w:divBdr>
                      <w:divsChild>
                        <w:div w:id="1584951361">
                          <w:marLeft w:val="0"/>
                          <w:marRight w:val="0"/>
                          <w:marTop w:val="0"/>
                          <w:marBottom w:val="0"/>
                          <w:divBdr>
                            <w:top w:val="none" w:sz="0" w:space="0" w:color="auto"/>
                            <w:left w:val="none" w:sz="0" w:space="0" w:color="auto"/>
                            <w:bottom w:val="none" w:sz="0" w:space="0" w:color="auto"/>
                            <w:right w:val="none" w:sz="0" w:space="0" w:color="auto"/>
                          </w:divBdr>
                          <w:divsChild>
                            <w:div w:id="1596744883">
                              <w:marLeft w:val="0"/>
                              <w:marRight w:val="0"/>
                              <w:marTop w:val="0"/>
                              <w:marBottom w:val="0"/>
                              <w:divBdr>
                                <w:top w:val="none" w:sz="0" w:space="0" w:color="auto"/>
                                <w:left w:val="none" w:sz="0" w:space="0" w:color="auto"/>
                                <w:bottom w:val="none" w:sz="0" w:space="0" w:color="auto"/>
                                <w:right w:val="none" w:sz="0" w:space="0" w:color="auto"/>
                              </w:divBdr>
                              <w:divsChild>
                                <w:div w:id="327904362">
                                  <w:marLeft w:val="0"/>
                                  <w:marRight w:val="0"/>
                                  <w:marTop w:val="0"/>
                                  <w:marBottom w:val="0"/>
                                  <w:divBdr>
                                    <w:top w:val="none" w:sz="0" w:space="0" w:color="auto"/>
                                    <w:left w:val="none" w:sz="0" w:space="0" w:color="auto"/>
                                    <w:bottom w:val="none" w:sz="0" w:space="0" w:color="auto"/>
                                    <w:right w:val="none" w:sz="0" w:space="0" w:color="auto"/>
                                  </w:divBdr>
                                </w:div>
                                <w:div w:id="14143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612214">
              <w:marLeft w:val="0"/>
              <w:marRight w:val="0"/>
              <w:marTop w:val="0"/>
              <w:marBottom w:val="0"/>
              <w:divBdr>
                <w:top w:val="none" w:sz="0" w:space="0" w:color="auto"/>
                <w:left w:val="none" w:sz="0" w:space="0" w:color="auto"/>
                <w:bottom w:val="none" w:sz="0" w:space="0" w:color="auto"/>
                <w:right w:val="none" w:sz="0" w:space="0" w:color="auto"/>
              </w:divBdr>
              <w:divsChild>
                <w:div w:id="1053504362">
                  <w:marLeft w:val="0"/>
                  <w:marRight w:val="0"/>
                  <w:marTop w:val="0"/>
                  <w:marBottom w:val="0"/>
                  <w:divBdr>
                    <w:top w:val="none" w:sz="0" w:space="0" w:color="auto"/>
                    <w:left w:val="none" w:sz="0" w:space="0" w:color="auto"/>
                    <w:bottom w:val="none" w:sz="0" w:space="0" w:color="auto"/>
                    <w:right w:val="none" w:sz="0" w:space="0" w:color="auto"/>
                  </w:divBdr>
                </w:div>
                <w:div w:id="2038461707">
                  <w:marLeft w:val="0"/>
                  <w:marRight w:val="0"/>
                  <w:marTop w:val="0"/>
                  <w:marBottom w:val="0"/>
                  <w:divBdr>
                    <w:top w:val="none" w:sz="0" w:space="0" w:color="auto"/>
                    <w:left w:val="none" w:sz="0" w:space="0" w:color="auto"/>
                    <w:bottom w:val="none" w:sz="0" w:space="0" w:color="auto"/>
                    <w:right w:val="none" w:sz="0" w:space="0" w:color="auto"/>
                  </w:divBdr>
                </w:div>
              </w:divsChild>
            </w:div>
            <w:div w:id="689987033">
              <w:marLeft w:val="0"/>
              <w:marRight w:val="0"/>
              <w:marTop w:val="0"/>
              <w:marBottom w:val="0"/>
              <w:divBdr>
                <w:top w:val="none" w:sz="0" w:space="0" w:color="auto"/>
                <w:left w:val="none" w:sz="0" w:space="0" w:color="auto"/>
                <w:bottom w:val="none" w:sz="0" w:space="0" w:color="auto"/>
                <w:right w:val="none" w:sz="0" w:space="0" w:color="auto"/>
              </w:divBdr>
              <w:divsChild>
                <w:div w:id="1937788931">
                  <w:marLeft w:val="0"/>
                  <w:marRight w:val="0"/>
                  <w:marTop w:val="0"/>
                  <w:marBottom w:val="0"/>
                  <w:divBdr>
                    <w:top w:val="none" w:sz="0" w:space="0" w:color="auto"/>
                    <w:left w:val="none" w:sz="0" w:space="0" w:color="auto"/>
                    <w:bottom w:val="none" w:sz="0" w:space="0" w:color="auto"/>
                    <w:right w:val="none" w:sz="0" w:space="0" w:color="auto"/>
                  </w:divBdr>
                  <w:divsChild>
                    <w:div w:id="1893803494">
                      <w:marLeft w:val="0"/>
                      <w:marRight w:val="0"/>
                      <w:marTop w:val="0"/>
                      <w:marBottom w:val="0"/>
                      <w:divBdr>
                        <w:top w:val="none" w:sz="0" w:space="0" w:color="auto"/>
                        <w:left w:val="none" w:sz="0" w:space="0" w:color="auto"/>
                        <w:bottom w:val="none" w:sz="0" w:space="0" w:color="auto"/>
                        <w:right w:val="none" w:sz="0" w:space="0" w:color="auto"/>
                      </w:divBdr>
                      <w:divsChild>
                        <w:div w:id="17047534">
                          <w:marLeft w:val="0"/>
                          <w:marRight w:val="0"/>
                          <w:marTop w:val="0"/>
                          <w:marBottom w:val="0"/>
                          <w:divBdr>
                            <w:top w:val="none" w:sz="0" w:space="0" w:color="auto"/>
                            <w:left w:val="none" w:sz="0" w:space="0" w:color="auto"/>
                            <w:bottom w:val="none" w:sz="0" w:space="0" w:color="auto"/>
                            <w:right w:val="none" w:sz="0" w:space="0" w:color="auto"/>
                          </w:divBdr>
                          <w:divsChild>
                            <w:div w:id="1173226176">
                              <w:marLeft w:val="0"/>
                              <w:marRight w:val="0"/>
                              <w:marTop w:val="0"/>
                              <w:marBottom w:val="0"/>
                              <w:divBdr>
                                <w:top w:val="none" w:sz="0" w:space="0" w:color="auto"/>
                                <w:left w:val="none" w:sz="0" w:space="0" w:color="auto"/>
                                <w:bottom w:val="none" w:sz="0" w:space="0" w:color="auto"/>
                                <w:right w:val="none" w:sz="0" w:space="0" w:color="auto"/>
                              </w:divBdr>
                              <w:divsChild>
                                <w:div w:id="249776196">
                                  <w:marLeft w:val="0"/>
                                  <w:marRight w:val="0"/>
                                  <w:marTop w:val="0"/>
                                  <w:marBottom w:val="0"/>
                                  <w:divBdr>
                                    <w:top w:val="none" w:sz="0" w:space="0" w:color="auto"/>
                                    <w:left w:val="none" w:sz="0" w:space="0" w:color="auto"/>
                                    <w:bottom w:val="none" w:sz="0" w:space="0" w:color="auto"/>
                                    <w:right w:val="none" w:sz="0" w:space="0" w:color="auto"/>
                                  </w:divBdr>
                                </w:div>
                                <w:div w:id="212241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974203">
              <w:marLeft w:val="0"/>
              <w:marRight w:val="0"/>
              <w:marTop w:val="0"/>
              <w:marBottom w:val="0"/>
              <w:divBdr>
                <w:top w:val="none" w:sz="0" w:space="0" w:color="auto"/>
                <w:left w:val="none" w:sz="0" w:space="0" w:color="auto"/>
                <w:bottom w:val="none" w:sz="0" w:space="0" w:color="auto"/>
                <w:right w:val="none" w:sz="0" w:space="0" w:color="auto"/>
              </w:divBdr>
              <w:divsChild>
                <w:div w:id="1950354396">
                  <w:marLeft w:val="0"/>
                  <w:marRight w:val="0"/>
                  <w:marTop w:val="0"/>
                  <w:marBottom w:val="0"/>
                  <w:divBdr>
                    <w:top w:val="none" w:sz="0" w:space="0" w:color="auto"/>
                    <w:left w:val="none" w:sz="0" w:space="0" w:color="auto"/>
                    <w:bottom w:val="none" w:sz="0" w:space="0" w:color="auto"/>
                    <w:right w:val="none" w:sz="0" w:space="0" w:color="auto"/>
                  </w:divBdr>
                </w:div>
                <w:div w:id="2002923111">
                  <w:marLeft w:val="0"/>
                  <w:marRight w:val="0"/>
                  <w:marTop w:val="0"/>
                  <w:marBottom w:val="0"/>
                  <w:divBdr>
                    <w:top w:val="none" w:sz="0" w:space="0" w:color="auto"/>
                    <w:left w:val="none" w:sz="0" w:space="0" w:color="auto"/>
                    <w:bottom w:val="none" w:sz="0" w:space="0" w:color="auto"/>
                    <w:right w:val="none" w:sz="0" w:space="0" w:color="auto"/>
                  </w:divBdr>
                </w:div>
              </w:divsChild>
            </w:div>
            <w:div w:id="553852301">
              <w:marLeft w:val="0"/>
              <w:marRight w:val="0"/>
              <w:marTop w:val="0"/>
              <w:marBottom w:val="0"/>
              <w:divBdr>
                <w:top w:val="none" w:sz="0" w:space="0" w:color="auto"/>
                <w:left w:val="none" w:sz="0" w:space="0" w:color="auto"/>
                <w:bottom w:val="none" w:sz="0" w:space="0" w:color="auto"/>
                <w:right w:val="none" w:sz="0" w:space="0" w:color="auto"/>
              </w:divBdr>
            </w:div>
            <w:div w:id="759376166">
              <w:marLeft w:val="0"/>
              <w:marRight w:val="0"/>
              <w:marTop w:val="0"/>
              <w:marBottom w:val="0"/>
              <w:divBdr>
                <w:top w:val="none" w:sz="0" w:space="0" w:color="auto"/>
                <w:left w:val="none" w:sz="0" w:space="0" w:color="auto"/>
                <w:bottom w:val="none" w:sz="0" w:space="0" w:color="auto"/>
                <w:right w:val="none" w:sz="0" w:space="0" w:color="auto"/>
              </w:divBdr>
              <w:divsChild>
                <w:div w:id="1425419038">
                  <w:marLeft w:val="0"/>
                  <w:marRight w:val="0"/>
                  <w:marTop w:val="0"/>
                  <w:marBottom w:val="0"/>
                  <w:divBdr>
                    <w:top w:val="none" w:sz="0" w:space="0" w:color="auto"/>
                    <w:left w:val="none" w:sz="0" w:space="0" w:color="auto"/>
                    <w:bottom w:val="none" w:sz="0" w:space="0" w:color="auto"/>
                    <w:right w:val="none" w:sz="0" w:space="0" w:color="auto"/>
                  </w:divBdr>
                  <w:divsChild>
                    <w:div w:id="578178185">
                      <w:marLeft w:val="0"/>
                      <w:marRight w:val="0"/>
                      <w:marTop w:val="0"/>
                      <w:marBottom w:val="0"/>
                      <w:divBdr>
                        <w:top w:val="none" w:sz="0" w:space="0" w:color="auto"/>
                        <w:left w:val="none" w:sz="0" w:space="0" w:color="auto"/>
                        <w:bottom w:val="none" w:sz="0" w:space="0" w:color="auto"/>
                        <w:right w:val="none" w:sz="0" w:space="0" w:color="auto"/>
                      </w:divBdr>
                      <w:divsChild>
                        <w:div w:id="365063180">
                          <w:marLeft w:val="0"/>
                          <w:marRight w:val="0"/>
                          <w:marTop w:val="0"/>
                          <w:marBottom w:val="0"/>
                          <w:divBdr>
                            <w:top w:val="none" w:sz="0" w:space="0" w:color="auto"/>
                            <w:left w:val="none" w:sz="0" w:space="0" w:color="auto"/>
                            <w:bottom w:val="none" w:sz="0" w:space="0" w:color="auto"/>
                            <w:right w:val="none" w:sz="0" w:space="0" w:color="auto"/>
                          </w:divBdr>
                          <w:divsChild>
                            <w:div w:id="1336346014">
                              <w:marLeft w:val="0"/>
                              <w:marRight w:val="0"/>
                              <w:marTop w:val="0"/>
                              <w:marBottom w:val="0"/>
                              <w:divBdr>
                                <w:top w:val="none" w:sz="0" w:space="0" w:color="auto"/>
                                <w:left w:val="none" w:sz="0" w:space="0" w:color="auto"/>
                                <w:bottom w:val="none" w:sz="0" w:space="0" w:color="auto"/>
                                <w:right w:val="none" w:sz="0" w:space="0" w:color="auto"/>
                              </w:divBdr>
                              <w:divsChild>
                                <w:div w:id="1417674933">
                                  <w:marLeft w:val="0"/>
                                  <w:marRight w:val="0"/>
                                  <w:marTop w:val="0"/>
                                  <w:marBottom w:val="0"/>
                                  <w:divBdr>
                                    <w:top w:val="none" w:sz="0" w:space="0" w:color="auto"/>
                                    <w:left w:val="none" w:sz="0" w:space="0" w:color="auto"/>
                                    <w:bottom w:val="none" w:sz="0" w:space="0" w:color="auto"/>
                                    <w:right w:val="none" w:sz="0" w:space="0" w:color="auto"/>
                                  </w:divBdr>
                                </w:div>
                                <w:div w:id="574632204">
                                  <w:marLeft w:val="0"/>
                                  <w:marRight w:val="0"/>
                                  <w:marTop w:val="0"/>
                                  <w:marBottom w:val="0"/>
                                  <w:divBdr>
                                    <w:top w:val="none" w:sz="0" w:space="0" w:color="auto"/>
                                    <w:left w:val="none" w:sz="0" w:space="0" w:color="auto"/>
                                    <w:bottom w:val="none" w:sz="0" w:space="0" w:color="auto"/>
                                    <w:right w:val="none" w:sz="0" w:space="0" w:color="auto"/>
                                  </w:divBdr>
                                </w:div>
                                <w:div w:id="60014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5809753">
              <w:marLeft w:val="0"/>
              <w:marRight w:val="0"/>
              <w:marTop w:val="0"/>
              <w:marBottom w:val="0"/>
              <w:divBdr>
                <w:top w:val="none" w:sz="0" w:space="0" w:color="auto"/>
                <w:left w:val="none" w:sz="0" w:space="0" w:color="auto"/>
                <w:bottom w:val="none" w:sz="0" w:space="0" w:color="auto"/>
                <w:right w:val="none" w:sz="0" w:space="0" w:color="auto"/>
              </w:divBdr>
              <w:divsChild>
                <w:div w:id="51853936">
                  <w:marLeft w:val="0"/>
                  <w:marRight w:val="0"/>
                  <w:marTop w:val="0"/>
                  <w:marBottom w:val="0"/>
                  <w:divBdr>
                    <w:top w:val="none" w:sz="0" w:space="0" w:color="auto"/>
                    <w:left w:val="none" w:sz="0" w:space="0" w:color="auto"/>
                    <w:bottom w:val="none" w:sz="0" w:space="0" w:color="auto"/>
                    <w:right w:val="none" w:sz="0" w:space="0" w:color="auto"/>
                  </w:divBdr>
                  <w:divsChild>
                    <w:div w:id="1078986255">
                      <w:marLeft w:val="0"/>
                      <w:marRight w:val="0"/>
                      <w:marTop w:val="0"/>
                      <w:marBottom w:val="0"/>
                      <w:divBdr>
                        <w:top w:val="none" w:sz="0" w:space="0" w:color="auto"/>
                        <w:left w:val="none" w:sz="0" w:space="0" w:color="auto"/>
                        <w:bottom w:val="none" w:sz="0" w:space="0" w:color="auto"/>
                        <w:right w:val="none" w:sz="0" w:space="0" w:color="auto"/>
                      </w:divBdr>
                      <w:divsChild>
                        <w:div w:id="1311055969">
                          <w:marLeft w:val="0"/>
                          <w:marRight w:val="0"/>
                          <w:marTop w:val="0"/>
                          <w:marBottom w:val="0"/>
                          <w:divBdr>
                            <w:top w:val="none" w:sz="0" w:space="0" w:color="auto"/>
                            <w:left w:val="none" w:sz="0" w:space="0" w:color="auto"/>
                            <w:bottom w:val="none" w:sz="0" w:space="0" w:color="auto"/>
                            <w:right w:val="none" w:sz="0" w:space="0" w:color="auto"/>
                          </w:divBdr>
                          <w:divsChild>
                            <w:div w:id="2046832528">
                              <w:marLeft w:val="0"/>
                              <w:marRight w:val="0"/>
                              <w:marTop w:val="0"/>
                              <w:marBottom w:val="0"/>
                              <w:divBdr>
                                <w:top w:val="none" w:sz="0" w:space="0" w:color="auto"/>
                                <w:left w:val="none" w:sz="0" w:space="0" w:color="auto"/>
                                <w:bottom w:val="none" w:sz="0" w:space="0" w:color="auto"/>
                                <w:right w:val="none" w:sz="0" w:space="0" w:color="auto"/>
                              </w:divBdr>
                              <w:divsChild>
                                <w:div w:id="19312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510940">
              <w:marLeft w:val="0"/>
              <w:marRight w:val="0"/>
              <w:marTop w:val="0"/>
              <w:marBottom w:val="0"/>
              <w:divBdr>
                <w:top w:val="none" w:sz="0" w:space="0" w:color="auto"/>
                <w:left w:val="none" w:sz="0" w:space="0" w:color="auto"/>
                <w:bottom w:val="none" w:sz="0" w:space="0" w:color="auto"/>
                <w:right w:val="none" w:sz="0" w:space="0" w:color="auto"/>
              </w:divBdr>
              <w:divsChild>
                <w:div w:id="878006839">
                  <w:marLeft w:val="0"/>
                  <w:marRight w:val="0"/>
                  <w:marTop w:val="0"/>
                  <w:marBottom w:val="0"/>
                  <w:divBdr>
                    <w:top w:val="none" w:sz="0" w:space="0" w:color="auto"/>
                    <w:left w:val="none" w:sz="0" w:space="0" w:color="auto"/>
                    <w:bottom w:val="none" w:sz="0" w:space="0" w:color="auto"/>
                    <w:right w:val="none" w:sz="0" w:space="0" w:color="auto"/>
                  </w:divBdr>
                  <w:divsChild>
                    <w:div w:id="326708585">
                      <w:marLeft w:val="0"/>
                      <w:marRight w:val="0"/>
                      <w:marTop w:val="0"/>
                      <w:marBottom w:val="0"/>
                      <w:divBdr>
                        <w:top w:val="none" w:sz="0" w:space="0" w:color="auto"/>
                        <w:left w:val="none" w:sz="0" w:space="0" w:color="auto"/>
                        <w:bottom w:val="none" w:sz="0" w:space="0" w:color="auto"/>
                        <w:right w:val="none" w:sz="0" w:space="0" w:color="auto"/>
                      </w:divBdr>
                      <w:divsChild>
                        <w:div w:id="2043364020">
                          <w:marLeft w:val="0"/>
                          <w:marRight w:val="0"/>
                          <w:marTop w:val="0"/>
                          <w:marBottom w:val="0"/>
                          <w:divBdr>
                            <w:top w:val="none" w:sz="0" w:space="0" w:color="auto"/>
                            <w:left w:val="none" w:sz="0" w:space="0" w:color="auto"/>
                            <w:bottom w:val="none" w:sz="0" w:space="0" w:color="auto"/>
                            <w:right w:val="none" w:sz="0" w:space="0" w:color="auto"/>
                          </w:divBdr>
                          <w:divsChild>
                            <w:div w:id="627710544">
                              <w:marLeft w:val="0"/>
                              <w:marRight w:val="0"/>
                              <w:marTop w:val="0"/>
                              <w:marBottom w:val="0"/>
                              <w:divBdr>
                                <w:top w:val="none" w:sz="0" w:space="0" w:color="auto"/>
                                <w:left w:val="none" w:sz="0" w:space="0" w:color="auto"/>
                                <w:bottom w:val="none" w:sz="0" w:space="0" w:color="auto"/>
                                <w:right w:val="none" w:sz="0" w:space="0" w:color="auto"/>
                              </w:divBdr>
                              <w:divsChild>
                                <w:div w:id="208903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683470">
              <w:marLeft w:val="0"/>
              <w:marRight w:val="0"/>
              <w:marTop w:val="0"/>
              <w:marBottom w:val="0"/>
              <w:divBdr>
                <w:top w:val="none" w:sz="0" w:space="0" w:color="auto"/>
                <w:left w:val="none" w:sz="0" w:space="0" w:color="auto"/>
                <w:bottom w:val="none" w:sz="0" w:space="0" w:color="auto"/>
                <w:right w:val="none" w:sz="0" w:space="0" w:color="auto"/>
              </w:divBdr>
              <w:divsChild>
                <w:div w:id="2013528776">
                  <w:marLeft w:val="0"/>
                  <w:marRight w:val="0"/>
                  <w:marTop w:val="0"/>
                  <w:marBottom w:val="0"/>
                  <w:divBdr>
                    <w:top w:val="none" w:sz="0" w:space="0" w:color="auto"/>
                    <w:left w:val="none" w:sz="0" w:space="0" w:color="auto"/>
                    <w:bottom w:val="none" w:sz="0" w:space="0" w:color="auto"/>
                    <w:right w:val="none" w:sz="0" w:space="0" w:color="auto"/>
                  </w:divBdr>
                  <w:divsChild>
                    <w:div w:id="1577209030">
                      <w:marLeft w:val="0"/>
                      <w:marRight w:val="0"/>
                      <w:marTop w:val="0"/>
                      <w:marBottom w:val="0"/>
                      <w:divBdr>
                        <w:top w:val="none" w:sz="0" w:space="0" w:color="auto"/>
                        <w:left w:val="none" w:sz="0" w:space="0" w:color="auto"/>
                        <w:bottom w:val="none" w:sz="0" w:space="0" w:color="auto"/>
                        <w:right w:val="none" w:sz="0" w:space="0" w:color="auto"/>
                      </w:divBdr>
                      <w:divsChild>
                        <w:div w:id="357899956">
                          <w:marLeft w:val="0"/>
                          <w:marRight w:val="0"/>
                          <w:marTop w:val="0"/>
                          <w:marBottom w:val="0"/>
                          <w:divBdr>
                            <w:top w:val="none" w:sz="0" w:space="0" w:color="auto"/>
                            <w:left w:val="none" w:sz="0" w:space="0" w:color="auto"/>
                            <w:bottom w:val="none" w:sz="0" w:space="0" w:color="auto"/>
                            <w:right w:val="none" w:sz="0" w:space="0" w:color="auto"/>
                          </w:divBdr>
                          <w:divsChild>
                            <w:div w:id="25519902">
                              <w:marLeft w:val="0"/>
                              <w:marRight w:val="0"/>
                              <w:marTop w:val="0"/>
                              <w:marBottom w:val="0"/>
                              <w:divBdr>
                                <w:top w:val="none" w:sz="0" w:space="0" w:color="auto"/>
                                <w:left w:val="none" w:sz="0" w:space="0" w:color="auto"/>
                                <w:bottom w:val="none" w:sz="0" w:space="0" w:color="auto"/>
                                <w:right w:val="none" w:sz="0" w:space="0" w:color="auto"/>
                              </w:divBdr>
                              <w:divsChild>
                                <w:div w:id="17080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403148">
              <w:marLeft w:val="0"/>
              <w:marRight w:val="0"/>
              <w:marTop w:val="0"/>
              <w:marBottom w:val="0"/>
              <w:divBdr>
                <w:top w:val="none" w:sz="0" w:space="0" w:color="auto"/>
                <w:left w:val="none" w:sz="0" w:space="0" w:color="auto"/>
                <w:bottom w:val="none" w:sz="0" w:space="0" w:color="auto"/>
                <w:right w:val="none" w:sz="0" w:space="0" w:color="auto"/>
              </w:divBdr>
              <w:divsChild>
                <w:div w:id="1231650483">
                  <w:marLeft w:val="0"/>
                  <w:marRight w:val="0"/>
                  <w:marTop w:val="0"/>
                  <w:marBottom w:val="0"/>
                  <w:divBdr>
                    <w:top w:val="none" w:sz="0" w:space="0" w:color="auto"/>
                    <w:left w:val="none" w:sz="0" w:space="0" w:color="auto"/>
                    <w:bottom w:val="none" w:sz="0" w:space="0" w:color="auto"/>
                    <w:right w:val="none" w:sz="0" w:space="0" w:color="auto"/>
                  </w:divBdr>
                  <w:divsChild>
                    <w:div w:id="1903174483">
                      <w:marLeft w:val="0"/>
                      <w:marRight w:val="0"/>
                      <w:marTop w:val="0"/>
                      <w:marBottom w:val="0"/>
                      <w:divBdr>
                        <w:top w:val="none" w:sz="0" w:space="0" w:color="auto"/>
                        <w:left w:val="none" w:sz="0" w:space="0" w:color="auto"/>
                        <w:bottom w:val="none" w:sz="0" w:space="0" w:color="auto"/>
                        <w:right w:val="none" w:sz="0" w:space="0" w:color="auto"/>
                      </w:divBdr>
                      <w:divsChild>
                        <w:div w:id="697195199">
                          <w:marLeft w:val="0"/>
                          <w:marRight w:val="0"/>
                          <w:marTop w:val="0"/>
                          <w:marBottom w:val="0"/>
                          <w:divBdr>
                            <w:top w:val="none" w:sz="0" w:space="0" w:color="auto"/>
                            <w:left w:val="none" w:sz="0" w:space="0" w:color="auto"/>
                            <w:bottom w:val="none" w:sz="0" w:space="0" w:color="auto"/>
                            <w:right w:val="none" w:sz="0" w:space="0" w:color="auto"/>
                          </w:divBdr>
                          <w:divsChild>
                            <w:div w:id="606617986">
                              <w:marLeft w:val="0"/>
                              <w:marRight w:val="0"/>
                              <w:marTop w:val="0"/>
                              <w:marBottom w:val="0"/>
                              <w:divBdr>
                                <w:top w:val="none" w:sz="0" w:space="0" w:color="auto"/>
                                <w:left w:val="none" w:sz="0" w:space="0" w:color="auto"/>
                                <w:bottom w:val="none" w:sz="0" w:space="0" w:color="auto"/>
                                <w:right w:val="none" w:sz="0" w:space="0" w:color="auto"/>
                              </w:divBdr>
                              <w:divsChild>
                                <w:div w:id="144854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2674233">
              <w:marLeft w:val="0"/>
              <w:marRight w:val="0"/>
              <w:marTop w:val="0"/>
              <w:marBottom w:val="0"/>
              <w:divBdr>
                <w:top w:val="none" w:sz="0" w:space="0" w:color="auto"/>
                <w:left w:val="none" w:sz="0" w:space="0" w:color="auto"/>
                <w:bottom w:val="none" w:sz="0" w:space="0" w:color="auto"/>
                <w:right w:val="none" w:sz="0" w:space="0" w:color="auto"/>
              </w:divBdr>
              <w:divsChild>
                <w:div w:id="2017077178">
                  <w:marLeft w:val="0"/>
                  <w:marRight w:val="0"/>
                  <w:marTop w:val="0"/>
                  <w:marBottom w:val="0"/>
                  <w:divBdr>
                    <w:top w:val="none" w:sz="0" w:space="0" w:color="auto"/>
                    <w:left w:val="none" w:sz="0" w:space="0" w:color="auto"/>
                    <w:bottom w:val="none" w:sz="0" w:space="0" w:color="auto"/>
                    <w:right w:val="none" w:sz="0" w:space="0" w:color="auto"/>
                  </w:divBdr>
                  <w:divsChild>
                    <w:div w:id="1182545416">
                      <w:marLeft w:val="0"/>
                      <w:marRight w:val="0"/>
                      <w:marTop w:val="0"/>
                      <w:marBottom w:val="0"/>
                      <w:divBdr>
                        <w:top w:val="none" w:sz="0" w:space="0" w:color="auto"/>
                        <w:left w:val="none" w:sz="0" w:space="0" w:color="auto"/>
                        <w:bottom w:val="none" w:sz="0" w:space="0" w:color="auto"/>
                        <w:right w:val="none" w:sz="0" w:space="0" w:color="auto"/>
                      </w:divBdr>
                      <w:divsChild>
                        <w:div w:id="1354574919">
                          <w:marLeft w:val="0"/>
                          <w:marRight w:val="0"/>
                          <w:marTop w:val="0"/>
                          <w:marBottom w:val="0"/>
                          <w:divBdr>
                            <w:top w:val="none" w:sz="0" w:space="0" w:color="auto"/>
                            <w:left w:val="none" w:sz="0" w:space="0" w:color="auto"/>
                            <w:bottom w:val="none" w:sz="0" w:space="0" w:color="auto"/>
                            <w:right w:val="none" w:sz="0" w:space="0" w:color="auto"/>
                          </w:divBdr>
                          <w:divsChild>
                            <w:div w:id="564999377">
                              <w:marLeft w:val="0"/>
                              <w:marRight w:val="0"/>
                              <w:marTop w:val="0"/>
                              <w:marBottom w:val="0"/>
                              <w:divBdr>
                                <w:top w:val="none" w:sz="0" w:space="0" w:color="auto"/>
                                <w:left w:val="none" w:sz="0" w:space="0" w:color="auto"/>
                                <w:bottom w:val="none" w:sz="0" w:space="0" w:color="auto"/>
                                <w:right w:val="none" w:sz="0" w:space="0" w:color="auto"/>
                              </w:divBdr>
                              <w:divsChild>
                                <w:div w:id="1909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557178">
              <w:marLeft w:val="0"/>
              <w:marRight w:val="0"/>
              <w:marTop w:val="0"/>
              <w:marBottom w:val="0"/>
              <w:divBdr>
                <w:top w:val="none" w:sz="0" w:space="0" w:color="auto"/>
                <w:left w:val="none" w:sz="0" w:space="0" w:color="auto"/>
                <w:bottom w:val="none" w:sz="0" w:space="0" w:color="auto"/>
                <w:right w:val="none" w:sz="0" w:space="0" w:color="auto"/>
              </w:divBdr>
              <w:divsChild>
                <w:div w:id="447822184">
                  <w:marLeft w:val="0"/>
                  <w:marRight w:val="0"/>
                  <w:marTop w:val="0"/>
                  <w:marBottom w:val="0"/>
                  <w:divBdr>
                    <w:top w:val="none" w:sz="0" w:space="0" w:color="auto"/>
                    <w:left w:val="none" w:sz="0" w:space="0" w:color="auto"/>
                    <w:bottom w:val="none" w:sz="0" w:space="0" w:color="auto"/>
                    <w:right w:val="none" w:sz="0" w:space="0" w:color="auto"/>
                  </w:divBdr>
                  <w:divsChild>
                    <w:div w:id="1093164052">
                      <w:marLeft w:val="0"/>
                      <w:marRight w:val="0"/>
                      <w:marTop w:val="0"/>
                      <w:marBottom w:val="0"/>
                      <w:divBdr>
                        <w:top w:val="none" w:sz="0" w:space="0" w:color="auto"/>
                        <w:left w:val="none" w:sz="0" w:space="0" w:color="auto"/>
                        <w:bottom w:val="none" w:sz="0" w:space="0" w:color="auto"/>
                        <w:right w:val="none" w:sz="0" w:space="0" w:color="auto"/>
                      </w:divBdr>
                      <w:divsChild>
                        <w:div w:id="750470387">
                          <w:marLeft w:val="0"/>
                          <w:marRight w:val="0"/>
                          <w:marTop w:val="0"/>
                          <w:marBottom w:val="0"/>
                          <w:divBdr>
                            <w:top w:val="none" w:sz="0" w:space="0" w:color="auto"/>
                            <w:left w:val="none" w:sz="0" w:space="0" w:color="auto"/>
                            <w:bottom w:val="none" w:sz="0" w:space="0" w:color="auto"/>
                            <w:right w:val="none" w:sz="0" w:space="0" w:color="auto"/>
                          </w:divBdr>
                          <w:divsChild>
                            <w:div w:id="974136550">
                              <w:marLeft w:val="0"/>
                              <w:marRight w:val="0"/>
                              <w:marTop w:val="0"/>
                              <w:marBottom w:val="0"/>
                              <w:divBdr>
                                <w:top w:val="none" w:sz="0" w:space="0" w:color="auto"/>
                                <w:left w:val="none" w:sz="0" w:space="0" w:color="auto"/>
                                <w:bottom w:val="none" w:sz="0" w:space="0" w:color="auto"/>
                                <w:right w:val="none" w:sz="0" w:space="0" w:color="auto"/>
                              </w:divBdr>
                              <w:divsChild>
                                <w:div w:id="149317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566952">
              <w:marLeft w:val="0"/>
              <w:marRight w:val="0"/>
              <w:marTop w:val="0"/>
              <w:marBottom w:val="0"/>
              <w:divBdr>
                <w:top w:val="none" w:sz="0" w:space="0" w:color="auto"/>
                <w:left w:val="none" w:sz="0" w:space="0" w:color="auto"/>
                <w:bottom w:val="none" w:sz="0" w:space="0" w:color="auto"/>
                <w:right w:val="none" w:sz="0" w:space="0" w:color="auto"/>
              </w:divBdr>
              <w:divsChild>
                <w:div w:id="918517271">
                  <w:marLeft w:val="0"/>
                  <w:marRight w:val="0"/>
                  <w:marTop w:val="0"/>
                  <w:marBottom w:val="0"/>
                  <w:divBdr>
                    <w:top w:val="none" w:sz="0" w:space="0" w:color="auto"/>
                    <w:left w:val="none" w:sz="0" w:space="0" w:color="auto"/>
                    <w:bottom w:val="none" w:sz="0" w:space="0" w:color="auto"/>
                    <w:right w:val="none" w:sz="0" w:space="0" w:color="auto"/>
                  </w:divBdr>
                  <w:divsChild>
                    <w:div w:id="345596489">
                      <w:marLeft w:val="0"/>
                      <w:marRight w:val="0"/>
                      <w:marTop w:val="0"/>
                      <w:marBottom w:val="0"/>
                      <w:divBdr>
                        <w:top w:val="none" w:sz="0" w:space="0" w:color="auto"/>
                        <w:left w:val="none" w:sz="0" w:space="0" w:color="auto"/>
                        <w:bottom w:val="none" w:sz="0" w:space="0" w:color="auto"/>
                        <w:right w:val="none" w:sz="0" w:space="0" w:color="auto"/>
                      </w:divBdr>
                      <w:divsChild>
                        <w:div w:id="1031492160">
                          <w:marLeft w:val="0"/>
                          <w:marRight w:val="0"/>
                          <w:marTop w:val="0"/>
                          <w:marBottom w:val="0"/>
                          <w:divBdr>
                            <w:top w:val="none" w:sz="0" w:space="0" w:color="auto"/>
                            <w:left w:val="none" w:sz="0" w:space="0" w:color="auto"/>
                            <w:bottom w:val="none" w:sz="0" w:space="0" w:color="auto"/>
                            <w:right w:val="none" w:sz="0" w:space="0" w:color="auto"/>
                          </w:divBdr>
                          <w:divsChild>
                            <w:div w:id="1787381893">
                              <w:marLeft w:val="0"/>
                              <w:marRight w:val="0"/>
                              <w:marTop w:val="0"/>
                              <w:marBottom w:val="0"/>
                              <w:divBdr>
                                <w:top w:val="none" w:sz="0" w:space="0" w:color="auto"/>
                                <w:left w:val="none" w:sz="0" w:space="0" w:color="auto"/>
                                <w:bottom w:val="none" w:sz="0" w:space="0" w:color="auto"/>
                                <w:right w:val="none" w:sz="0" w:space="0" w:color="auto"/>
                              </w:divBdr>
                              <w:divsChild>
                                <w:div w:id="210541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682432">
              <w:marLeft w:val="0"/>
              <w:marRight w:val="0"/>
              <w:marTop w:val="0"/>
              <w:marBottom w:val="0"/>
              <w:divBdr>
                <w:top w:val="none" w:sz="0" w:space="0" w:color="auto"/>
                <w:left w:val="none" w:sz="0" w:space="0" w:color="auto"/>
                <w:bottom w:val="none" w:sz="0" w:space="0" w:color="auto"/>
                <w:right w:val="none" w:sz="0" w:space="0" w:color="auto"/>
              </w:divBdr>
              <w:divsChild>
                <w:div w:id="511526323">
                  <w:marLeft w:val="0"/>
                  <w:marRight w:val="0"/>
                  <w:marTop w:val="0"/>
                  <w:marBottom w:val="0"/>
                  <w:divBdr>
                    <w:top w:val="none" w:sz="0" w:space="0" w:color="auto"/>
                    <w:left w:val="none" w:sz="0" w:space="0" w:color="auto"/>
                    <w:bottom w:val="none" w:sz="0" w:space="0" w:color="auto"/>
                    <w:right w:val="none" w:sz="0" w:space="0" w:color="auto"/>
                  </w:divBdr>
                </w:div>
              </w:divsChild>
            </w:div>
            <w:div w:id="122815818">
              <w:marLeft w:val="0"/>
              <w:marRight w:val="0"/>
              <w:marTop w:val="0"/>
              <w:marBottom w:val="0"/>
              <w:divBdr>
                <w:top w:val="none" w:sz="0" w:space="0" w:color="auto"/>
                <w:left w:val="none" w:sz="0" w:space="0" w:color="auto"/>
                <w:bottom w:val="none" w:sz="0" w:space="0" w:color="auto"/>
                <w:right w:val="none" w:sz="0" w:space="0" w:color="auto"/>
              </w:divBdr>
              <w:divsChild>
                <w:div w:id="944265869">
                  <w:marLeft w:val="0"/>
                  <w:marRight w:val="0"/>
                  <w:marTop w:val="0"/>
                  <w:marBottom w:val="0"/>
                  <w:divBdr>
                    <w:top w:val="none" w:sz="0" w:space="0" w:color="auto"/>
                    <w:left w:val="none" w:sz="0" w:space="0" w:color="auto"/>
                    <w:bottom w:val="none" w:sz="0" w:space="0" w:color="auto"/>
                    <w:right w:val="none" w:sz="0" w:space="0" w:color="auto"/>
                  </w:divBdr>
                  <w:divsChild>
                    <w:div w:id="1619410012">
                      <w:marLeft w:val="0"/>
                      <w:marRight w:val="0"/>
                      <w:marTop w:val="0"/>
                      <w:marBottom w:val="0"/>
                      <w:divBdr>
                        <w:top w:val="none" w:sz="0" w:space="0" w:color="auto"/>
                        <w:left w:val="none" w:sz="0" w:space="0" w:color="auto"/>
                        <w:bottom w:val="none" w:sz="0" w:space="0" w:color="auto"/>
                        <w:right w:val="none" w:sz="0" w:space="0" w:color="auto"/>
                      </w:divBdr>
                      <w:divsChild>
                        <w:div w:id="161510831">
                          <w:marLeft w:val="0"/>
                          <w:marRight w:val="0"/>
                          <w:marTop w:val="0"/>
                          <w:marBottom w:val="0"/>
                          <w:divBdr>
                            <w:top w:val="none" w:sz="0" w:space="0" w:color="auto"/>
                            <w:left w:val="none" w:sz="0" w:space="0" w:color="auto"/>
                            <w:bottom w:val="none" w:sz="0" w:space="0" w:color="auto"/>
                            <w:right w:val="none" w:sz="0" w:space="0" w:color="auto"/>
                          </w:divBdr>
                          <w:divsChild>
                            <w:div w:id="1906798403">
                              <w:marLeft w:val="0"/>
                              <w:marRight w:val="0"/>
                              <w:marTop w:val="0"/>
                              <w:marBottom w:val="0"/>
                              <w:divBdr>
                                <w:top w:val="none" w:sz="0" w:space="0" w:color="auto"/>
                                <w:left w:val="none" w:sz="0" w:space="0" w:color="auto"/>
                                <w:bottom w:val="none" w:sz="0" w:space="0" w:color="auto"/>
                                <w:right w:val="none" w:sz="0" w:space="0" w:color="auto"/>
                              </w:divBdr>
                              <w:divsChild>
                                <w:div w:id="9956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830595">
              <w:marLeft w:val="0"/>
              <w:marRight w:val="0"/>
              <w:marTop w:val="0"/>
              <w:marBottom w:val="0"/>
              <w:divBdr>
                <w:top w:val="none" w:sz="0" w:space="0" w:color="auto"/>
                <w:left w:val="none" w:sz="0" w:space="0" w:color="auto"/>
                <w:bottom w:val="none" w:sz="0" w:space="0" w:color="auto"/>
                <w:right w:val="none" w:sz="0" w:space="0" w:color="auto"/>
              </w:divBdr>
              <w:divsChild>
                <w:div w:id="11154054">
                  <w:marLeft w:val="0"/>
                  <w:marRight w:val="0"/>
                  <w:marTop w:val="0"/>
                  <w:marBottom w:val="0"/>
                  <w:divBdr>
                    <w:top w:val="none" w:sz="0" w:space="0" w:color="auto"/>
                    <w:left w:val="none" w:sz="0" w:space="0" w:color="auto"/>
                    <w:bottom w:val="none" w:sz="0" w:space="0" w:color="auto"/>
                    <w:right w:val="none" w:sz="0" w:space="0" w:color="auto"/>
                  </w:divBdr>
                </w:div>
              </w:divsChild>
            </w:div>
            <w:div w:id="1134638834">
              <w:marLeft w:val="0"/>
              <w:marRight w:val="0"/>
              <w:marTop w:val="0"/>
              <w:marBottom w:val="0"/>
              <w:divBdr>
                <w:top w:val="none" w:sz="0" w:space="0" w:color="auto"/>
                <w:left w:val="none" w:sz="0" w:space="0" w:color="auto"/>
                <w:bottom w:val="none" w:sz="0" w:space="0" w:color="auto"/>
                <w:right w:val="none" w:sz="0" w:space="0" w:color="auto"/>
              </w:divBdr>
              <w:divsChild>
                <w:div w:id="708261203">
                  <w:marLeft w:val="0"/>
                  <w:marRight w:val="0"/>
                  <w:marTop w:val="0"/>
                  <w:marBottom w:val="0"/>
                  <w:divBdr>
                    <w:top w:val="none" w:sz="0" w:space="0" w:color="auto"/>
                    <w:left w:val="none" w:sz="0" w:space="0" w:color="auto"/>
                    <w:bottom w:val="none" w:sz="0" w:space="0" w:color="auto"/>
                    <w:right w:val="none" w:sz="0" w:space="0" w:color="auto"/>
                  </w:divBdr>
                  <w:divsChild>
                    <w:div w:id="1901208676">
                      <w:marLeft w:val="0"/>
                      <w:marRight w:val="0"/>
                      <w:marTop w:val="0"/>
                      <w:marBottom w:val="0"/>
                      <w:divBdr>
                        <w:top w:val="none" w:sz="0" w:space="0" w:color="auto"/>
                        <w:left w:val="none" w:sz="0" w:space="0" w:color="auto"/>
                        <w:bottom w:val="none" w:sz="0" w:space="0" w:color="auto"/>
                        <w:right w:val="none" w:sz="0" w:space="0" w:color="auto"/>
                      </w:divBdr>
                      <w:divsChild>
                        <w:div w:id="1940798241">
                          <w:marLeft w:val="0"/>
                          <w:marRight w:val="0"/>
                          <w:marTop w:val="0"/>
                          <w:marBottom w:val="0"/>
                          <w:divBdr>
                            <w:top w:val="none" w:sz="0" w:space="0" w:color="auto"/>
                            <w:left w:val="none" w:sz="0" w:space="0" w:color="auto"/>
                            <w:bottom w:val="none" w:sz="0" w:space="0" w:color="auto"/>
                            <w:right w:val="none" w:sz="0" w:space="0" w:color="auto"/>
                          </w:divBdr>
                          <w:divsChild>
                            <w:div w:id="1788499500">
                              <w:marLeft w:val="0"/>
                              <w:marRight w:val="0"/>
                              <w:marTop w:val="0"/>
                              <w:marBottom w:val="0"/>
                              <w:divBdr>
                                <w:top w:val="none" w:sz="0" w:space="0" w:color="auto"/>
                                <w:left w:val="none" w:sz="0" w:space="0" w:color="auto"/>
                                <w:bottom w:val="none" w:sz="0" w:space="0" w:color="auto"/>
                                <w:right w:val="none" w:sz="0" w:space="0" w:color="auto"/>
                              </w:divBdr>
                              <w:divsChild>
                                <w:div w:id="3258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217957">
              <w:marLeft w:val="0"/>
              <w:marRight w:val="0"/>
              <w:marTop w:val="0"/>
              <w:marBottom w:val="0"/>
              <w:divBdr>
                <w:top w:val="none" w:sz="0" w:space="0" w:color="auto"/>
                <w:left w:val="none" w:sz="0" w:space="0" w:color="auto"/>
                <w:bottom w:val="none" w:sz="0" w:space="0" w:color="auto"/>
                <w:right w:val="none" w:sz="0" w:space="0" w:color="auto"/>
              </w:divBdr>
              <w:divsChild>
                <w:div w:id="310445211">
                  <w:marLeft w:val="0"/>
                  <w:marRight w:val="0"/>
                  <w:marTop w:val="0"/>
                  <w:marBottom w:val="0"/>
                  <w:divBdr>
                    <w:top w:val="none" w:sz="0" w:space="0" w:color="auto"/>
                    <w:left w:val="none" w:sz="0" w:space="0" w:color="auto"/>
                    <w:bottom w:val="none" w:sz="0" w:space="0" w:color="auto"/>
                    <w:right w:val="none" w:sz="0" w:space="0" w:color="auto"/>
                  </w:divBdr>
                  <w:divsChild>
                    <w:div w:id="568686397">
                      <w:marLeft w:val="0"/>
                      <w:marRight w:val="0"/>
                      <w:marTop w:val="0"/>
                      <w:marBottom w:val="0"/>
                      <w:divBdr>
                        <w:top w:val="none" w:sz="0" w:space="0" w:color="auto"/>
                        <w:left w:val="none" w:sz="0" w:space="0" w:color="auto"/>
                        <w:bottom w:val="none" w:sz="0" w:space="0" w:color="auto"/>
                        <w:right w:val="none" w:sz="0" w:space="0" w:color="auto"/>
                      </w:divBdr>
                      <w:divsChild>
                        <w:div w:id="40718456">
                          <w:marLeft w:val="0"/>
                          <w:marRight w:val="0"/>
                          <w:marTop w:val="0"/>
                          <w:marBottom w:val="0"/>
                          <w:divBdr>
                            <w:top w:val="none" w:sz="0" w:space="0" w:color="auto"/>
                            <w:left w:val="none" w:sz="0" w:space="0" w:color="auto"/>
                            <w:bottom w:val="none" w:sz="0" w:space="0" w:color="auto"/>
                            <w:right w:val="none" w:sz="0" w:space="0" w:color="auto"/>
                          </w:divBdr>
                          <w:divsChild>
                            <w:div w:id="555044262">
                              <w:marLeft w:val="0"/>
                              <w:marRight w:val="0"/>
                              <w:marTop w:val="0"/>
                              <w:marBottom w:val="0"/>
                              <w:divBdr>
                                <w:top w:val="none" w:sz="0" w:space="0" w:color="auto"/>
                                <w:left w:val="none" w:sz="0" w:space="0" w:color="auto"/>
                                <w:bottom w:val="none" w:sz="0" w:space="0" w:color="auto"/>
                                <w:right w:val="none" w:sz="0" w:space="0" w:color="auto"/>
                              </w:divBdr>
                              <w:divsChild>
                                <w:div w:id="13225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584076">
              <w:marLeft w:val="0"/>
              <w:marRight w:val="0"/>
              <w:marTop w:val="0"/>
              <w:marBottom w:val="0"/>
              <w:divBdr>
                <w:top w:val="none" w:sz="0" w:space="0" w:color="auto"/>
                <w:left w:val="none" w:sz="0" w:space="0" w:color="auto"/>
                <w:bottom w:val="none" w:sz="0" w:space="0" w:color="auto"/>
                <w:right w:val="none" w:sz="0" w:space="0" w:color="auto"/>
              </w:divBdr>
            </w:div>
            <w:div w:id="795103647">
              <w:marLeft w:val="0"/>
              <w:marRight w:val="0"/>
              <w:marTop w:val="0"/>
              <w:marBottom w:val="0"/>
              <w:divBdr>
                <w:top w:val="none" w:sz="0" w:space="0" w:color="auto"/>
                <w:left w:val="none" w:sz="0" w:space="0" w:color="auto"/>
                <w:bottom w:val="none" w:sz="0" w:space="0" w:color="auto"/>
                <w:right w:val="none" w:sz="0" w:space="0" w:color="auto"/>
              </w:divBdr>
              <w:divsChild>
                <w:div w:id="820123584">
                  <w:marLeft w:val="0"/>
                  <w:marRight w:val="0"/>
                  <w:marTop w:val="0"/>
                  <w:marBottom w:val="0"/>
                  <w:divBdr>
                    <w:top w:val="none" w:sz="0" w:space="0" w:color="auto"/>
                    <w:left w:val="none" w:sz="0" w:space="0" w:color="auto"/>
                    <w:bottom w:val="none" w:sz="0" w:space="0" w:color="auto"/>
                    <w:right w:val="none" w:sz="0" w:space="0" w:color="auto"/>
                  </w:divBdr>
                  <w:divsChild>
                    <w:div w:id="459300181">
                      <w:marLeft w:val="0"/>
                      <w:marRight w:val="0"/>
                      <w:marTop w:val="0"/>
                      <w:marBottom w:val="0"/>
                      <w:divBdr>
                        <w:top w:val="none" w:sz="0" w:space="0" w:color="auto"/>
                        <w:left w:val="none" w:sz="0" w:space="0" w:color="auto"/>
                        <w:bottom w:val="none" w:sz="0" w:space="0" w:color="auto"/>
                        <w:right w:val="none" w:sz="0" w:space="0" w:color="auto"/>
                      </w:divBdr>
                      <w:divsChild>
                        <w:div w:id="168719852">
                          <w:marLeft w:val="0"/>
                          <w:marRight w:val="0"/>
                          <w:marTop w:val="0"/>
                          <w:marBottom w:val="0"/>
                          <w:divBdr>
                            <w:top w:val="none" w:sz="0" w:space="0" w:color="auto"/>
                            <w:left w:val="none" w:sz="0" w:space="0" w:color="auto"/>
                            <w:bottom w:val="none" w:sz="0" w:space="0" w:color="auto"/>
                            <w:right w:val="none" w:sz="0" w:space="0" w:color="auto"/>
                          </w:divBdr>
                          <w:divsChild>
                            <w:div w:id="904025491">
                              <w:marLeft w:val="0"/>
                              <w:marRight w:val="0"/>
                              <w:marTop w:val="0"/>
                              <w:marBottom w:val="0"/>
                              <w:divBdr>
                                <w:top w:val="none" w:sz="0" w:space="0" w:color="auto"/>
                                <w:left w:val="none" w:sz="0" w:space="0" w:color="auto"/>
                                <w:bottom w:val="none" w:sz="0" w:space="0" w:color="auto"/>
                                <w:right w:val="none" w:sz="0" w:space="0" w:color="auto"/>
                              </w:divBdr>
                              <w:divsChild>
                                <w:div w:id="155565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564963">
              <w:marLeft w:val="0"/>
              <w:marRight w:val="0"/>
              <w:marTop w:val="0"/>
              <w:marBottom w:val="0"/>
              <w:divBdr>
                <w:top w:val="none" w:sz="0" w:space="0" w:color="auto"/>
                <w:left w:val="none" w:sz="0" w:space="0" w:color="auto"/>
                <w:bottom w:val="none" w:sz="0" w:space="0" w:color="auto"/>
                <w:right w:val="none" w:sz="0" w:space="0" w:color="auto"/>
              </w:divBdr>
              <w:divsChild>
                <w:div w:id="1012342686">
                  <w:marLeft w:val="0"/>
                  <w:marRight w:val="0"/>
                  <w:marTop w:val="0"/>
                  <w:marBottom w:val="0"/>
                  <w:divBdr>
                    <w:top w:val="none" w:sz="0" w:space="0" w:color="auto"/>
                    <w:left w:val="none" w:sz="0" w:space="0" w:color="auto"/>
                    <w:bottom w:val="none" w:sz="0" w:space="0" w:color="auto"/>
                    <w:right w:val="none" w:sz="0" w:space="0" w:color="auto"/>
                  </w:divBdr>
                  <w:divsChild>
                    <w:div w:id="1071001588">
                      <w:marLeft w:val="0"/>
                      <w:marRight w:val="0"/>
                      <w:marTop w:val="0"/>
                      <w:marBottom w:val="0"/>
                      <w:divBdr>
                        <w:top w:val="none" w:sz="0" w:space="0" w:color="auto"/>
                        <w:left w:val="none" w:sz="0" w:space="0" w:color="auto"/>
                        <w:bottom w:val="none" w:sz="0" w:space="0" w:color="auto"/>
                        <w:right w:val="none" w:sz="0" w:space="0" w:color="auto"/>
                      </w:divBdr>
                      <w:divsChild>
                        <w:div w:id="1941183658">
                          <w:marLeft w:val="0"/>
                          <w:marRight w:val="0"/>
                          <w:marTop w:val="0"/>
                          <w:marBottom w:val="0"/>
                          <w:divBdr>
                            <w:top w:val="none" w:sz="0" w:space="0" w:color="auto"/>
                            <w:left w:val="none" w:sz="0" w:space="0" w:color="auto"/>
                            <w:bottom w:val="none" w:sz="0" w:space="0" w:color="auto"/>
                            <w:right w:val="none" w:sz="0" w:space="0" w:color="auto"/>
                          </w:divBdr>
                          <w:divsChild>
                            <w:div w:id="1826043574">
                              <w:marLeft w:val="0"/>
                              <w:marRight w:val="0"/>
                              <w:marTop w:val="0"/>
                              <w:marBottom w:val="0"/>
                              <w:divBdr>
                                <w:top w:val="none" w:sz="0" w:space="0" w:color="auto"/>
                                <w:left w:val="none" w:sz="0" w:space="0" w:color="auto"/>
                                <w:bottom w:val="none" w:sz="0" w:space="0" w:color="auto"/>
                                <w:right w:val="none" w:sz="0" w:space="0" w:color="auto"/>
                              </w:divBdr>
                              <w:divsChild>
                                <w:div w:id="1675105060">
                                  <w:marLeft w:val="0"/>
                                  <w:marRight w:val="0"/>
                                  <w:marTop w:val="0"/>
                                  <w:marBottom w:val="0"/>
                                  <w:divBdr>
                                    <w:top w:val="none" w:sz="0" w:space="0" w:color="auto"/>
                                    <w:left w:val="none" w:sz="0" w:space="0" w:color="auto"/>
                                    <w:bottom w:val="none" w:sz="0" w:space="0" w:color="auto"/>
                                    <w:right w:val="none" w:sz="0" w:space="0" w:color="auto"/>
                                  </w:divBdr>
                                </w:div>
                                <w:div w:id="1751930788">
                                  <w:marLeft w:val="0"/>
                                  <w:marRight w:val="0"/>
                                  <w:marTop w:val="0"/>
                                  <w:marBottom w:val="0"/>
                                  <w:divBdr>
                                    <w:top w:val="none" w:sz="0" w:space="0" w:color="auto"/>
                                    <w:left w:val="none" w:sz="0" w:space="0" w:color="auto"/>
                                    <w:bottom w:val="none" w:sz="0" w:space="0" w:color="auto"/>
                                    <w:right w:val="none" w:sz="0" w:space="0" w:color="auto"/>
                                  </w:divBdr>
                                </w:div>
                                <w:div w:id="1597592253">
                                  <w:marLeft w:val="0"/>
                                  <w:marRight w:val="0"/>
                                  <w:marTop w:val="0"/>
                                  <w:marBottom w:val="0"/>
                                  <w:divBdr>
                                    <w:top w:val="none" w:sz="0" w:space="0" w:color="auto"/>
                                    <w:left w:val="none" w:sz="0" w:space="0" w:color="auto"/>
                                    <w:bottom w:val="none" w:sz="0" w:space="0" w:color="auto"/>
                                    <w:right w:val="none" w:sz="0" w:space="0" w:color="auto"/>
                                  </w:divBdr>
                                </w:div>
                                <w:div w:id="1286690350">
                                  <w:marLeft w:val="0"/>
                                  <w:marRight w:val="0"/>
                                  <w:marTop w:val="0"/>
                                  <w:marBottom w:val="0"/>
                                  <w:divBdr>
                                    <w:top w:val="none" w:sz="0" w:space="0" w:color="auto"/>
                                    <w:left w:val="none" w:sz="0" w:space="0" w:color="auto"/>
                                    <w:bottom w:val="none" w:sz="0" w:space="0" w:color="auto"/>
                                    <w:right w:val="none" w:sz="0" w:space="0" w:color="auto"/>
                                  </w:divBdr>
                                </w:div>
                                <w:div w:id="1068307741">
                                  <w:marLeft w:val="0"/>
                                  <w:marRight w:val="0"/>
                                  <w:marTop w:val="0"/>
                                  <w:marBottom w:val="0"/>
                                  <w:divBdr>
                                    <w:top w:val="none" w:sz="0" w:space="0" w:color="auto"/>
                                    <w:left w:val="none" w:sz="0" w:space="0" w:color="auto"/>
                                    <w:bottom w:val="none" w:sz="0" w:space="0" w:color="auto"/>
                                    <w:right w:val="none" w:sz="0" w:space="0" w:color="auto"/>
                                  </w:divBdr>
                                </w:div>
                                <w:div w:id="88545355">
                                  <w:marLeft w:val="0"/>
                                  <w:marRight w:val="0"/>
                                  <w:marTop w:val="0"/>
                                  <w:marBottom w:val="0"/>
                                  <w:divBdr>
                                    <w:top w:val="none" w:sz="0" w:space="0" w:color="auto"/>
                                    <w:left w:val="none" w:sz="0" w:space="0" w:color="auto"/>
                                    <w:bottom w:val="none" w:sz="0" w:space="0" w:color="auto"/>
                                    <w:right w:val="none" w:sz="0" w:space="0" w:color="auto"/>
                                  </w:divBdr>
                                </w:div>
                                <w:div w:id="134026766">
                                  <w:marLeft w:val="0"/>
                                  <w:marRight w:val="0"/>
                                  <w:marTop w:val="0"/>
                                  <w:marBottom w:val="0"/>
                                  <w:divBdr>
                                    <w:top w:val="none" w:sz="0" w:space="0" w:color="auto"/>
                                    <w:left w:val="none" w:sz="0" w:space="0" w:color="auto"/>
                                    <w:bottom w:val="none" w:sz="0" w:space="0" w:color="auto"/>
                                    <w:right w:val="none" w:sz="0" w:space="0" w:color="auto"/>
                                  </w:divBdr>
                                </w:div>
                                <w:div w:id="619609139">
                                  <w:marLeft w:val="0"/>
                                  <w:marRight w:val="0"/>
                                  <w:marTop w:val="0"/>
                                  <w:marBottom w:val="0"/>
                                  <w:divBdr>
                                    <w:top w:val="none" w:sz="0" w:space="0" w:color="auto"/>
                                    <w:left w:val="none" w:sz="0" w:space="0" w:color="auto"/>
                                    <w:bottom w:val="none" w:sz="0" w:space="0" w:color="auto"/>
                                    <w:right w:val="none" w:sz="0" w:space="0" w:color="auto"/>
                                  </w:divBdr>
                                </w:div>
                                <w:div w:id="16009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9392">
              <w:marLeft w:val="0"/>
              <w:marRight w:val="0"/>
              <w:marTop w:val="0"/>
              <w:marBottom w:val="0"/>
              <w:divBdr>
                <w:top w:val="none" w:sz="0" w:space="0" w:color="auto"/>
                <w:left w:val="none" w:sz="0" w:space="0" w:color="auto"/>
                <w:bottom w:val="none" w:sz="0" w:space="0" w:color="auto"/>
                <w:right w:val="none" w:sz="0" w:space="0" w:color="auto"/>
              </w:divBdr>
            </w:div>
            <w:div w:id="1060710149">
              <w:marLeft w:val="0"/>
              <w:marRight w:val="0"/>
              <w:marTop w:val="0"/>
              <w:marBottom w:val="0"/>
              <w:divBdr>
                <w:top w:val="none" w:sz="0" w:space="0" w:color="auto"/>
                <w:left w:val="none" w:sz="0" w:space="0" w:color="auto"/>
                <w:bottom w:val="none" w:sz="0" w:space="0" w:color="auto"/>
                <w:right w:val="none" w:sz="0" w:space="0" w:color="auto"/>
              </w:divBdr>
              <w:divsChild>
                <w:div w:id="527454058">
                  <w:marLeft w:val="0"/>
                  <w:marRight w:val="0"/>
                  <w:marTop w:val="0"/>
                  <w:marBottom w:val="0"/>
                  <w:divBdr>
                    <w:top w:val="none" w:sz="0" w:space="0" w:color="auto"/>
                    <w:left w:val="none" w:sz="0" w:space="0" w:color="auto"/>
                    <w:bottom w:val="none" w:sz="0" w:space="0" w:color="auto"/>
                    <w:right w:val="none" w:sz="0" w:space="0" w:color="auto"/>
                  </w:divBdr>
                  <w:divsChild>
                    <w:div w:id="511729011">
                      <w:marLeft w:val="0"/>
                      <w:marRight w:val="0"/>
                      <w:marTop w:val="0"/>
                      <w:marBottom w:val="0"/>
                      <w:divBdr>
                        <w:top w:val="none" w:sz="0" w:space="0" w:color="auto"/>
                        <w:left w:val="none" w:sz="0" w:space="0" w:color="auto"/>
                        <w:bottom w:val="none" w:sz="0" w:space="0" w:color="auto"/>
                        <w:right w:val="none" w:sz="0" w:space="0" w:color="auto"/>
                      </w:divBdr>
                      <w:divsChild>
                        <w:div w:id="957679764">
                          <w:marLeft w:val="0"/>
                          <w:marRight w:val="0"/>
                          <w:marTop w:val="0"/>
                          <w:marBottom w:val="0"/>
                          <w:divBdr>
                            <w:top w:val="none" w:sz="0" w:space="0" w:color="auto"/>
                            <w:left w:val="none" w:sz="0" w:space="0" w:color="auto"/>
                            <w:bottom w:val="none" w:sz="0" w:space="0" w:color="auto"/>
                            <w:right w:val="none" w:sz="0" w:space="0" w:color="auto"/>
                          </w:divBdr>
                          <w:divsChild>
                            <w:div w:id="1291205367">
                              <w:marLeft w:val="0"/>
                              <w:marRight w:val="0"/>
                              <w:marTop w:val="0"/>
                              <w:marBottom w:val="0"/>
                              <w:divBdr>
                                <w:top w:val="none" w:sz="0" w:space="0" w:color="auto"/>
                                <w:left w:val="none" w:sz="0" w:space="0" w:color="auto"/>
                                <w:bottom w:val="none" w:sz="0" w:space="0" w:color="auto"/>
                                <w:right w:val="none" w:sz="0" w:space="0" w:color="auto"/>
                              </w:divBdr>
                              <w:divsChild>
                                <w:div w:id="906189246">
                                  <w:marLeft w:val="0"/>
                                  <w:marRight w:val="0"/>
                                  <w:marTop w:val="0"/>
                                  <w:marBottom w:val="0"/>
                                  <w:divBdr>
                                    <w:top w:val="none" w:sz="0" w:space="0" w:color="auto"/>
                                    <w:left w:val="none" w:sz="0" w:space="0" w:color="auto"/>
                                    <w:bottom w:val="none" w:sz="0" w:space="0" w:color="auto"/>
                                    <w:right w:val="none" w:sz="0" w:space="0" w:color="auto"/>
                                  </w:divBdr>
                                </w:div>
                                <w:div w:id="2002267984">
                                  <w:marLeft w:val="0"/>
                                  <w:marRight w:val="0"/>
                                  <w:marTop w:val="0"/>
                                  <w:marBottom w:val="0"/>
                                  <w:divBdr>
                                    <w:top w:val="none" w:sz="0" w:space="0" w:color="auto"/>
                                    <w:left w:val="none" w:sz="0" w:space="0" w:color="auto"/>
                                    <w:bottom w:val="none" w:sz="0" w:space="0" w:color="auto"/>
                                    <w:right w:val="none" w:sz="0" w:space="0" w:color="auto"/>
                                  </w:divBdr>
                                </w:div>
                                <w:div w:id="8482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746467">
              <w:marLeft w:val="0"/>
              <w:marRight w:val="0"/>
              <w:marTop w:val="0"/>
              <w:marBottom w:val="0"/>
              <w:divBdr>
                <w:top w:val="none" w:sz="0" w:space="0" w:color="auto"/>
                <w:left w:val="none" w:sz="0" w:space="0" w:color="auto"/>
                <w:bottom w:val="none" w:sz="0" w:space="0" w:color="auto"/>
                <w:right w:val="none" w:sz="0" w:space="0" w:color="auto"/>
              </w:divBdr>
              <w:divsChild>
                <w:div w:id="455291177">
                  <w:marLeft w:val="0"/>
                  <w:marRight w:val="0"/>
                  <w:marTop w:val="0"/>
                  <w:marBottom w:val="0"/>
                  <w:divBdr>
                    <w:top w:val="none" w:sz="0" w:space="0" w:color="auto"/>
                    <w:left w:val="none" w:sz="0" w:space="0" w:color="auto"/>
                    <w:bottom w:val="none" w:sz="0" w:space="0" w:color="auto"/>
                    <w:right w:val="none" w:sz="0" w:space="0" w:color="auto"/>
                  </w:divBdr>
                  <w:divsChild>
                    <w:div w:id="466825607">
                      <w:marLeft w:val="0"/>
                      <w:marRight w:val="0"/>
                      <w:marTop w:val="0"/>
                      <w:marBottom w:val="0"/>
                      <w:divBdr>
                        <w:top w:val="none" w:sz="0" w:space="0" w:color="auto"/>
                        <w:left w:val="none" w:sz="0" w:space="0" w:color="auto"/>
                        <w:bottom w:val="none" w:sz="0" w:space="0" w:color="auto"/>
                        <w:right w:val="none" w:sz="0" w:space="0" w:color="auto"/>
                      </w:divBdr>
                      <w:divsChild>
                        <w:div w:id="369689504">
                          <w:marLeft w:val="0"/>
                          <w:marRight w:val="0"/>
                          <w:marTop w:val="0"/>
                          <w:marBottom w:val="0"/>
                          <w:divBdr>
                            <w:top w:val="none" w:sz="0" w:space="0" w:color="auto"/>
                            <w:left w:val="none" w:sz="0" w:space="0" w:color="auto"/>
                            <w:bottom w:val="none" w:sz="0" w:space="0" w:color="auto"/>
                            <w:right w:val="none" w:sz="0" w:space="0" w:color="auto"/>
                          </w:divBdr>
                          <w:divsChild>
                            <w:div w:id="1541866734">
                              <w:marLeft w:val="0"/>
                              <w:marRight w:val="0"/>
                              <w:marTop w:val="0"/>
                              <w:marBottom w:val="0"/>
                              <w:divBdr>
                                <w:top w:val="none" w:sz="0" w:space="0" w:color="auto"/>
                                <w:left w:val="none" w:sz="0" w:space="0" w:color="auto"/>
                                <w:bottom w:val="none" w:sz="0" w:space="0" w:color="auto"/>
                                <w:right w:val="none" w:sz="0" w:space="0" w:color="auto"/>
                              </w:divBdr>
                              <w:divsChild>
                                <w:div w:id="54907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8183836">
              <w:marLeft w:val="0"/>
              <w:marRight w:val="0"/>
              <w:marTop w:val="0"/>
              <w:marBottom w:val="0"/>
              <w:divBdr>
                <w:top w:val="none" w:sz="0" w:space="0" w:color="auto"/>
                <w:left w:val="none" w:sz="0" w:space="0" w:color="auto"/>
                <w:bottom w:val="none" w:sz="0" w:space="0" w:color="auto"/>
                <w:right w:val="none" w:sz="0" w:space="0" w:color="auto"/>
              </w:divBdr>
              <w:divsChild>
                <w:div w:id="1574706146">
                  <w:marLeft w:val="0"/>
                  <w:marRight w:val="0"/>
                  <w:marTop w:val="0"/>
                  <w:marBottom w:val="0"/>
                  <w:divBdr>
                    <w:top w:val="none" w:sz="0" w:space="0" w:color="auto"/>
                    <w:left w:val="none" w:sz="0" w:space="0" w:color="auto"/>
                    <w:bottom w:val="none" w:sz="0" w:space="0" w:color="auto"/>
                    <w:right w:val="none" w:sz="0" w:space="0" w:color="auto"/>
                  </w:divBdr>
                  <w:divsChild>
                    <w:div w:id="774136257">
                      <w:marLeft w:val="0"/>
                      <w:marRight w:val="0"/>
                      <w:marTop w:val="0"/>
                      <w:marBottom w:val="0"/>
                      <w:divBdr>
                        <w:top w:val="none" w:sz="0" w:space="0" w:color="auto"/>
                        <w:left w:val="none" w:sz="0" w:space="0" w:color="auto"/>
                        <w:bottom w:val="none" w:sz="0" w:space="0" w:color="auto"/>
                        <w:right w:val="none" w:sz="0" w:space="0" w:color="auto"/>
                      </w:divBdr>
                      <w:divsChild>
                        <w:div w:id="1369715807">
                          <w:marLeft w:val="0"/>
                          <w:marRight w:val="0"/>
                          <w:marTop w:val="0"/>
                          <w:marBottom w:val="0"/>
                          <w:divBdr>
                            <w:top w:val="none" w:sz="0" w:space="0" w:color="auto"/>
                            <w:left w:val="none" w:sz="0" w:space="0" w:color="auto"/>
                            <w:bottom w:val="none" w:sz="0" w:space="0" w:color="auto"/>
                            <w:right w:val="none" w:sz="0" w:space="0" w:color="auto"/>
                          </w:divBdr>
                          <w:divsChild>
                            <w:div w:id="820585223">
                              <w:marLeft w:val="0"/>
                              <w:marRight w:val="0"/>
                              <w:marTop w:val="0"/>
                              <w:marBottom w:val="0"/>
                              <w:divBdr>
                                <w:top w:val="none" w:sz="0" w:space="0" w:color="auto"/>
                                <w:left w:val="none" w:sz="0" w:space="0" w:color="auto"/>
                                <w:bottom w:val="none" w:sz="0" w:space="0" w:color="auto"/>
                                <w:right w:val="none" w:sz="0" w:space="0" w:color="auto"/>
                              </w:divBdr>
                              <w:divsChild>
                                <w:div w:id="6883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630265">
              <w:marLeft w:val="0"/>
              <w:marRight w:val="0"/>
              <w:marTop w:val="0"/>
              <w:marBottom w:val="0"/>
              <w:divBdr>
                <w:top w:val="none" w:sz="0" w:space="0" w:color="auto"/>
                <w:left w:val="none" w:sz="0" w:space="0" w:color="auto"/>
                <w:bottom w:val="none" w:sz="0" w:space="0" w:color="auto"/>
                <w:right w:val="none" w:sz="0" w:space="0" w:color="auto"/>
              </w:divBdr>
              <w:divsChild>
                <w:div w:id="1276642121">
                  <w:marLeft w:val="0"/>
                  <w:marRight w:val="0"/>
                  <w:marTop w:val="0"/>
                  <w:marBottom w:val="0"/>
                  <w:divBdr>
                    <w:top w:val="none" w:sz="0" w:space="0" w:color="auto"/>
                    <w:left w:val="none" w:sz="0" w:space="0" w:color="auto"/>
                    <w:bottom w:val="none" w:sz="0" w:space="0" w:color="auto"/>
                    <w:right w:val="none" w:sz="0" w:space="0" w:color="auto"/>
                  </w:divBdr>
                  <w:divsChild>
                    <w:div w:id="382097062">
                      <w:marLeft w:val="0"/>
                      <w:marRight w:val="0"/>
                      <w:marTop w:val="0"/>
                      <w:marBottom w:val="0"/>
                      <w:divBdr>
                        <w:top w:val="none" w:sz="0" w:space="0" w:color="auto"/>
                        <w:left w:val="none" w:sz="0" w:space="0" w:color="auto"/>
                        <w:bottom w:val="none" w:sz="0" w:space="0" w:color="auto"/>
                        <w:right w:val="none" w:sz="0" w:space="0" w:color="auto"/>
                      </w:divBdr>
                      <w:divsChild>
                        <w:div w:id="1407650460">
                          <w:marLeft w:val="0"/>
                          <w:marRight w:val="0"/>
                          <w:marTop w:val="0"/>
                          <w:marBottom w:val="0"/>
                          <w:divBdr>
                            <w:top w:val="none" w:sz="0" w:space="0" w:color="auto"/>
                            <w:left w:val="none" w:sz="0" w:space="0" w:color="auto"/>
                            <w:bottom w:val="none" w:sz="0" w:space="0" w:color="auto"/>
                            <w:right w:val="none" w:sz="0" w:space="0" w:color="auto"/>
                          </w:divBdr>
                          <w:divsChild>
                            <w:div w:id="712077862">
                              <w:marLeft w:val="0"/>
                              <w:marRight w:val="0"/>
                              <w:marTop w:val="0"/>
                              <w:marBottom w:val="0"/>
                              <w:divBdr>
                                <w:top w:val="none" w:sz="0" w:space="0" w:color="auto"/>
                                <w:left w:val="none" w:sz="0" w:space="0" w:color="auto"/>
                                <w:bottom w:val="none" w:sz="0" w:space="0" w:color="auto"/>
                                <w:right w:val="none" w:sz="0" w:space="0" w:color="auto"/>
                              </w:divBdr>
                              <w:divsChild>
                                <w:div w:id="125130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924506">
              <w:marLeft w:val="0"/>
              <w:marRight w:val="0"/>
              <w:marTop w:val="0"/>
              <w:marBottom w:val="0"/>
              <w:divBdr>
                <w:top w:val="none" w:sz="0" w:space="0" w:color="auto"/>
                <w:left w:val="none" w:sz="0" w:space="0" w:color="auto"/>
                <w:bottom w:val="none" w:sz="0" w:space="0" w:color="auto"/>
                <w:right w:val="none" w:sz="0" w:space="0" w:color="auto"/>
              </w:divBdr>
              <w:divsChild>
                <w:div w:id="640889494">
                  <w:marLeft w:val="0"/>
                  <w:marRight w:val="0"/>
                  <w:marTop w:val="0"/>
                  <w:marBottom w:val="0"/>
                  <w:divBdr>
                    <w:top w:val="none" w:sz="0" w:space="0" w:color="auto"/>
                    <w:left w:val="none" w:sz="0" w:space="0" w:color="auto"/>
                    <w:bottom w:val="none" w:sz="0" w:space="0" w:color="auto"/>
                    <w:right w:val="none" w:sz="0" w:space="0" w:color="auto"/>
                  </w:divBdr>
                  <w:divsChild>
                    <w:div w:id="1956793313">
                      <w:marLeft w:val="0"/>
                      <w:marRight w:val="0"/>
                      <w:marTop w:val="0"/>
                      <w:marBottom w:val="0"/>
                      <w:divBdr>
                        <w:top w:val="none" w:sz="0" w:space="0" w:color="auto"/>
                        <w:left w:val="none" w:sz="0" w:space="0" w:color="auto"/>
                        <w:bottom w:val="none" w:sz="0" w:space="0" w:color="auto"/>
                        <w:right w:val="none" w:sz="0" w:space="0" w:color="auto"/>
                      </w:divBdr>
                      <w:divsChild>
                        <w:div w:id="1306005985">
                          <w:marLeft w:val="0"/>
                          <w:marRight w:val="0"/>
                          <w:marTop w:val="0"/>
                          <w:marBottom w:val="0"/>
                          <w:divBdr>
                            <w:top w:val="none" w:sz="0" w:space="0" w:color="auto"/>
                            <w:left w:val="none" w:sz="0" w:space="0" w:color="auto"/>
                            <w:bottom w:val="none" w:sz="0" w:space="0" w:color="auto"/>
                            <w:right w:val="none" w:sz="0" w:space="0" w:color="auto"/>
                          </w:divBdr>
                          <w:divsChild>
                            <w:div w:id="753169695">
                              <w:marLeft w:val="0"/>
                              <w:marRight w:val="0"/>
                              <w:marTop w:val="0"/>
                              <w:marBottom w:val="0"/>
                              <w:divBdr>
                                <w:top w:val="none" w:sz="0" w:space="0" w:color="auto"/>
                                <w:left w:val="none" w:sz="0" w:space="0" w:color="auto"/>
                                <w:bottom w:val="none" w:sz="0" w:space="0" w:color="auto"/>
                                <w:right w:val="none" w:sz="0" w:space="0" w:color="auto"/>
                              </w:divBdr>
                              <w:divsChild>
                                <w:div w:id="105685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602887">
              <w:marLeft w:val="0"/>
              <w:marRight w:val="0"/>
              <w:marTop w:val="0"/>
              <w:marBottom w:val="0"/>
              <w:divBdr>
                <w:top w:val="none" w:sz="0" w:space="0" w:color="auto"/>
                <w:left w:val="none" w:sz="0" w:space="0" w:color="auto"/>
                <w:bottom w:val="none" w:sz="0" w:space="0" w:color="auto"/>
                <w:right w:val="none" w:sz="0" w:space="0" w:color="auto"/>
              </w:divBdr>
            </w:div>
            <w:div w:id="7098826">
              <w:marLeft w:val="0"/>
              <w:marRight w:val="0"/>
              <w:marTop w:val="0"/>
              <w:marBottom w:val="0"/>
              <w:divBdr>
                <w:top w:val="none" w:sz="0" w:space="0" w:color="auto"/>
                <w:left w:val="none" w:sz="0" w:space="0" w:color="auto"/>
                <w:bottom w:val="none" w:sz="0" w:space="0" w:color="auto"/>
                <w:right w:val="none" w:sz="0" w:space="0" w:color="auto"/>
              </w:divBdr>
              <w:divsChild>
                <w:div w:id="770052090">
                  <w:marLeft w:val="0"/>
                  <w:marRight w:val="0"/>
                  <w:marTop w:val="0"/>
                  <w:marBottom w:val="0"/>
                  <w:divBdr>
                    <w:top w:val="none" w:sz="0" w:space="0" w:color="auto"/>
                    <w:left w:val="none" w:sz="0" w:space="0" w:color="auto"/>
                    <w:bottom w:val="none" w:sz="0" w:space="0" w:color="auto"/>
                    <w:right w:val="none" w:sz="0" w:space="0" w:color="auto"/>
                  </w:divBdr>
                  <w:divsChild>
                    <w:div w:id="652102242">
                      <w:marLeft w:val="0"/>
                      <w:marRight w:val="0"/>
                      <w:marTop w:val="0"/>
                      <w:marBottom w:val="0"/>
                      <w:divBdr>
                        <w:top w:val="none" w:sz="0" w:space="0" w:color="auto"/>
                        <w:left w:val="none" w:sz="0" w:space="0" w:color="auto"/>
                        <w:bottom w:val="none" w:sz="0" w:space="0" w:color="auto"/>
                        <w:right w:val="none" w:sz="0" w:space="0" w:color="auto"/>
                      </w:divBdr>
                      <w:divsChild>
                        <w:div w:id="2116435923">
                          <w:marLeft w:val="0"/>
                          <w:marRight w:val="0"/>
                          <w:marTop w:val="0"/>
                          <w:marBottom w:val="0"/>
                          <w:divBdr>
                            <w:top w:val="none" w:sz="0" w:space="0" w:color="auto"/>
                            <w:left w:val="none" w:sz="0" w:space="0" w:color="auto"/>
                            <w:bottom w:val="none" w:sz="0" w:space="0" w:color="auto"/>
                            <w:right w:val="none" w:sz="0" w:space="0" w:color="auto"/>
                          </w:divBdr>
                          <w:divsChild>
                            <w:div w:id="1270774179">
                              <w:marLeft w:val="0"/>
                              <w:marRight w:val="0"/>
                              <w:marTop w:val="0"/>
                              <w:marBottom w:val="0"/>
                              <w:divBdr>
                                <w:top w:val="none" w:sz="0" w:space="0" w:color="auto"/>
                                <w:left w:val="none" w:sz="0" w:space="0" w:color="auto"/>
                                <w:bottom w:val="none" w:sz="0" w:space="0" w:color="auto"/>
                                <w:right w:val="none" w:sz="0" w:space="0" w:color="auto"/>
                              </w:divBdr>
                              <w:divsChild>
                                <w:div w:id="445662330">
                                  <w:marLeft w:val="0"/>
                                  <w:marRight w:val="0"/>
                                  <w:marTop w:val="0"/>
                                  <w:marBottom w:val="0"/>
                                  <w:divBdr>
                                    <w:top w:val="none" w:sz="0" w:space="0" w:color="auto"/>
                                    <w:left w:val="none" w:sz="0" w:space="0" w:color="auto"/>
                                    <w:bottom w:val="none" w:sz="0" w:space="0" w:color="auto"/>
                                    <w:right w:val="none" w:sz="0" w:space="0" w:color="auto"/>
                                  </w:divBdr>
                                </w:div>
                                <w:div w:id="475951605">
                                  <w:marLeft w:val="0"/>
                                  <w:marRight w:val="0"/>
                                  <w:marTop w:val="0"/>
                                  <w:marBottom w:val="0"/>
                                  <w:divBdr>
                                    <w:top w:val="none" w:sz="0" w:space="0" w:color="auto"/>
                                    <w:left w:val="none" w:sz="0" w:space="0" w:color="auto"/>
                                    <w:bottom w:val="none" w:sz="0" w:space="0" w:color="auto"/>
                                    <w:right w:val="none" w:sz="0" w:space="0" w:color="auto"/>
                                  </w:divBdr>
                                </w:div>
                                <w:div w:id="18398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383080">
              <w:marLeft w:val="0"/>
              <w:marRight w:val="0"/>
              <w:marTop w:val="0"/>
              <w:marBottom w:val="0"/>
              <w:divBdr>
                <w:top w:val="none" w:sz="0" w:space="0" w:color="auto"/>
                <w:left w:val="none" w:sz="0" w:space="0" w:color="auto"/>
                <w:bottom w:val="none" w:sz="0" w:space="0" w:color="auto"/>
                <w:right w:val="none" w:sz="0" w:space="0" w:color="auto"/>
              </w:divBdr>
              <w:divsChild>
                <w:div w:id="1033504263">
                  <w:marLeft w:val="0"/>
                  <w:marRight w:val="0"/>
                  <w:marTop w:val="0"/>
                  <w:marBottom w:val="0"/>
                  <w:divBdr>
                    <w:top w:val="none" w:sz="0" w:space="0" w:color="auto"/>
                    <w:left w:val="none" w:sz="0" w:space="0" w:color="auto"/>
                    <w:bottom w:val="none" w:sz="0" w:space="0" w:color="auto"/>
                    <w:right w:val="none" w:sz="0" w:space="0" w:color="auto"/>
                  </w:divBdr>
                  <w:divsChild>
                    <w:div w:id="256990313">
                      <w:marLeft w:val="0"/>
                      <w:marRight w:val="0"/>
                      <w:marTop w:val="0"/>
                      <w:marBottom w:val="0"/>
                      <w:divBdr>
                        <w:top w:val="none" w:sz="0" w:space="0" w:color="auto"/>
                        <w:left w:val="none" w:sz="0" w:space="0" w:color="auto"/>
                        <w:bottom w:val="none" w:sz="0" w:space="0" w:color="auto"/>
                        <w:right w:val="none" w:sz="0" w:space="0" w:color="auto"/>
                      </w:divBdr>
                      <w:divsChild>
                        <w:div w:id="1731998217">
                          <w:marLeft w:val="0"/>
                          <w:marRight w:val="0"/>
                          <w:marTop w:val="0"/>
                          <w:marBottom w:val="0"/>
                          <w:divBdr>
                            <w:top w:val="none" w:sz="0" w:space="0" w:color="auto"/>
                            <w:left w:val="none" w:sz="0" w:space="0" w:color="auto"/>
                            <w:bottom w:val="none" w:sz="0" w:space="0" w:color="auto"/>
                            <w:right w:val="none" w:sz="0" w:space="0" w:color="auto"/>
                          </w:divBdr>
                          <w:divsChild>
                            <w:div w:id="655646162">
                              <w:marLeft w:val="0"/>
                              <w:marRight w:val="0"/>
                              <w:marTop w:val="0"/>
                              <w:marBottom w:val="0"/>
                              <w:divBdr>
                                <w:top w:val="none" w:sz="0" w:space="0" w:color="auto"/>
                                <w:left w:val="none" w:sz="0" w:space="0" w:color="auto"/>
                                <w:bottom w:val="none" w:sz="0" w:space="0" w:color="auto"/>
                                <w:right w:val="none" w:sz="0" w:space="0" w:color="auto"/>
                              </w:divBdr>
                              <w:divsChild>
                                <w:div w:id="157832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2152400">
              <w:marLeft w:val="0"/>
              <w:marRight w:val="0"/>
              <w:marTop w:val="0"/>
              <w:marBottom w:val="0"/>
              <w:divBdr>
                <w:top w:val="none" w:sz="0" w:space="0" w:color="auto"/>
                <w:left w:val="none" w:sz="0" w:space="0" w:color="auto"/>
                <w:bottom w:val="none" w:sz="0" w:space="0" w:color="auto"/>
                <w:right w:val="none" w:sz="0" w:space="0" w:color="auto"/>
              </w:divBdr>
              <w:divsChild>
                <w:div w:id="586812077">
                  <w:marLeft w:val="0"/>
                  <w:marRight w:val="0"/>
                  <w:marTop w:val="0"/>
                  <w:marBottom w:val="0"/>
                  <w:divBdr>
                    <w:top w:val="none" w:sz="0" w:space="0" w:color="auto"/>
                    <w:left w:val="none" w:sz="0" w:space="0" w:color="auto"/>
                    <w:bottom w:val="none" w:sz="0" w:space="0" w:color="auto"/>
                    <w:right w:val="none" w:sz="0" w:space="0" w:color="auto"/>
                  </w:divBdr>
                  <w:divsChild>
                    <w:div w:id="1012688911">
                      <w:marLeft w:val="0"/>
                      <w:marRight w:val="0"/>
                      <w:marTop w:val="0"/>
                      <w:marBottom w:val="0"/>
                      <w:divBdr>
                        <w:top w:val="none" w:sz="0" w:space="0" w:color="auto"/>
                        <w:left w:val="none" w:sz="0" w:space="0" w:color="auto"/>
                        <w:bottom w:val="none" w:sz="0" w:space="0" w:color="auto"/>
                        <w:right w:val="none" w:sz="0" w:space="0" w:color="auto"/>
                      </w:divBdr>
                      <w:divsChild>
                        <w:div w:id="2091271188">
                          <w:marLeft w:val="0"/>
                          <w:marRight w:val="0"/>
                          <w:marTop w:val="0"/>
                          <w:marBottom w:val="0"/>
                          <w:divBdr>
                            <w:top w:val="none" w:sz="0" w:space="0" w:color="auto"/>
                            <w:left w:val="none" w:sz="0" w:space="0" w:color="auto"/>
                            <w:bottom w:val="none" w:sz="0" w:space="0" w:color="auto"/>
                            <w:right w:val="none" w:sz="0" w:space="0" w:color="auto"/>
                          </w:divBdr>
                          <w:divsChild>
                            <w:div w:id="1942684652">
                              <w:marLeft w:val="0"/>
                              <w:marRight w:val="0"/>
                              <w:marTop w:val="0"/>
                              <w:marBottom w:val="0"/>
                              <w:divBdr>
                                <w:top w:val="none" w:sz="0" w:space="0" w:color="auto"/>
                                <w:left w:val="none" w:sz="0" w:space="0" w:color="auto"/>
                                <w:bottom w:val="none" w:sz="0" w:space="0" w:color="auto"/>
                                <w:right w:val="none" w:sz="0" w:space="0" w:color="auto"/>
                              </w:divBdr>
                              <w:divsChild>
                                <w:div w:id="87546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8348484">
              <w:marLeft w:val="0"/>
              <w:marRight w:val="0"/>
              <w:marTop w:val="0"/>
              <w:marBottom w:val="0"/>
              <w:divBdr>
                <w:top w:val="none" w:sz="0" w:space="0" w:color="auto"/>
                <w:left w:val="none" w:sz="0" w:space="0" w:color="auto"/>
                <w:bottom w:val="none" w:sz="0" w:space="0" w:color="auto"/>
                <w:right w:val="none" w:sz="0" w:space="0" w:color="auto"/>
              </w:divBdr>
            </w:div>
            <w:div w:id="1165977317">
              <w:marLeft w:val="0"/>
              <w:marRight w:val="0"/>
              <w:marTop w:val="0"/>
              <w:marBottom w:val="0"/>
              <w:divBdr>
                <w:top w:val="none" w:sz="0" w:space="0" w:color="auto"/>
                <w:left w:val="none" w:sz="0" w:space="0" w:color="auto"/>
                <w:bottom w:val="none" w:sz="0" w:space="0" w:color="auto"/>
                <w:right w:val="none" w:sz="0" w:space="0" w:color="auto"/>
              </w:divBdr>
              <w:divsChild>
                <w:div w:id="226888139">
                  <w:marLeft w:val="0"/>
                  <w:marRight w:val="0"/>
                  <w:marTop w:val="0"/>
                  <w:marBottom w:val="0"/>
                  <w:divBdr>
                    <w:top w:val="none" w:sz="0" w:space="0" w:color="auto"/>
                    <w:left w:val="none" w:sz="0" w:space="0" w:color="auto"/>
                    <w:bottom w:val="none" w:sz="0" w:space="0" w:color="auto"/>
                    <w:right w:val="none" w:sz="0" w:space="0" w:color="auto"/>
                  </w:divBdr>
                  <w:divsChild>
                    <w:div w:id="1424448475">
                      <w:marLeft w:val="0"/>
                      <w:marRight w:val="0"/>
                      <w:marTop w:val="0"/>
                      <w:marBottom w:val="0"/>
                      <w:divBdr>
                        <w:top w:val="none" w:sz="0" w:space="0" w:color="auto"/>
                        <w:left w:val="none" w:sz="0" w:space="0" w:color="auto"/>
                        <w:bottom w:val="none" w:sz="0" w:space="0" w:color="auto"/>
                        <w:right w:val="none" w:sz="0" w:space="0" w:color="auto"/>
                      </w:divBdr>
                      <w:divsChild>
                        <w:div w:id="1751806916">
                          <w:marLeft w:val="0"/>
                          <w:marRight w:val="0"/>
                          <w:marTop w:val="0"/>
                          <w:marBottom w:val="0"/>
                          <w:divBdr>
                            <w:top w:val="none" w:sz="0" w:space="0" w:color="auto"/>
                            <w:left w:val="none" w:sz="0" w:space="0" w:color="auto"/>
                            <w:bottom w:val="none" w:sz="0" w:space="0" w:color="auto"/>
                            <w:right w:val="none" w:sz="0" w:space="0" w:color="auto"/>
                          </w:divBdr>
                          <w:divsChild>
                            <w:div w:id="420878384">
                              <w:marLeft w:val="0"/>
                              <w:marRight w:val="0"/>
                              <w:marTop w:val="0"/>
                              <w:marBottom w:val="0"/>
                              <w:divBdr>
                                <w:top w:val="none" w:sz="0" w:space="0" w:color="auto"/>
                                <w:left w:val="none" w:sz="0" w:space="0" w:color="auto"/>
                                <w:bottom w:val="none" w:sz="0" w:space="0" w:color="auto"/>
                                <w:right w:val="none" w:sz="0" w:space="0" w:color="auto"/>
                              </w:divBdr>
                              <w:divsChild>
                                <w:div w:id="134835204">
                                  <w:marLeft w:val="0"/>
                                  <w:marRight w:val="0"/>
                                  <w:marTop w:val="0"/>
                                  <w:marBottom w:val="0"/>
                                  <w:divBdr>
                                    <w:top w:val="none" w:sz="0" w:space="0" w:color="auto"/>
                                    <w:left w:val="none" w:sz="0" w:space="0" w:color="auto"/>
                                    <w:bottom w:val="none" w:sz="0" w:space="0" w:color="auto"/>
                                    <w:right w:val="none" w:sz="0" w:space="0" w:color="auto"/>
                                  </w:divBdr>
                                </w:div>
                                <w:div w:id="87818766">
                                  <w:marLeft w:val="0"/>
                                  <w:marRight w:val="0"/>
                                  <w:marTop w:val="0"/>
                                  <w:marBottom w:val="0"/>
                                  <w:divBdr>
                                    <w:top w:val="none" w:sz="0" w:space="0" w:color="auto"/>
                                    <w:left w:val="none" w:sz="0" w:space="0" w:color="auto"/>
                                    <w:bottom w:val="none" w:sz="0" w:space="0" w:color="auto"/>
                                    <w:right w:val="none" w:sz="0" w:space="0" w:color="auto"/>
                                  </w:divBdr>
                                </w:div>
                                <w:div w:id="139227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822414">
              <w:marLeft w:val="0"/>
              <w:marRight w:val="0"/>
              <w:marTop w:val="0"/>
              <w:marBottom w:val="0"/>
              <w:divBdr>
                <w:top w:val="none" w:sz="0" w:space="0" w:color="auto"/>
                <w:left w:val="none" w:sz="0" w:space="0" w:color="auto"/>
                <w:bottom w:val="none" w:sz="0" w:space="0" w:color="auto"/>
                <w:right w:val="none" w:sz="0" w:space="0" w:color="auto"/>
              </w:divBdr>
              <w:divsChild>
                <w:div w:id="1569458831">
                  <w:marLeft w:val="0"/>
                  <w:marRight w:val="0"/>
                  <w:marTop w:val="0"/>
                  <w:marBottom w:val="0"/>
                  <w:divBdr>
                    <w:top w:val="none" w:sz="0" w:space="0" w:color="auto"/>
                    <w:left w:val="none" w:sz="0" w:space="0" w:color="auto"/>
                    <w:bottom w:val="none" w:sz="0" w:space="0" w:color="auto"/>
                    <w:right w:val="none" w:sz="0" w:space="0" w:color="auto"/>
                  </w:divBdr>
                  <w:divsChild>
                    <w:div w:id="909270825">
                      <w:marLeft w:val="0"/>
                      <w:marRight w:val="0"/>
                      <w:marTop w:val="0"/>
                      <w:marBottom w:val="0"/>
                      <w:divBdr>
                        <w:top w:val="none" w:sz="0" w:space="0" w:color="auto"/>
                        <w:left w:val="none" w:sz="0" w:space="0" w:color="auto"/>
                        <w:bottom w:val="none" w:sz="0" w:space="0" w:color="auto"/>
                        <w:right w:val="none" w:sz="0" w:space="0" w:color="auto"/>
                      </w:divBdr>
                      <w:divsChild>
                        <w:div w:id="2059695564">
                          <w:marLeft w:val="0"/>
                          <w:marRight w:val="0"/>
                          <w:marTop w:val="0"/>
                          <w:marBottom w:val="0"/>
                          <w:divBdr>
                            <w:top w:val="none" w:sz="0" w:space="0" w:color="auto"/>
                            <w:left w:val="none" w:sz="0" w:space="0" w:color="auto"/>
                            <w:bottom w:val="none" w:sz="0" w:space="0" w:color="auto"/>
                            <w:right w:val="none" w:sz="0" w:space="0" w:color="auto"/>
                          </w:divBdr>
                          <w:divsChild>
                            <w:div w:id="693847488">
                              <w:marLeft w:val="0"/>
                              <w:marRight w:val="0"/>
                              <w:marTop w:val="0"/>
                              <w:marBottom w:val="0"/>
                              <w:divBdr>
                                <w:top w:val="none" w:sz="0" w:space="0" w:color="auto"/>
                                <w:left w:val="none" w:sz="0" w:space="0" w:color="auto"/>
                                <w:bottom w:val="none" w:sz="0" w:space="0" w:color="auto"/>
                                <w:right w:val="none" w:sz="0" w:space="0" w:color="auto"/>
                              </w:divBdr>
                              <w:divsChild>
                                <w:div w:id="5593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118143">
              <w:marLeft w:val="0"/>
              <w:marRight w:val="0"/>
              <w:marTop w:val="0"/>
              <w:marBottom w:val="0"/>
              <w:divBdr>
                <w:top w:val="none" w:sz="0" w:space="0" w:color="auto"/>
                <w:left w:val="none" w:sz="0" w:space="0" w:color="auto"/>
                <w:bottom w:val="none" w:sz="0" w:space="0" w:color="auto"/>
                <w:right w:val="none" w:sz="0" w:space="0" w:color="auto"/>
              </w:divBdr>
              <w:divsChild>
                <w:div w:id="1216502677">
                  <w:marLeft w:val="0"/>
                  <w:marRight w:val="0"/>
                  <w:marTop w:val="0"/>
                  <w:marBottom w:val="0"/>
                  <w:divBdr>
                    <w:top w:val="none" w:sz="0" w:space="0" w:color="auto"/>
                    <w:left w:val="none" w:sz="0" w:space="0" w:color="auto"/>
                    <w:bottom w:val="none" w:sz="0" w:space="0" w:color="auto"/>
                    <w:right w:val="none" w:sz="0" w:space="0" w:color="auto"/>
                  </w:divBdr>
                  <w:divsChild>
                    <w:div w:id="727072754">
                      <w:marLeft w:val="0"/>
                      <w:marRight w:val="0"/>
                      <w:marTop w:val="0"/>
                      <w:marBottom w:val="0"/>
                      <w:divBdr>
                        <w:top w:val="none" w:sz="0" w:space="0" w:color="auto"/>
                        <w:left w:val="none" w:sz="0" w:space="0" w:color="auto"/>
                        <w:bottom w:val="none" w:sz="0" w:space="0" w:color="auto"/>
                        <w:right w:val="none" w:sz="0" w:space="0" w:color="auto"/>
                      </w:divBdr>
                      <w:divsChild>
                        <w:div w:id="482088385">
                          <w:marLeft w:val="0"/>
                          <w:marRight w:val="0"/>
                          <w:marTop w:val="0"/>
                          <w:marBottom w:val="0"/>
                          <w:divBdr>
                            <w:top w:val="none" w:sz="0" w:space="0" w:color="auto"/>
                            <w:left w:val="none" w:sz="0" w:space="0" w:color="auto"/>
                            <w:bottom w:val="none" w:sz="0" w:space="0" w:color="auto"/>
                            <w:right w:val="none" w:sz="0" w:space="0" w:color="auto"/>
                          </w:divBdr>
                          <w:divsChild>
                            <w:div w:id="1627392745">
                              <w:marLeft w:val="0"/>
                              <w:marRight w:val="0"/>
                              <w:marTop w:val="0"/>
                              <w:marBottom w:val="0"/>
                              <w:divBdr>
                                <w:top w:val="none" w:sz="0" w:space="0" w:color="auto"/>
                                <w:left w:val="none" w:sz="0" w:space="0" w:color="auto"/>
                                <w:bottom w:val="none" w:sz="0" w:space="0" w:color="auto"/>
                                <w:right w:val="none" w:sz="0" w:space="0" w:color="auto"/>
                              </w:divBdr>
                              <w:divsChild>
                                <w:div w:id="100802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838697">
              <w:marLeft w:val="0"/>
              <w:marRight w:val="0"/>
              <w:marTop w:val="0"/>
              <w:marBottom w:val="0"/>
              <w:divBdr>
                <w:top w:val="none" w:sz="0" w:space="0" w:color="auto"/>
                <w:left w:val="none" w:sz="0" w:space="0" w:color="auto"/>
                <w:bottom w:val="none" w:sz="0" w:space="0" w:color="auto"/>
                <w:right w:val="none" w:sz="0" w:space="0" w:color="auto"/>
              </w:divBdr>
              <w:divsChild>
                <w:div w:id="814614306">
                  <w:marLeft w:val="0"/>
                  <w:marRight w:val="0"/>
                  <w:marTop w:val="0"/>
                  <w:marBottom w:val="0"/>
                  <w:divBdr>
                    <w:top w:val="none" w:sz="0" w:space="0" w:color="auto"/>
                    <w:left w:val="none" w:sz="0" w:space="0" w:color="auto"/>
                    <w:bottom w:val="none" w:sz="0" w:space="0" w:color="auto"/>
                    <w:right w:val="none" w:sz="0" w:space="0" w:color="auto"/>
                  </w:divBdr>
                  <w:divsChild>
                    <w:div w:id="1981106222">
                      <w:marLeft w:val="0"/>
                      <w:marRight w:val="0"/>
                      <w:marTop w:val="0"/>
                      <w:marBottom w:val="0"/>
                      <w:divBdr>
                        <w:top w:val="none" w:sz="0" w:space="0" w:color="auto"/>
                        <w:left w:val="none" w:sz="0" w:space="0" w:color="auto"/>
                        <w:bottom w:val="none" w:sz="0" w:space="0" w:color="auto"/>
                        <w:right w:val="none" w:sz="0" w:space="0" w:color="auto"/>
                      </w:divBdr>
                      <w:divsChild>
                        <w:div w:id="1992176663">
                          <w:marLeft w:val="0"/>
                          <w:marRight w:val="0"/>
                          <w:marTop w:val="0"/>
                          <w:marBottom w:val="0"/>
                          <w:divBdr>
                            <w:top w:val="none" w:sz="0" w:space="0" w:color="auto"/>
                            <w:left w:val="none" w:sz="0" w:space="0" w:color="auto"/>
                            <w:bottom w:val="none" w:sz="0" w:space="0" w:color="auto"/>
                            <w:right w:val="none" w:sz="0" w:space="0" w:color="auto"/>
                          </w:divBdr>
                          <w:divsChild>
                            <w:div w:id="875460029">
                              <w:marLeft w:val="0"/>
                              <w:marRight w:val="0"/>
                              <w:marTop w:val="0"/>
                              <w:marBottom w:val="0"/>
                              <w:divBdr>
                                <w:top w:val="none" w:sz="0" w:space="0" w:color="auto"/>
                                <w:left w:val="none" w:sz="0" w:space="0" w:color="auto"/>
                                <w:bottom w:val="none" w:sz="0" w:space="0" w:color="auto"/>
                                <w:right w:val="none" w:sz="0" w:space="0" w:color="auto"/>
                              </w:divBdr>
                              <w:divsChild>
                                <w:div w:id="122371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822338">
              <w:marLeft w:val="0"/>
              <w:marRight w:val="0"/>
              <w:marTop w:val="0"/>
              <w:marBottom w:val="0"/>
              <w:divBdr>
                <w:top w:val="none" w:sz="0" w:space="0" w:color="auto"/>
                <w:left w:val="none" w:sz="0" w:space="0" w:color="auto"/>
                <w:bottom w:val="none" w:sz="0" w:space="0" w:color="auto"/>
                <w:right w:val="none" w:sz="0" w:space="0" w:color="auto"/>
              </w:divBdr>
              <w:divsChild>
                <w:div w:id="1008411707">
                  <w:marLeft w:val="0"/>
                  <w:marRight w:val="0"/>
                  <w:marTop w:val="0"/>
                  <w:marBottom w:val="0"/>
                  <w:divBdr>
                    <w:top w:val="none" w:sz="0" w:space="0" w:color="auto"/>
                    <w:left w:val="none" w:sz="0" w:space="0" w:color="auto"/>
                    <w:bottom w:val="none" w:sz="0" w:space="0" w:color="auto"/>
                    <w:right w:val="none" w:sz="0" w:space="0" w:color="auto"/>
                  </w:divBdr>
                  <w:divsChild>
                    <w:div w:id="1868908434">
                      <w:marLeft w:val="0"/>
                      <w:marRight w:val="0"/>
                      <w:marTop w:val="0"/>
                      <w:marBottom w:val="0"/>
                      <w:divBdr>
                        <w:top w:val="none" w:sz="0" w:space="0" w:color="auto"/>
                        <w:left w:val="none" w:sz="0" w:space="0" w:color="auto"/>
                        <w:bottom w:val="none" w:sz="0" w:space="0" w:color="auto"/>
                        <w:right w:val="none" w:sz="0" w:space="0" w:color="auto"/>
                      </w:divBdr>
                      <w:divsChild>
                        <w:div w:id="764151524">
                          <w:marLeft w:val="0"/>
                          <w:marRight w:val="0"/>
                          <w:marTop w:val="0"/>
                          <w:marBottom w:val="0"/>
                          <w:divBdr>
                            <w:top w:val="none" w:sz="0" w:space="0" w:color="auto"/>
                            <w:left w:val="none" w:sz="0" w:space="0" w:color="auto"/>
                            <w:bottom w:val="none" w:sz="0" w:space="0" w:color="auto"/>
                            <w:right w:val="none" w:sz="0" w:space="0" w:color="auto"/>
                          </w:divBdr>
                          <w:divsChild>
                            <w:div w:id="313409568">
                              <w:marLeft w:val="0"/>
                              <w:marRight w:val="0"/>
                              <w:marTop w:val="0"/>
                              <w:marBottom w:val="0"/>
                              <w:divBdr>
                                <w:top w:val="none" w:sz="0" w:space="0" w:color="auto"/>
                                <w:left w:val="none" w:sz="0" w:space="0" w:color="auto"/>
                                <w:bottom w:val="none" w:sz="0" w:space="0" w:color="auto"/>
                                <w:right w:val="none" w:sz="0" w:space="0" w:color="auto"/>
                              </w:divBdr>
                              <w:divsChild>
                                <w:div w:id="173474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6747204">
              <w:marLeft w:val="0"/>
              <w:marRight w:val="0"/>
              <w:marTop w:val="0"/>
              <w:marBottom w:val="0"/>
              <w:divBdr>
                <w:top w:val="none" w:sz="0" w:space="0" w:color="auto"/>
                <w:left w:val="none" w:sz="0" w:space="0" w:color="auto"/>
                <w:bottom w:val="none" w:sz="0" w:space="0" w:color="auto"/>
                <w:right w:val="none" w:sz="0" w:space="0" w:color="auto"/>
              </w:divBdr>
              <w:divsChild>
                <w:div w:id="1699424684">
                  <w:marLeft w:val="0"/>
                  <w:marRight w:val="0"/>
                  <w:marTop w:val="0"/>
                  <w:marBottom w:val="0"/>
                  <w:divBdr>
                    <w:top w:val="none" w:sz="0" w:space="0" w:color="auto"/>
                    <w:left w:val="none" w:sz="0" w:space="0" w:color="auto"/>
                    <w:bottom w:val="none" w:sz="0" w:space="0" w:color="auto"/>
                    <w:right w:val="none" w:sz="0" w:space="0" w:color="auto"/>
                  </w:divBdr>
                  <w:divsChild>
                    <w:div w:id="2035421885">
                      <w:marLeft w:val="0"/>
                      <w:marRight w:val="0"/>
                      <w:marTop w:val="0"/>
                      <w:marBottom w:val="0"/>
                      <w:divBdr>
                        <w:top w:val="none" w:sz="0" w:space="0" w:color="auto"/>
                        <w:left w:val="none" w:sz="0" w:space="0" w:color="auto"/>
                        <w:bottom w:val="none" w:sz="0" w:space="0" w:color="auto"/>
                        <w:right w:val="none" w:sz="0" w:space="0" w:color="auto"/>
                      </w:divBdr>
                      <w:divsChild>
                        <w:div w:id="854881238">
                          <w:marLeft w:val="0"/>
                          <w:marRight w:val="0"/>
                          <w:marTop w:val="0"/>
                          <w:marBottom w:val="0"/>
                          <w:divBdr>
                            <w:top w:val="none" w:sz="0" w:space="0" w:color="auto"/>
                            <w:left w:val="none" w:sz="0" w:space="0" w:color="auto"/>
                            <w:bottom w:val="none" w:sz="0" w:space="0" w:color="auto"/>
                            <w:right w:val="none" w:sz="0" w:space="0" w:color="auto"/>
                          </w:divBdr>
                          <w:divsChild>
                            <w:div w:id="1872452115">
                              <w:marLeft w:val="0"/>
                              <w:marRight w:val="0"/>
                              <w:marTop w:val="0"/>
                              <w:marBottom w:val="0"/>
                              <w:divBdr>
                                <w:top w:val="none" w:sz="0" w:space="0" w:color="auto"/>
                                <w:left w:val="none" w:sz="0" w:space="0" w:color="auto"/>
                                <w:bottom w:val="none" w:sz="0" w:space="0" w:color="auto"/>
                                <w:right w:val="none" w:sz="0" w:space="0" w:color="auto"/>
                              </w:divBdr>
                              <w:divsChild>
                                <w:div w:id="96268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968834">
              <w:marLeft w:val="0"/>
              <w:marRight w:val="0"/>
              <w:marTop w:val="0"/>
              <w:marBottom w:val="0"/>
              <w:divBdr>
                <w:top w:val="none" w:sz="0" w:space="0" w:color="auto"/>
                <w:left w:val="none" w:sz="0" w:space="0" w:color="auto"/>
                <w:bottom w:val="none" w:sz="0" w:space="0" w:color="auto"/>
                <w:right w:val="none" w:sz="0" w:space="0" w:color="auto"/>
              </w:divBdr>
              <w:divsChild>
                <w:div w:id="1266109518">
                  <w:marLeft w:val="0"/>
                  <w:marRight w:val="0"/>
                  <w:marTop w:val="0"/>
                  <w:marBottom w:val="0"/>
                  <w:divBdr>
                    <w:top w:val="none" w:sz="0" w:space="0" w:color="auto"/>
                    <w:left w:val="none" w:sz="0" w:space="0" w:color="auto"/>
                    <w:bottom w:val="none" w:sz="0" w:space="0" w:color="auto"/>
                    <w:right w:val="none" w:sz="0" w:space="0" w:color="auto"/>
                  </w:divBdr>
                  <w:divsChild>
                    <w:div w:id="478351179">
                      <w:marLeft w:val="0"/>
                      <w:marRight w:val="0"/>
                      <w:marTop w:val="0"/>
                      <w:marBottom w:val="0"/>
                      <w:divBdr>
                        <w:top w:val="none" w:sz="0" w:space="0" w:color="auto"/>
                        <w:left w:val="none" w:sz="0" w:space="0" w:color="auto"/>
                        <w:bottom w:val="none" w:sz="0" w:space="0" w:color="auto"/>
                        <w:right w:val="none" w:sz="0" w:space="0" w:color="auto"/>
                      </w:divBdr>
                      <w:divsChild>
                        <w:div w:id="802115417">
                          <w:marLeft w:val="0"/>
                          <w:marRight w:val="0"/>
                          <w:marTop w:val="0"/>
                          <w:marBottom w:val="0"/>
                          <w:divBdr>
                            <w:top w:val="none" w:sz="0" w:space="0" w:color="auto"/>
                            <w:left w:val="none" w:sz="0" w:space="0" w:color="auto"/>
                            <w:bottom w:val="none" w:sz="0" w:space="0" w:color="auto"/>
                            <w:right w:val="none" w:sz="0" w:space="0" w:color="auto"/>
                          </w:divBdr>
                          <w:divsChild>
                            <w:div w:id="1969773022">
                              <w:marLeft w:val="0"/>
                              <w:marRight w:val="0"/>
                              <w:marTop w:val="0"/>
                              <w:marBottom w:val="0"/>
                              <w:divBdr>
                                <w:top w:val="none" w:sz="0" w:space="0" w:color="auto"/>
                                <w:left w:val="none" w:sz="0" w:space="0" w:color="auto"/>
                                <w:bottom w:val="none" w:sz="0" w:space="0" w:color="auto"/>
                                <w:right w:val="none" w:sz="0" w:space="0" w:color="auto"/>
                              </w:divBdr>
                              <w:divsChild>
                                <w:div w:id="31538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735590">
              <w:marLeft w:val="0"/>
              <w:marRight w:val="0"/>
              <w:marTop w:val="0"/>
              <w:marBottom w:val="0"/>
              <w:divBdr>
                <w:top w:val="none" w:sz="0" w:space="0" w:color="auto"/>
                <w:left w:val="none" w:sz="0" w:space="0" w:color="auto"/>
                <w:bottom w:val="none" w:sz="0" w:space="0" w:color="auto"/>
                <w:right w:val="none" w:sz="0" w:space="0" w:color="auto"/>
              </w:divBdr>
            </w:div>
            <w:div w:id="450710567">
              <w:marLeft w:val="0"/>
              <w:marRight w:val="0"/>
              <w:marTop w:val="0"/>
              <w:marBottom w:val="0"/>
              <w:divBdr>
                <w:top w:val="none" w:sz="0" w:space="0" w:color="auto"/>
                <w:left w:val="none" w:sz="0" w:space="0" w:color="auto"/>
                <w:bottom w:val="none" w:sz="0" w:space="0" w:color="auto"/>
                <w:right w:val="none" w:sz="0" w:space="0" w:color="auto"/>
              </w:divBdr>
              <w:divsChild>
                <w:div w:id="1307513634">
                  <w:marLeft w:val="0"/>
                  <w:marRight w:val="0"/>
                  <w:marTop w:val="0"/>
                  <w:marBottom w:val="0"/>
                  <w:divBdr>
                    <w:top w:val="none" w:sz="0" w:space="0" w:color="auto"/>
                    <w:left w:val="none" w:sz="0" w:space="0" w:color="auto"/>
                    <w:bottom w:val="none" w:sz="0" w:space="0" w:color="auto"/>
                    <w:right w:val="none" w:sz="0" w:space="0" w:color="auto"/>
                  </w:divBdr>
                  <w:divsChild>
                    <w:div w:id="1488666437">
                      <w:marLeft w:val="0"/>
                      <w:marRight w:val="0"/>
                      <w:marTop w:val="0"/>
                      <w:marBottom w:val="0"/>
                      <w:divBdr>
                        <w:top w:val="none" w:sz="0" w:space="0" w:color="auto"/>
                        <w:left w:val="none" w:sz="0" w:space="0" w:color="auto"/>
                        <w:bottom w:val="none" w:sz="0" w:space="0" w:color="auto"/>
                        <w:right w:val="none" w:sz="0" w:space="0" w:color="auto"/>
                      </w:divBdr>
                      <w:divsChild>
                        <w:div w:id="1136341031">
                          <w:marLeft w:val="0"/>
                          <w:marRight w:val="0"/>
                          <w:marTop w:val="0"/>
                          <w:marBottom w:val="0"/>
                          <w:divBdr>
                            <w:top w:val="none" w:sz="0" w:space="0" w:color="auto"/>
                            <w:left w:val="none" w:sz="0" w:space="0" w:color="auto"/>
                            <w:bottom w:val="none" w:sz="0" w:space="0" w:color="auto"/>
                            <w:right w:val="none" w:sz="0" w:space="0" w:color="auto"/>
                          </w:divBdr>
                          <w:divsChild>
                            <w:div w:id="1044603609">
                              <w:marLeft w:val="0"/>
                              <w:marRight w:val="0"/>
                              <w:marTop w:val="0"/>
                              <w:marBottom w:val="0"/>
                              <w:divBdr>
                                <w:top w:val="none" w:sz="0" w:space="0" w:color="auto"/>
                                <w:left w:val="none" w:sz="0" w:space="0" w:color="auto"/>
                                <w:bottom w:val="none" w:sz="0" w:space="0" w:color="auto"/>
                                <w:right w:val="none" w:sz="0" w:space="0" w:color="auto"/>
                              </w:divBdr>
                              <w:divsChild>
                                <w:div w:id="78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2623050">
              <w:marLeft w:val="0"/>
              <w:marRight w:val="0"/>
              <w:marTop w:val="0"/>
              <w:marBottom w:val="0"/>
              <w:divBdr>
                <w:top w:val="none" w:sz="0" w:space="0" w:color="auto"/>
                <w:left w:val="none" w:sz="0" w:space="0" w:color="auto"/>
                <w:bottom w:val="none" w:sz="0" w:space="0" w:color="auto"/>
                <w:right w:val="none" w:sz="0" w:space="0" w:color="auto"/>
              </w:divBdr>
              <w:divsChild>
                <w:div w:id="637535711">
                  <w:marLeft w:val="0"/>
                  <w:marRight w:val="0"/>
                  <w:marTop w:val="0"/>
                  <w:marBottom w:val="0"/>
                  <w:divBdr>
                    <w:top w:val="none" w:sz="0" w:space="0" w:color="auto"/>
                    <w:left w:val="none" w:sz="0" w:space="0" w:color="auto"/>
                    <w:bottom w:val="none" w:sz="0" w:space="0" w:color="auto"/>
                    <w:right w:val="none" w:sz="0" w:space="0" w:color="auto"/>
                  </w:divBdr>
                </w:div>
                <w:div w:id="271062102">
                  <w:marLeft w:val="0"/>
                  <w:marRight w:val="0"/>
                  <w:marTop w:val="0"/>
                  <w:marBottom w:val="0"/>
                  <w:divBdr>
                    <w:top w:val="none" w:sz="0" w:space="0" w:color="auto"/>
                    <w:left w:val="none" w:sz="0" w:space="0" w:color="auto"/>
                    <w:bottom w:val="none" w:sz="0" w:space="0" w:color="auto"/>
                    <w:right w:val="none" w:sz="0" w:space="0" w:color="auto"/>
                  </w:divBdr>
                  <w:divsChild>
                    <w:div w:id="67267158">
                      <w:marLeft w:val="0"/>
                      <w:marRight w:val="0"/>
                      <w:marTop w:val="0"/>
                      <w:marBottom w:val="0"/>
                      <w:divBdr>
                        <w:top w:val="none" w:sz="0" w:space="0" w:color="auto"/>
                        <w:left w:val="none" w:sz="0" w:space="0" w:color="auto"/>
                        <w:bottom w:val="none" w:sz="0" w:space="0" w:color="auto"/>
                        <w:right w:val="none" w:sz="0" w:space="0" w:color="auto"/>
                      </w:divBdr>
                      <w:divsChild>
                        <w:div w:id="1436091302">
                          <w:marLeft w:val="0"/>
                          <w:marRight w:val="0"/>
                          <w:marTop w:val="0"/>
                          <w:marBottom w:val="0"/>
                          <w:divBdr>
                            <w:top w:val="none" w:sz="0" w:space="0" w:color="auto"/>
                            <w:left w:val="none" w:sz="0" w:space="0" w:color="auto"/>
                            <w:bottom w:val="none" w:sz="0" w:space="0" w:color="auto"/>
                            <w:right w:val="none" w:sz="0" w:space="0" w:color="auto"/>
                          </w:divBdr>
                          <w:divsChild>
                            <w:div w:id="1402950047">
                              <w:marLeft w:val="0"/>
                              <w:marRight w:val="0"/>
                              <w:marTop w:val="0"/>
                              <w:marBottom w:val="0"/>
                              <w:divBdr>
                                <w:top w:val="none" w:sz="0" w:space="0" w:color="auto"/>
                                <w:left w:val="none" w:sz="0" w:space="0" w:color="auto"/>
                                <w:bottom w:val="none" w:sz="0" w:space="0" w:color="auto"/>
                                <w:right w:val="none" w:sz="0" w:space="0" w:color="auto"/>
                              </w:divBdr>
                              <w:divsChild>
                                <w:div w:id="9371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6748246">
              <w:marLeft w:val="0"/>
              <w:marRight w:val="0"/>
              <w:marTop w:val="0"/>
              <w:marBottom w:val="0"/>
              <w:divBdr>
                <w:top w:val="none" w:sz="0" w:space="0" w:color="auto"/>
                <w:left w:val="none" w:sz="0" w:space="0" w:color="auto"/>
                <w:bottom w:val="none" w:sz="0" w:space="0" w:color="auto"/>
                <w:right w:val="none" w:sz="0" w:space="0" w:color="auto"/>
              </w:divBdr>
              <w:divsChild>
                <w:div w:id="786899298">
                  <w:marLeft w:val="0"/>
                  <w:marRight w:val="0"/>
                  <w:marTop w:val="0"/>
                  <w:marBottom w:val="0"/>
                  <w:divBdr>
                    <w:top w:val="none" w:sz="0" w:space="0" w:color="auto"/>
                    <w:left w:val="none" w:sz="0" w:space="0" w:color="auto"/>
                    <w:bottom w:val="none" w:sz="0" w:space="0" w:color="auto"/>
                    <w:right w:val="none" w:sz="0" w:space="0" w:color="auto"/>
                  </w:divBdr>
                </w:div>
                <w:div w:id="1684816419">
                  <w:marLeft w:val="0"/>
                  <w:marRight w:val="0"/>
                  <w:marTop w:val="0"/>
                  <w:marBottom w:val="0"/>
                  <w:divBdr>
                    <w:top w:val="none" w:sz="0" w:space="0" w:color="auto"/>
                    <w:left w:val="none" w:sz="0" w:space="0" w:color="auto"/>
                    <w:bottom w:val="none" w:sz="0" w:space="0" w:color="auto"/>
                    <w:right w:val="none" w:sz="0" w:space="0" w:color="auto"/>
                  </w:divBdr>
                  <w:divsChild>
                    <w:div w:id="471022932">
                      <w:marLeft w:val="0"/>
                      <w:marRight w:val="0"/>
                      <w:marTop w:val="0"/>
                      <w:marBottom w:val="0"/>
                      <w:divBdr>
                        <w:top w:val="none" w:sz="0" w:space="0" w:color="auto"/>
                        <w:left w:val="none" w:sz="0" w:space="0" w:color="auto"/>
                        <w:bottom w:val="none" w:sz="0" w:space="0" w:color="auto"/>
                        <w:right w:val="none" w:sz="0" w:space="0" w:color="auto"/>
                      </w:divBdr>
                      <w:divsChild>
                        <w:div w:id="1182863619">
                          <w:marLeft w:val="0"/>
                          <w:marRight w:val="0"/>
                          <w:marTop w:val="0"/>
                          <w:marBottom w:val="0"/>
                          <w:divBdr>
                            <w:top w:val="none" w:sz="0" w:space="0" w:color="auto"/>
                            <w:left w:val="none" w:sz="0" w:space="0" w:color="auto"/>
                            <w:bottom w:val="none" w:sz="0" w:space="0" w:color="auto"/>
                            <w:right w:val="none" w:sz="0" w:space="0" w:color="auto"/>
                          </w:divBdr>
                          <w:divsChild>
                            <w:div w:id="1353188324">
                              <w:marLeft w:val="0"/>
                              <w:marRight w:val="0"/>
                              <w:marTop w:val="0"/>
                              <w:marBottom w:val="0"/>
                              <w:divBdr>
                                <w:top w:val="none" w:sz="0" w:space="0" w:color="auto"/>
                                <w:left w:val="none" w:sz="0" w:space="0" w:color="auto"/>
                                <w:bottom w:val="none" w:sz="0" w:space="0" w:color="auto"/>
                                <w:right w:val="none" w:sz="0" w:space="0" w:color="auto"/>
                              </w:divBdr>
                              <w:divsChild>
                                <w:div w:id="119388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2075526">
              <w:marLeft w:val="0"/>
              <w:marRight w:val="0"/>
              <w:marTop w:val="0"/>
              <w:marBottom w:val="0"/>
              <w:divBdr>
                <w:top w:val="none" w:sz="0" w:space="0" w:color="auto"/>
                <w:left w:val="none" w:sz="0" w:space="0" w:color="auto"/>
                <w:bottom w:val="none" w:sz="0" w:space="0" w:color="auto"/>
                <w:right w:val="none" w:sz="0" w:space="0" w:color="auto"/>
              </w:divBdr>
            </w:div>
            <w:div w:id="424738946">
              <w:marLeft w:val="0"/>
              <w:marRight w:val="0"/>
              <w:marTop w:val="0"/>
              <w:marBottom w:val="0"/>
              <w:divBdr>
                <w:top w:val="none" w:sz="0" w:space="0" w:color="auto"/>
                <w:left w:val="none" w:sz="0" w:space="0" w:color="auto"/>
                <w:bottom w:val="none" w:sz="0" w:space="0" w:color="auto"/>
                <w:right w:val="none" w:sz="0" w:space="0" w:color="auto"/>
              </w:divBdr>
              <w:divsChild>
                <w:div w:id="1064530405">
                  <w:marLeft w:val="0"/>
                  <w:marRight w:val="0"/>
                  <w:marTop w:val="0"/>
                  <w:marBottom w:val="0"/>
                  <w:divBdr>
                    <w:top w:val="none" w:sz="0" w:space="0" w:color="auto"/>
                    <w:left w:val="none" w:sz="0" w:space="0" w:color="auto"/>
                    <w:bottom w:val="none" w:sz="0" w:space="0" w:color="auto"/>
                    <w:right w:val="none" w:sz="0" w:space="0" w:color="auto"/>
                  </w:divBdr>
                  <w:divsChild>
                    <w:div w:id="297271925">
                      <w:marLeft w:val="0"/>
                      <w:marRight w:val="0"/>
                      <w:marTop w:val="0"/>
                      <w:marBottom w:val="0"/>
                      <w:divBdr>
                        <w:top w:val="none" w:sz="0" w:space="0" w:color="auto"/>
                        <w:left w:val="none" w:sz="0" w:space="0" w:color="auto"/>
                        <w:bottom w:val="none" w:sz="0" w:space="0" w:color="auto"/>
                        <w:right w:val="none" w:sz="0" w:space="0" w:color="auto"/>
                      </w:divBdr>
                      <w:divsChild>
                        <w:div w:id="1043745861">
                          <w:marLeft w:val="0"/>
                          <w:marRight w:val="0"/>
                          <w:marTop w:val="0"/>
                          <w:marBottom w:val="0"/>
                          <w:divBdr>
                            <w:top w:val="none" w:sz="0" w:space="0" w:color="auto"/>
                            <w:left w:val="none" w:sz="0" w:space="0" w:color="auto"/>
                            <w:bottom w:val="none" w:sz="0" w:space="0" w:color="auto"/>
                            <w:right w:val="none" w:sz="0" w:space="0" w:color="auto"/>
                          </w:divBdr>
                          <w:divsChild>
                            <w:div w:id="1870870383">
                              <w:marLeft w:val="0"/>
                              <w:marRight w:val="0"/>
                              <w:marTop w:val="0"/>
                              <w:marBottom w:val="0"/>
                              <w:divBdr>
                                <w:top w:val="none" w:sz="0" w:space="0" w:color="auto"/>
                                <w:left w:val="none" w:sz="0" w:space="0" w:color="auto"/>
                                <w:bottom w:val="none" w:sz="0" w:space="0" w:color="auto"/>
                                <w:right w:val="none" w:sz="0" w:space="0" w:color="auto"/>
                              </w:divBdr>
                              <w:divsChild>
                                <w:div w:id="176915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506846">
              <w:marLeft w:val="0"/>
              <w:marRight w:val="0"/>
              <w:marTop w:val="0"/>
              <w:marBottom w:val="0"/>
              <w:divBdr>
                <w:top w:val="none" w:sz="0" w:space="0" w:color="auto"/>
                <w:left w:val="none" w:sz="0" w:space="0" w:color="auto"/>
                <w:bottom w:val="none" w:sz="0" w:space="0" w:color="auto"/>
                <w:right w:val="none" w:sz="0" w:space="0" w:color="auto"/>
              </w:divBdr>
              <w:divsChild>
                <w:div w:id="1226650079">
                  <w:marLeft w:val="0"/>
                  <w:marRight w:val="0"/>
                  <w:marTop w:val="0"/>
                  <w:marBottom w:val="0"/>
                  <w:divBdr>
                    <w:top w:val="none" w:sz="0" w:space="0" w:color="auto"/>
                    <w:left w:val="none" w:sz="0" w:space="0" w:color="auto"/>
                    <w:bottom w:val="none" w:sz="0" w:space="0" w:color="auto"/>
                    <w:right w:val="none" w:sz="0" w:space="0" w:color="auto"/>
                  </w:divBdr>
                  <w:divsChild>
                    <w:div w:id="1860005304">
                      <w:marLeft w:val="0"/>
                      <w:marRight w:val="0"/>
                      <w:marTop w:val="0"/>
                      <w:marBottom w:val="0"/>
                      <w:divBdr>
                        <w:top w:val="none" w:sz="0" w:space="0" w:color="auto"/>
                        <w:left w:val="none" w:sz="0" w:space="0" w:color="auto"/>
                        <w:bottom w:val="none" w:sz="0" w:space="0" w:color="auto"/>
                        <w:right w:val="none" w:sz="0" w:space="0" w:color="auto"/>
                      </w:divBdr>
                      <w:divsChild>
                        <w:div w:id="1626934763">
                          <w:marLeft w:val="0"/>
                          <w:marRight w:val="0"/>
                          <w:marTop w:val="0"/>
                          <w:marBottom w:val="0"/>
                          <w:divBdr>
                            <w:top w:val="none" w:sz="0" w:space="0" w:color="auto"/>
                            <w:left w:val="none" w:sz="0" w:space="0" w:color="auto"/>
                            <w:bottom w:val="none" w:sz="0" w:space="0" w:color="auto"/>
                            <w:right w:val="none" w:sz="0" w:space="0" w:color="auto"/>
                          </w:divBdr>
                          <w:divsChild>
                            <w:div w:id="677385844">
                              <w:marLeft w:val="0"/>
                              <w:marRight w:val="0"/>
                              <w:marTop w:val="0"/>
                              <w:marBottom w:val="0"/>
                              <w:divBdr>
                                <w:top w:val="none" w:sz="0" w:space="0" w:color="auto"/>
                                <w:left w:val="none" w:sz="0" w:space="0" w:color="auto"/>
                                <w:bottom w:val="none" w:sz="0" w:space="0" w:color="auto"/>
                                <w:right w:val="none" w:sz="0" w:space="0" w:color="auto"/>
                              </w:divBdr>
                              <w:divsChild>
                                <w:div w:id="20799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443239">
              <w:marLeft w:val="0"/>
              <w:marRight w:val="0"/>
              <w:marTop w:val="0"/>
              <w:marBottom w:val="0"/>
              <w:divBdr>
                <w:top w:val="none" w:sz="0" w:space="0" w:color="auto"/>
                <w:left w:val="none" w:sz="0" w:space="0" w:color="auto"/>
                <w:bottom w:val="none" w:sz="0" w:space="0" w:color="auto"/>
                <w:right w:val="none" w:sz="0" w:space="0" w:color="auto"/>
              </w:divBdr>
            </w:div>
            <w:div w:id="1748455735">
              <w:marLeft w:val="0"/>
              <w:marRight w:val="0"/>
              <w:marTop w:val="0"/>
              <w:marBottom w:val="0"/>
              <w:divBdr>
                <w:top w:val="none" w:sz="0" w:space="0" w:color="auto"/>
                <w:left w:val="none" w:sz="0" w:space="0" w:color="auto"/>
                <w:bottom w:val="none" w:sz="0" w:space="0" w:color="auto"/>
                <w:right w:val="none" w:sz="0" w:space="0" w:color="auto"/>
              </w:divBdr>
            </w:div>
            <w:div w:id="543951926">
              <w:marLeft w:val="0"/>
              <w:marRight w:val="0"/>
              <w:marTop w:val="0"/>
              <w:marBottom w:val="0"/>
              <w:divBdr>
                <w:top w:val="none" w:sz="0" w:space="0" w:color="auto"/>
                <w:left w:val="none" w:sz="0" w:space="0" w:color="auto"/>
                <w:bottom w:val="none" w:sz="0" w:space="0" w:color="auto"/>
                <w:right w:val="none" w:sz="0" w:space="0" w:color="auto"/>
              </w:divBdr>
              <w:divsChild>
                <w:div w:id="1737051836">
                  <w:marLeft w:val="0"/>
                  <w:marRight w:val="0"/>
                  <w:marTop w:val="0"/>
                  <w:marBottom w:val="0"/>
                  <w:divBdr>
                    <w:top w:val="none" w:sz="0" w:space="0" w:color="auto"/>
                    <w:left w:val="none" w:sz="0" w:space="0" w:color="auto"/>
                    <w:bottom w:val="none" w:sz="0" w:space="0" w:color="auto"/>
                    <w:right w:val="none" w:sz="0" w:space="0" w:color="auto"/>
                  </w:divBdr>
                  <w:divsChild>
                    <w:div w:id="480542204">
                      <w:marLeft w:val="0"/>
                      <w:marRight w:val="0"/>
                      <w:marTop w:val="0"/>
                      <w:marBottom w:val="0"/>
                      <w:divBdr>
                        <w:top w:val="none" w:sz="0" w:space="0" w:color="auto"/>
                        <w:left w:val="none" w:sz="0" w:space="0" w:color="auto"/>
                        <w:bottom w:val="none" w:sz="0" w:space="0" w:color="auto"/>
                        <w:right w:val="none" w:sz="0" w:space="0" w:color="auto"/>
                      </w:divBdr>
                      <w:divsChild>
                        <w:div w:id="1696270100">
                          <w:marLeft w:val="0"/>
                          <w:marRight w:val="0"/>
                          <w:marTop w:val="0"/>
                          <w:marBottom w:val="0"/>
                          <w:divBdr>
                            <w:top w:val="none" w:sz="0" w:space="0" w:color="auto"/>
                            <w:left w:val="none" w:sz="0" w:space="0" w:color="auto"/>
                            <w:bottom w:val="none" w:sz="0" w:space="0" w:color="auto"/>
                            <w:right w:val="none" w:sz="0" w:space="0" w:color="auto"/>
                          </w:divBdr>
                          <w:divsChild>
                            <w:div w:id="1535731635">
                              <w:marLeft w:val="0"/>
                              <w:marRight w:val="0"/>
                              <w:marTop w:val="0"/>
                              <w:marBottom w:val="0"/>
                              <w:divBdr>
                                <w:top w:val="none" w:sz="0" w:space="0" w:color="auto"/>
                                <w:left w:val="none" w:sz="0" w:space="0" w:color="auto"/>
                                <w:bottom w:val="none" w:sz="0" w:space="0" w:color="auto"/>
                                <w:right w:val="none" w:sz="0" w:space="0" w:color="auto"/>
                              </w:divBdr>
                              <w:divsChild>
                                <w:div w:id="1226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5800222">
              <w:marLeft w:val="0"/>
              <w:marRight w:val="0"/>
              <w:marTop w:val="0"/>
              <w:marBottom w:val="0"/>
              <w:divBdr>
                <w:top w:val="none" w:sz="0" w:space="0" w:color="auto"/>
                <w:left w:val="none" w:sz="0" w:space="0" w:color="auto"/>
                <w:bottom w:val="none" w:sz="0" w:space="0" w:color="auto"/>
                <w:right w:val="none" w:sz="0" w:space="0" w:color="auto"/>
              </w:divBdr>
              <w:divsChild>
                <w:div w:id="1527140703">
                  <w:marLeft w:val="0"/>
                  <w:marRight w:val="0"/>
                  <w:marTop w:val="0"/>
                  <w:marBottom w:val="0"/>
                  <w:divBdr>
                    <w:top w:val="none" w:sz="0" w:space="0" w:color="auto"/>
                    <w:left w:val="none" w:sz="0" w:space="0" w:color="auto"/>
                    <w:bottom w:val="none" w:sz="0" w:space="0" w:color="auto"/>
                    <w:right w:val="none" w:sz="0" w:space="0" w:color="auto"/>
                  </w:divBdr>
                  <w:divsChild>
                    <w:div w:id="114326659">
                      <w:marLeft w:val="0"/>
                      <w:marRight w:val="0"/>
                      <w:marTop w:val="0"/>
                      <w:marBottom w:val="0"/>
                      <w:divBdr>
                        <w:top w:val="none" w:sz="0" w:space="0" w:color="auto"/>
                        <w:left w:val="none" w:sz="0" w:space="0" w:color="auto"/>
                        <w:bottom w:val="none" w:sz="0" w:space="0" w:color="auto"/>
                        <w:right w:val="none" w:sz="0" w:space="0" w:color="auto"/>
                      </w:divBdr>
                      <w:divsChild>
                        <w:div w:id="1342972400">
                          <w:marLeft w:val="0"/>
                          <w:marRight w:val="0"/>
                          <w:marTop w:val="0"/>
                          <w:marBottom w:val="0"/>
                          <w:divBdr>
                            <w:top w:val="none" w:sz="0" w:space="0" w:color="auto"/>
                            <w:left w:val="none" w:sz="0" w:space="0" w:color="auto"/>
                            <w:bottom w:val="none" w:sz="0" w:space="0" w:color="auto"/>
                            <w:right w:val="none" w:sz="0" w:space="0" w:color="auto"/>
                          </w:divBdr>
                          <w:divsChild>
                            <w:div w:id="1890726801">
                              <w:marLeft w:val="0"/>
                              <w:marRight w:val="0"/>
                              <w:marTop w:val="0"/>
                              <w:marBottom w:val="0"/>
                              <w:divBdr>
                                <w:top w:val="none" w:sz="0" w:space="0" w:color="auto"/>
                                <w:left w:val="none" w:sz="0" w:space="0" w:color="auto"/>
                                <w:bottom w:val="none" w:sz="0" w:space="0" w:color="auto"/>
                                <w:right w:val="none" w:sz="0" w:space="0" w:color="auto"/>
                              </w:divBdr>
                              <w:divsChild>
                                <w:div w:id="197729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245152">
              <w:marLeft w:val="0"/>
              <w:marRight w:val="0"/>
              <w:marTop w:val="0"/>
              <w:marBottom w:val="0"/>
              <w:divBdr>
                <w:top w:val="none" w:sz="0" w:space="0" w:color="auto"/>
                <w:left w:val="none" w:sz="0" w:space="0" w:color="auto"/>
                <w:bottom w:val="none" w:sz="0" w:space="0" w:color="auto"/>
                <w:right w:val="none" w:sz="0" w:space="0" w:color="auto"/>
              </w:divBdr>
              <w:divsChild>
                <w:div w:id="911503672">
                  <w:marLeft w:val="0"/>
                  <w:marRight w:val="0"/>
                  <w:marTop w:val="0"/>
                  <w:marBottom w:val="0"/>
                  <w:divBdr>
                    <w:top w:val="none" w:sz="0" w:space="0" w:color="auto"/>
                    <w:left w:val="none" w:sz="0" w:space="0" w:color="auto"/>
                    <w:bottom w:val="none" w:sz="0" w:space="0" w:color="auto"/>
                    <w:right w:val="none" w:sz="0" w:space="0" w:color="auto"/>
                  </w:divBdr>
                  <w:divsChild>
                    <w:div w:id="24914748">
                      <w:marLeft w:val="0"/>
                      <w:marRight w:val="0"/>
                      <w:marTop w:val="0"/>
                      <w:marBottom w:val="0"/>
                      <w:divBdr>
                        <w:top w:val="none" w:sz="0" w:space="0" w:color="auto"/>
                        <w:left w:val="none" w:sz="0" w:space="0" w:color="auto"/>
                        <w:bottom w:val="none" w:sz="0" w:space="0" w:color="auto"/>
                        <w:right w:val="none" w:sz="0" w:space="0" w:color="auto"/>
                      </w:divBdr>
                      <w:divsChild>
                        <w:div w:id="1134761185">
                          <w:marLeft w:val="0"/>
                          <w:marRight w:val="0"/>
                          <w:marTop w:val="0"/>
                          <w:marBottom w:val="0"/>
                          <w:divBdr>
                            <w:top w:val="none" w:sz="0" w:space="0" w:color="auto"/>
                            <w:left w:val="none" w:sz="0" w:space="0" w:color="auto"/>
                            <w:bottom w:val="none" w:sz="0" w:space="0" w:color="auto"/>
                            <w:right w:val="none" w:sz="0" w:space="0" w:color="auto"/>
                          </w:divBdr>
                          <w:divsChild>
                            <w:div w:id="987440436">
                              <w:marLeft w:val="0"/>
                              <w:marRight w:val="0"/>
                              <w:marTop w:val="0"/>
                              <w:marBottom w:val="0"/>
                              <w:divBdr>
                                <w:top w:val="none" w:sz="0" w:space="0" w:color="auto"/>
                                <w:left w:val="none" w:sz="0" w:space="0" w:color="auto"/>
                                <w:bottom w:val="none" w:sz="0" w:space="0" w:color="auto"/>
                                <w:right w:val="none" w:sz="0" w:space="0" w:color="auto"/>
                              </w:divBdr>
                              <w:divsChild>
                                <w:div w:id="590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0706653">
              <w:marLeft w:val="0"/>
              <w:marRight w:val="0"/>
              <w:marTop w:val="0"/>
              <w:marBottom w:val="0"/>
              <w:divBdr>
                <w:top w:val="none" w:sz="0" w:space="0" w:color="auto"/>
                <w:left w:val="none" w:sz="0" w:space="0" w:color="auto"/>
                <w:bottom w:val="none" w:sz="0" w:space="0" w:color="auto"/>
                <w:right w:val="none" w:sz="0" w:space="0" w:color="auto"/>
              </w:divBdr>
              <w:divsChild>
                <w:div w:id="1682930014">
                  <w:marLeft w:val="0"/>
                  <w:marRight w:val="0"/>
                  <w:marTop w:val="0"/>
                  <w:marBottom w:val="0"/>
                  <w:divBdr>
                    <w:top w:val="none" w:sz="0" w:space="0" w:color="auto"/>
                    <w:left w:val="none" w:sz="0" w:space="0" w:color="auto"/>
                    <w:bottom w:val="none" w:sz="0" w:space="0" w:color="auto"/>
                    <w:right w:val="none" w:sz="0" w:space="0" w:color="auto"/>
                  </w:divBdr>
                </w:div>
                <w:div w:id="1238903475">
                  <w:marLeft w:val="0"/>
                  <w:marRight w:val="0"/>
                  <w:marTop w:val="0"/>
                  <w:marBottom w:val="0"/>
                  <w:divBdr>
                    <w:top w:val="none" w:sz="0" w:space="0" w:color="auto"/>
                    <w:left w:val="none" w:sz="0" w:space="0" w:color="auto"/>
                    <w:bottom w:val="none" w:sz="0" w:space="0" w:color="auto"/>
                    <w:right w:val="none" w:sz="0" w:space="0" w:color="auto"/>
                  </w:divBdr>
                  <w:divsChild>
                    <w:div w:id="1386955459">
                      <w:marLeft w:val="0"/>
                      <w:marRight w:val="0"/>
                      <w:marTop w:val="0"/>
                      <w:marBottom w:val="0"/>
                      <w:divBdr>
                        <w:top w:val="none" w:sz="0" w:space="0" w:color="auto"/>
                        <w:left w:val="none" w:sz="0" w:space="0" w:color="auto"/>
                        <w:bottom w:val="none" w:sz="0" w:space="0" w:color="auto"/>
                        <w:right w:val="none" w:sz="0" w:space="0" w:color="auto"/>
                      </w:divBdr>
                      <w:divsChild>
                        <w:div w:id="180051780">
                          <w:marLeft w:val="0"/>
                          <w:marRight w:val="0"/>
                          <w:marTop w:val="0"/>
                          <w:marBottom w:val="0"/>
                          <w:divBdr>
                            <w:top w:val="none" w:sz="0" w:space="0" w:color="auto"/>
                            <w:left w:val="none" w:sz="0" w:space="0" w:color="auto"/>
                            <w:bottom w:val="none" w:sz="0" w:space="0" w:color="auto"/>
                            <w:right w:val="none" w:sz="0" w:space="0" w:color="auto"/>
                          </w:divBdr>
                          <w:divsChild>
                            <w:div w:id="2019189757">
                              <w:marLeft w:val="0"/>
                              <w:marRight w:val="0"/>
                              <w:marTop w:val="0"/>
                              <w:marBottom w:val="0"/>
                              <w:divBdr>
                                <w:top w:val="none" w:sz="0" w:space="0" w:color="auto"/>
                                <w:left w:val="none" w:sz="0" w:space="0" w:color="auto"/>
                                <w:bottom w:val="none" w:sz="0" w:space="0" w:color="auto"/>
                                <w:right w:val="none" w:sz="0" w:space="0" w:color="auto"/>
                              </w:divBdr>
                              <w:divsChild>
                                <w:div w:id="984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202937">
              <w:marLeft w:val="0"/>
              <w:marRight w:val="0"/>
              <w:marTop w:val="0"/>
              <w:marBottom w:val="0"/>
              <w:divBdr>
                <w:top w:val="none" w:sz="0" w:space="0" w:color="auto"/>
                <w:left w:val="none" w:sz="0" w:space="0" w:color="auto"/>
                <w:bottom w:val="none" w:sz="0" w:space="0" w:color="auto"/>
                <w:right w:val="none" w:sz="0" w:space="0" w:color="auto"/>
              </w:divBdr>
              <w:divsChild>
                <w:div w:id="1159927087">
                  <w:marLeft w:val="0"/>
                  <w:marRight w:val="0"/>
                  <w:marTop w:val="0"/>
                  <w:marBottom w:val="0"/>
                  <w:divBdr>
                    <w:top w:val="none" w:sz="0" w:space="0" w:color="auto"/>
                    <w:left w:val="none" w:sz="0" w:space="0" w:color="auto"/>
                    <w:bottom w:val="none" w:sz="0" w:space="0" w:color="auto"/>
                    <w:right w:val="none" w:sz="0" w:space="0" w:color="auto"/>
                  </w:divBdr>
                  <w:divsChild>
                    <w:div w:id="1994210243">
                      <w:marLeft w:val="0"/>
                      <w:marRight w:val="0"/>
                      <w:marTop w:val="0"/>
                      <w:marBottom w:val="0"/>
                      <w:divBdr>
                        <w:top w:val="none" w:sz="0" w:space="0" w:color="auto"/>
                        <w:left w:val="none" w:sz="0" w:space="0" w:color="auto"/>
                        <w:bottom w:val="none" w:sz="0" w:space="0" w:color="auto"/>
                        <w:right w:val="none" w:sz="0" w:space="0" w:color="auto"/>
                      </w:divBdr>
                      <w:divsChild>
                        <w:div w:id="546144004">
                          <w:marLeft w:val="0"/>
                          <w:marRight w:val="0"/>
                          <w:marTop w:val="0"/>
                          <w:marBottom w:val="0"/>
                          <w:divBdr>
                            <w:top w:val="none" w:sz="0" w:space="0" w:color="auto"/>
                            <w:left w:val="none" w:sz="0" w:space="0" w:color="auto"/>
                            <w:bottom w:val="none" w:sz="0" w:space="0" w:color="auto"/>
                            <w:right w:val="none" w:sz="0" w:space="0" w:color="auto"/>
                          </w:divBdr>
                          <w:divsChild>
                            <w:div w:id="837237441">
                              <w:marLeft w:val="0"/>
                              <w:marRight w:val="0"/>
                              <w:marTop w:val="0"/>
                              <w:marBottom w:val="0"/>
                              <w:divBdr>
                                <w:top w:val="none" w:sz="0" w:space="0" w:color="auto"/>
                                <w:left w:val="none" w:sz="0" w:space="0" w:color="auto"/>
                                <w:bottom w:val="none" w:sz="0" w:space="0" w:color="auto"/>
                                <w:right w:val="none" w:sz="0" w:space="0" w:color="auto"/>
                              </w:divBdr>
                              <w:divsChild>
                                <w:div w:id="1705324905">
                                  <w:marLeft w:val="0"/>
                                  <w:marRight w:val="0"/>
                                  <w:marTop w:val="0"/>
                                  <w:marBottom w:val="0"/>
                                  <w:divBdr>
                                    <w:top w:val="none" w:sz="0" w:space="0" w:color="auto"/>
                                    <w:left w:val="none" w:sz="0" w:space="0" w:color="auto"/>
                                    <w:bottom w:val="none" w:sz="0" w:space="0" w:color="auto"/>
                                    <w:right w:val="none" w:sz="0" w:space="0" w:color="auto"/>
                                  </w:divBdr>
                                </w:div>
                                <w:div w:id="228733076">
                                  <w:marLeft w:val="0"/>
                                  <w:marRight w:val="0"/>
                                  <w:marTop w:val="0"/>
                                  <w:marBottom w:val="0"/>
                                  <w:divBdr>
                                    <w:top w:val="none" w:sz="0" w:space="0" w:color="auto"/>
                                    <w:left w:val="none" w:sz="0" w:space="0" w:color="auto"/>
                                    <w:bottom w:val="none" w:sz="0" w:space="0" w:color="auto"/>
                                    <w:right w:val="none" w:sz="0" w:space="0" w:color="auto"/>
                                  </w:divBdr>
                                </w:div>
                                <w:div w:id="622811797">
                                  <w:marLeft w:val="0"/>
                                  <w:marRight w:val="0"/>
                                  <w:marTop w:val="0"/>
                                  <w:marBottom w:val="0"/>
                                  <w:divBdr>
                                    <w:top w:val="none" w:sz="0" w:space="0" w:color="auto"/>
                                    <w:left w:val="none" w:sz="0" w:space="0" w:color="auto"/>
                                    <w:bottom w:val="none" w:sz="0" w:space="0" w:color="auto"/>
                                    <w:right w:val="none" w:sz="0" w:space="0" w:color="auto"/>
                                  </w:divBdr>
                                </w:div>
                                <w:div w:id="862011280">
                                  <w:marLeft w:val="0"/>
                                  <w:marRight w:val="0"/>
                                  <w:marTop w:val="0"/>
                                  <w:marBottom w:val="0"/>
                                  <w:divBdr>
                                    <w:top w:val="none" w:sz="0" w:space="0" w:color="auto"/>
                                    <w:left w:val="none" w:sz="0" w:space="0" w:color="auto"/>
                                    <w:bottom w:val="none" w:sz="0" w:space="0" w:color="auto"/>
                                    <w:right w:val="none" w:sz="0" w:space="0" w:color="auto"/>
                                  </w:divBdr>
                                </w:div>
                                <w:div w:id="493764513">
                                  <w:marLeft w:val="0"/>
                                  <w:marRight w:val="0"/>
                                  <w:marTop w:val="0"/>
                                  <w:marBottom w:val="0"/>
                                  <w:divBdr>
                                    <w:top w:val="none" w:sz="0" w:space="0" w:color="auto"/>
                                    <w:left w:val="none" w:sz="0" w:space="0" w:color="auto"/>
                                    <w:bottom w:val="none" w:sz="0" w:space="0" w:color="auto"/>
                                    <w:right w:val="none" w:sz="0" w:space="0" w:color="auto"/>
                                  </w:divBdr>
                                </w:div>
                                <w:div w:id="638263318">
                                  <w:marLeft w:val="0"/>
                                  <w:marRight w:val="0"/>
                                  <w:marTop w:val="0"/>
                                  <w:marBottom w:val="0"/>
                                  <w:divBdr>
                                    <w:top w:val="none" w:sz="0" w:space="0" w:color="auto"/>
                                    <w:left w:val="none" w:sz="0" w:space="0" w:color="auto"/>
                                    <w:bottom w:val="none" w:sz="0" w:space="0" w:color="auto"/>
                                    <w:right w:val="none" w:sz="0" w:space="0" w:color="auto"/>
                                  </w:divBdr>
                                </w:div>
                                <w:div w:id="2078475793">
                                  <w:marLeft w:val="0"/>
                                  <w:marRight w:val="0"/>
                                  <w:marTop w:val="0"/>
                                  <w:marBottom w:val="0"/>
                                  <w:divBdr>
                                    <w:top w:val="none" w:sz="0" w:space="0" w:color="auto"/>
                                    <w:left w:val="none" w:sz="0" w:space="0" w:color="auto"/>
                                    <w:bottom w:val="none" w:sz="0" w:space="0" w:color="auto"/>
                                    <w:right w:val="none" w:sz="0" w:space="0" w:color="auto"/>
                                  </w:divBdr>
                                </w:div>
                                <w:div w:id="1305088202">
                                  <w:marLeft w:val="0"/>
                                  <w:marRight w:val="0"/>
                                  <w:marTop w:val="0"/>
                                  <w:marBottom w:val="0"/>
                                  <w:divBdr>
                                    <w:top w:val="none" w:sz="0" w:space="0" w:color="auto"/>
                                    <w:left w:val="none" w:sz="0" w:space="0" w:color="auto"/>
                                    <w:bottom w:val="none" w:sz="0" w:space="0" w:color="auto"/>
                                    <w:right w:val="none" w:sz="0" w:space="0" w:color="auto"/>
                                  </w:divBdr>
                                </w:div>
                                <w:div w:id="437650862">
                                  <w:marLeft w:val="0"/>
                                  <w:marRight w:val="0"/>
                                  <w:marTop w:val="0"/>
                                  <w:marBottom w:val="0"/>
                                  <w:divBdr>
                                    <w:top w:val="none" w:sz="0" w:space="0" w:color="auto"/>
                                    <w:left w:val="none" w:sz="0" w:space="0" w:color="auto"/>
                                    <w:bottom w:val="none" w:sz="0" w:space="0" w:color="auto"/>
                                    <w:right w:val="none" w:sz="0" w:space="0" w:color="auto"/>
                                  </w:divBdr>
                                </w:div>
                                <w:div w:id="1989477383">
                                  <w:marLeft w:val="0"/>
                                  <w:marRight w:val="0"/>
                                  <w:marTop w:val="0"/>
                                  <w:marBottom w:val="0"/>
                                  <w:divBdr>
                                    <w:top w:val="none" w:sz="0" w:space="0" w:color="auto"/>
                                    <w:left w:val="none" w:sz="0" w:space="0" w:color="auto"/>
                                    <w:bottom w:val="none" w:sz="0" w:space="0" w:color="auto"/>
                                    <w:right w:val="none" w:sz="0" w:space="0" w:color="auto"/>
                                  </w:divBdr>
                                </w:div>
                                <w:div w:id="338655329">
                                  <w:marLeft w:val="0"/>
                                  <w:marRight w:val="0"/>
                                  <w:marTop w:val="0"/>
                                  <w:marBottom w:val="0"/>
                                  <w:divBdr>
                                    <w:top w:val="none" w:sz="0" w:space="0" w:color="auto"/>
                                    <w:left w:val="none" w:sz="0" w:space="0" w:color="auto"/>
                                    <w:bottom w:val="none" w:sz="0" w:space="0" w:color="auto"/>
                                    <w:right w:val="none" w:sz="0" w:space="0" w:color="auto"/>
                                  </w:divBdr>
                                </w:div>
                                <w:div w:id="113031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896563">
              <w:marLeft w:val="0"/>
              <w:marRight w:val="0"/>
              <w:marTop w:val="0"/>
              <w:marBottom w:val="0"/>
              <w:divBdr>
                <w:top w:val="none" w:sz="0" w:space="0" w:color="auto"/>
                <w:left w:val="none" w:sz="0" w:space="0" w:color="auto"/>
                <w:bottom w:val="none" w:sz="0" w:space="0" w:color="auto"/>
                <w:right w:val="none" w:sz="0" w:space="0" w:color="auto"/>
              </w:divBdr>
              <w:divsChild>
                <w:div w:id="1893881535">
                  <w:marLeft w:val="0"/>
                  <w:marRight w:val="0"/>
                  <w:marTop w:val="0"/>
                  <w:marBottom w:val="0"/>
                  <w:divBdr>
                    <w:top w:val="none" w:sz="0" w:space="0" w:color="auto"/>
                    <w:left w:val="none" w:sz="0" w:space="0" w:color="auto"/>
                    <w:bottom w:val="none" w:sz="0" w:space="0" w:color="auto"/>
                    <w:right w:val="none" w:sz="0" w:space="0" w:color="auto"/>
                  </w:divBdr>
                  <w:divsChild>
                    <w:div w:id="1831365909">
                      <w:marLeft w:val="0"/>
                      <w:marRight w:val="0"/>
                      <w:marTop w:val="0"/>
                      <w:marBottom w:val="0"/>
                      <w:divBdr>
                        <w:top w:val="none" w:sz="0" w:space="0" w:color="auto"/>
                        <w:left w:val="none" w:sz="0" w:space="0" w:color="auto"/>
                        <w:bottom w:val="none" w:sz="0" w:space="0" w:color="auto"/>
                        <w:right w:val="none" w:sz="0" w:space="0" w:color="auto"/>
                      </w:divBdr>
                      <w:divsChild>
                        <w:div w:id="1924222164">
                          <w:marLeft w:val="0"/>
                          <w:marRight w:val="0"/>
                          <w:marTop w:val="0"/>
                          <w:marBottom w:val="0"/>
                          <w:divBdr>
                            <w:top w:val="none" w:sz="0" w:space="0" w:color="auto"/>
                            <w:left w:val="none" w:sz="0" w:space="0" w:color="auto"/>
                            <w:bottom w:val="none" w:sz="0" w:space="0" w:color="auto"/>
                            <w:right w:val="none" w:sz="0" w:space="0" w:color="auto"/>
                          </w:divBdr>
                          <w:divsChild>
                            <w:div w:id="1484271182">
                              <w:marLeft w:val="0"/>
                              <w:marRight w:val="0"/>
                              <w:marTop w:val="0"/>
                              <w:marBottom w:val="0"/>
                              <w:divBdr>
                                <w:top w:val="none" w:sz="0" w:space="0" w:color="auto"/>
                                <w:left w:val="none" w:sz="0" w:space="0" w:color="auto"/>
                                <w:bottom w:val="none" w:sz="0" w:space="0" w:color="auto"/>
                                <w:right w:val="none" w:sz="0" w:space="0" w:color="auto"/>
                              </w:divBdr>
                              <w:divsChild>
                                <w:div w:id="897279977">
                                  <w:marLeft w:val="0"/>
                                  <w:marRight w:val="0"/>
                                  <w:marTop w:val="0"/>
                                  <w:marBottom w:val="0"/>
                                  <w:divBdr>
                                    <w:top w:val="none" w:sz="0" w:space="0" w:color="auto"/>
                                    <w:left w:val="none" w:sz="0" w:space="0" w:color="auto"/>
                                    <w:bottom w:val="none" w:sz="0" w:space="0" w:color="auto"/>
                                    <w:right w:val="none" w:sz="0" w:space="0" w:color="auto"/>
                                  </w:divBdr>
                                </w:div>
                                <w:div w:id="20378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248267">
              <w:marLeft w:val="0"/>
              <w:marRight w:val="0"/>
              <w:marTop w:val="0"/>
              <w:marBottom w:val="0"/>
              <w:divBdr>
                <w:top w:val="none" w:sz="0" w:space="0" w:color="auto"/>
                <w:left w:val="none" w:sz="0" w:space="0" w:color="auto"/>
                <w:bottom w:val="none" w:sz="0" w:space="0" w:color="auto"/>
                <w:right w:val="none" w:sz="0" w:space="0" w:color="auto"/>
              </w:divBdr>
              <w:divsChild>
                <w:div w:id="1830441129">
                  <w:marLeft w:val="0"/>
                  <w:marRight w:val="0"/>
                  <w:marTop w:val="0"/>
                  <w:marBottom w:val="0"/>
                  <w:divBdr>
                    <w:top w:val="none" w:sz="0" w:space="0" w:color="auto"/>
                    <w:left w:val="none" w:sz="0" w:space="0" w:color="auto"/>
                    <w:bottom w:val="none" w:sz="0" w:space="0" w:color="auto"/>
                    <w:right w:val="none" w:sz="0" w:space="0" w:color="auto"/>
                  </w:divBdr>
                  <w:divsChild>
                    <w:div w:id="2144612455">
                      <w:marLeft w:val="0"/>
                      <w:marRight w:val="0"/>
                      <w:marTop w:val="0"/>
                      <w:marBottom w:val="0"/>
                      <w:divBdr>
                        <w:top w:val="none" w:sz="0" w:space="0" w:color="auto"/>
                        <w:left w:val="none" w:sz="0" w:space="0" w:color="auto"/>
                        <w:bottom w:val="none" w:sz="0" w:space="0" w:color="auto"/>
                        <w:right w:val="none" w:sz="0" w:space="0" w:color="auto"/>
                      </w:divBdr>
                      <w:divsChild>
                        <w:div w:id="2035763859">
                          <w:marLeft w:val="0"/>
                          <w:marRight w:val="0"/>
                          <w:marTop w:val="0"/>
                          <w:marBottom w:val="0"/>
                          <w:divBdr>
                            <w:top w:val="none" w:sz="0" w:space="0" w:color="auto"/>
                            <w:left w:val="none" w:sz="0" w:space="0" w:color="auto"/>
                            <w:bottom w:val="none" w:sz="0" w:space="0" w:color="auto"/>
                            <w:right w:val="none" w:sz="0" w:space="0" w:color="auto"/>
                          </w:divBdr>
                          <w:divsChild>
                            <w:div w:id="1997565582">
                              <w:marLeft w:val="0"/>
                              <w:marRight w:val="0"/>
                              <w:marTop w:val="0"/>
                              <w:marBottom w:val="0"/>
                              <w:divBdr>
                                <w:top w:val="none" w:sz="0" w:space="0" w:color="auto"/>
                                <w:left w:val="none" w:sz="0" w:space="0" w:color="auto"/>
                                <w:bottom w:val="none" w:sz="0" w:space="0" w:color="auto"/>
                                <w:right w:val="none" w:sz="0" w:space="0" w:color="auto"/>
                              </w:divBdr>
                              <w:divsChild>
                                <w:div w:id="393086198">
                                  <w:marLeft w:val="0"/>
                                  <w:marRight w:val="0"/>
                                  <w:marTop w:val="0"/>
                                  <w:marBottom w:val="0"/>
                                  <w:divBdr>
                                    <w:top w:val="none" w:sz="0" w:space="0" w:color="auto"/>
                                    <w:left w:val="none" w:sz="0" w:space="0" w:color="auto"/>
                                    <w:bottom w:val="none" w:sz="0" w:space="0" w:color="auto"/>
                                    <w:right w:val="none" w:sz="0" w:space="0" w:color="auto"/>
                                  </w:divBdr>
                                </w:div>
                                <w:div w:id="1648823858">
                                  <w:marLeft w:val="0"/>
                                  <w:marRight w:val="0"/>
                                  <w:marTop w:val="0"/>
                                  <w:marBottom w:val="0"/>
                                  <w:divBdr>
                                    <w:top w:val="none" w:sz="0" w:space="0" w:color="auto"/>
                                    <w:left w:val="none" w:sz="0" w:space="0" w:color="auto"/>
                                    <w:bottom w:val="none" w:sz="0" w:space="0" w:color="auto"/>
                                    <w:right w:val="none" w:sz="0" w:space="0" w:color="auto"/>
                                  </w:divBdr>
                                </w:div>
                                <w:div w:id="2428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920711">
              <w:marLeft w:val="0"/>
              <w:marRight w:val="0"/>
              <w:marTop w:val="0"/>
              <w:marBottom w:val="0"/>
              <w:divBdr>
                <w:top w:val="none" w:sz="0" w:space="0" w:color="auto"/>
                <w:left w:val="none" w:sz="0" w:space="0" w:color="auto"/>
                <w:bottom w:val="none" w:sz="0" w:space="0" w:color="auto"/>
                <w:right w:val="none" w:sz="0" w:space="0" w:color="auto"/>
              </w:divBdr>
            </w:div>
            <w:div w:id="1390609390">
              <w:marLeft w:val="0"/>
              <w:marRight w:val="0"/>
              <w:marTop w:val="0"/>
              <w:marBottom w:val="0"/>
              <w:divBdr>
                <w:top w:val="none" w:sz="0" w:space="0" w:color="auto"/>
                <w:left w:val="none" w:sz="0" w:space="0" w:color="auto"/>
                <w:bottom w:val="none" w:sz="0" w:space="0" w:color="auto"/>
                <w:right w:val="none" w:sz="0" w:space="0" w:color="auto"/>
              </w:divBdr>
            </w:div>
            <w:div w:id="266622008">
              <w:marLeft w:val="0"/>
              <w:marRight w:val="0"/>
              <w:marTop w:val="0"/>
              <w:marBottom w:val="0"/>
              <w:divBdr>
                <w:top w:val="none" w:sz="0" w:space="0" w:color="auto"/>
                <w:left w:val="none" w:sz="0" w:space="0" w:color="auto"/>
                <w:bottom w:val="none" w:sz="0" w:space="0" w:color="auto"/>
                <w:right w:val="none" w:sz="0" w:space="0" w:color="auto"/>
              </w:divBdr>
            </w:div>
            <w:div w:id="623578584">
              <w:marLeft w:val="0"/>
              <w:marRight w:val="0"/>
              <w:marTop w:val="0"/>
              <w:marBottom w:val="0"/>
              <w:divBdr>
                <w:top w:val="none" w:sz="0" w:space="0" w:color="auto"/>
                <w:left w:val="none" w:sz="0" w:space="0" w:color="auto"/>
                <w:bottom w:val="none" w:sz="0" w:space="0" w:color="auto"/>
                <w:right w:val="none" w:sz="0" w:space="0" w:color="auto"/>
              </w:divBdr>
              <w:divsChild>
                <w:div w:id="1982037545">
                  <w:marLeft w:val="0"/>
                  <w:marRight w:val="0"/>
                  <w:marTop w:val="0"/>
                  <w:marBottom w:val="0"/>
                  <w:divBdr>
                    <w:top w:val="none" w:sz="0" w:space="0" w:color="auto"/>
                    <w:left w:val="none" w:sz="0" w:space="0" w:color="auto"/>
                    <w:bottom w:val="none" w:sz="0" w:space="0" w:color="auto"/>
                    <w:right w:val="none" w:sz="0" w:space="0" w:color="auto"/>
                  </w:divBdr>
                </w:div>
              </w:divsChild>
            </w:div>
            <w:div w:id="529031150">
              <w:marLeft w:val="0"/>
              <w:marRight w:val="0"/>
              <w:marTop w:val="0"/>
              <w:marBottom w:val="0"/>
              <w:divBdr>
                <w:top w:val="none" w:sz="0" w:space="0" w:color="auto"/>
                <w:left w:val="none" w:sz="0" w:space="0" w:color="auto"/>
                <w:bottom w:val="none" w:sz="0" w:space="0" w:color="auto"/>
                <w:right w:val="none" w:sz="0" w:space="0" w:color="auto"/>
              </w:divBdr>
            </w:div>
            <w:div w:id="1113599784">
              <w:marLeft w:val="0"/>
              <w:marRight w:val="0"/>
              <w:marTop w:val="0"/>
              <w:marBottom w:val="0"/>
              <w:divBdr>
                <w:top w:val="none" w:sz="0" w:space="0" w:color="auto"/>
                <w:left w:val="none" w:sz="0" w:space="0" w:color="auto"/>
                <w:bottom w:val="none" w:sz="0" w:space="0" w:color="auto"/>
                <w:right w:val="none" w:sz="0" w:space="0" w:color="auto"/>
              </w:divBdr>
            </w:div>
            <w:div w:id="774716716">
              <w:marLeft w:val="0"/>
              <w:marRight w:val="0"/>
              <w:marTop w:val="0"/>
              <w:marBottom w:val="0"/>
              <w:divBdr>
                <w:top w:val="none" w:sz="0" w:space="0" w:color="auto"/>
                <w:left w:val="none" w:sz="0" w:space="0" w:color="auto"/>
                <w:bottom w:val="none" w:sz="0" w:space="0" w:color="auto"/>
                <w:right w:val="none" w:sz="0" w:space="0" w:color="auto"/>
              </w:divBdr>
            </w:div>
            <w:div w:id="1847986492">
              <w:marLeft w:val="0"/>
              <w:marRight w:val="0"/>
              <w:marTop w:val="0"/>
              <w:marBottom w:val="0"/>
              <w:divBdr>
                <w:top w:val="none" w:sz="0" w:space="0" w:color="auto"/>
                <w:left w:val="none" w:sz="0" w:space="0" w:color="auto"/>
                <w:bottom w:val="none" w:sz="0" w:space="0" w:color="auto"/>
                <w:right w:val="none" w:sz="0" w:space="0" w:color="auto"/>
              </w:divBdr>
            </w:div>
            <w:div w:id="1497963633">
              <w:marLeft w:val="0"/>
              <w:marRight w:val="0"/>
              <w:marTop w:val="0"/>
              <w:marBottom w:val="0"/>
              <w:divBdr>
                <w:top w:val="none" w:sz="0" w:space="0" w:color="auto"/>
                <w:left w:val="none" w:sz="0" w:space="0" w:color="auto"/>
                <w:bottom w:val="none" w:sz="0" w:space="0" w:color="auto"/>
                <w:right w:val="none" w:sz="0" w:space="0" w:color="auto"/>
              </w:divBdr>
            </w:div>
            <w:div w:id="509831480">
              <w:marLeft w:val="0"/>
              <w:marRight w:val="0"/>
              <w:marTop w:val="0"/>
              <w:marBottom w:val="0"/>
              <w:divBdr>
                <w:top w:val="none" w:sz="0" w:space="0" w:color="auto"/>
                <w:left w:val="none" w:sz="0" w:space="0" w:color="auto"/>
                <w:bottom w:val="none" w:sz="0" w:space="0" w:color="auto"/>
                <w:right w:val="none" w:sz="0" w:space="0" w:color="auto"/>
              </w:divBdr>
            </w:div>
            <w:div w:id="971835679">
              <w:marLeft w:val="0"/>
              <w:marRight w:val="0"/>
              <w:marTop w:val="0"/>
              <w:marBottom w:val="0"/>
              <w:divBdr>
                <w:top w:val="none" w:sz="0" w:space="0" w:color="auto"/>
                <w:left w:val="none" w:sz="0" w:space="0" w:color="auto"/>
                <w:bottom w:val="none" w:sz="0" w:space="0" w:color="auto"/>
                <w:right w:val="none" w:sz="0" w:space="0" w:color="auto"/>
              </w:divBdr>
            </w:div>
            <w:div w:id="1942688507">
              <w:marLeft w:val="0"/>
              <w:marRight w:val="0"/>
              <w:marTop w:val="0"/>
              <w:marBottom w:val="0"/>
              <w:divBdr>
                <w:top w:val="none" w:sz="0" w:space="0" w:color="auto"/>
                <w:left w:val="none" w:sz="0" w:space="0" w:color="auto"/>
                <w:bottom w:val="none" w:sz="0" w:space="0" w:color="auto"/>
                <w:right w:val="none" w:sz="0" w:space="0" w:color="auto"/>
              </w:divBdr>
            </w:div>
            <w:div w:id="685985495">
              <w:marLeft w:val="0"/>
              <w:marRight w:val="0"/>
              <w:marTop w:val="0"/>
              <w:marBottom w:val="0"/>
              <w:divBdr>
                <w:top w:val="none" w:sz="0" w:space="0" w:color="auto"/>
                <w:left w:val="none" w:sz="0" w:space="0" w:color="auto"/>
                <w:bottom w:val="none" w:sz="0" w:space="0" w:color="auto"/>
                <w:right w:val="none" w:sz="0" w:space="0" w:color="auto"/>
              </w:divBdr>
            </w:div>
            <w:div w:id="901059070">
              <w:marLeft w:val="0"/>
              <w:marRight w:val="0"/>
              <w:marTop w:val="0"/>
              <w:marBottom w:val="0"/>
              <w:divBdr>
                <w:top w:val="none" w:sz="0" w:space="0" w:color="auto"/>
                <w:left w:val="none" w:sz="0" w:space="0" w:color="auto"/>
                <w:bottom w:val="none" w:sz="0" w:space="0" w:color="auto"/>
                <w:right w:val="none" w:sz="0" w:space="0" w:color="auto"/>
              </w:divBdr>
            </w:div>
            <w:div w:id="1775438070">
              <w:marLeft w:val="0"/>
              <w:marRight w:val="0"/>
              <w:marTop w:val="0"/>
              <w:marBottom w:val="0"/>
              <w:divBdr>
                <w:top w:val="none" w:sz="0" w:space="0" w:color="auto"/>
                <w:left w:val="none" w:sz="0" w:space="0" w:color="auto"/>
                <w:bottom w:val="none" w:sz="0" w:space="0" w:color="auto"/>
                <w:right w:val="none" w:sz="0" w:space="0" w:color="auto"/>
              </w:divBdr>
              <w:divsChild>
                <w:div w:id="1663657807">
                  <w:marLeft w:val="0"/>
                  <w:marRight w:val="0"/>
                  <w:marTop w:val="0"/>
                  <w:marBottom w:val="0"/>
                  <w:divBdr>
                    <w:top w:val="none" w:sz="0" w:space="0" w:color="auto"/>
                    <w:left w:val="none" w:sz="0" w:space="0" w:color="auto"/>
                    <w:bottom w:val="none" w:sz="0" w:space="0" w:color="auto"/>
                    <w:right w:val="none" w:sz="0" w:space="0" w:color="auto"/>
                  </w:divBdr>
                  <w:divsChild>
                    <w:div w:id="1577783390">
                      <w:marLeft w:val="0"/>
                      <w:marRight w:val="0"/>
                      <w:marTop w:val="0"/>
                      <w:marBottom w:val="0"/>
                      <w:divBdr>
                        <w:top w:val="none" w:sz="0" w:space="0" w:color="auto"/>
                        <w:left w:val="none" w:sz="0" w:space="0" w:color="auto"/>
                        <w:bottom w:val="none" w:sz="0" w:space="0" w:color="auto"/>
                        <w:right w:val="none" w:sz="0" w:space="0" w:color="auto"/>
                      </w:divBdr>
                      <w:divsChild>
                        <w:div w:id="921647974">
                          <w:marLeft w:val="0"/>
                          <w:marRight w:val="0"/>
                          <w:marTop w:val="0"/>
                          <w:marBottom w:val="0"/>
                          <w:divBdr>
                            <w:top w:val="none" w:sz="0" w:space="0" w:color="auto"/>
                            <w:left w:val="none" w:sz="0" w:space="0" w:color="auto"/>
                            <w:bottom w:val="none" w:sz="0" w:space="0" w:color="auto"/>
                            <w:right w:val="none" w:sz="0" w:space="0" w:color="auto"/>
                          </w:divBdr>
                          <w:divsChild>
                            <w:div w:id="47147594">
                              <w:marLeft w:val="0"/>
                              <w:marRight w:val="0"/>
                              <w:marTop w:val="0"/>
                              <w:marBottom w:val="0"/>
                              <w:divBdr>
                                <w:top w:val="none" w:sz="0" w:space="0" w:color="auto"/>
                                <w:left w:val="none" w:sz="0" w:space="0" w:color="auto"/>
                                <w:bottom w:val="none" w:sz="0" w:space="0" w:color="auto"/>
                                <w:right w:val="none" w:sz="0" w:space="0" w:color="auto"/>
                              </w:divBdr>
                              <w:divsChild>
                                <w:div w:id="993801139">
                                  <w:marLeft w:val="0"/>
                                  <w:marRight w:val="0"/>
                                  <w:marTop w:val="0"/>
                                  <w:marBottom w:val="0"/>
                                  <w:divBdr>
                                    <w:top w:val="none" w:sz="0" w:space="0" w:color="auto"/>
                                    <w:left w:val="none" w:sz="0" w:space="0" w:color="auto"/>
                                    <w:bottom w:val="none" w:sz="0" w:space="0" w:color="auto"/>
                                    <w:right w:val="none" w:sz="0" w:space="0" w:color="auto"/>
                                  </w:divBdr>
                                </w:div>
                                <w:div w:id="2045976706">
                                  <w:marLeft w:val="0"/>
                                  <w:marRight w:val="0"/>
                                  <w:marTop w:val="0"/>
                                  <w:marBottom w:val="0"/>
                                  <w:divBdr>
                                    <w:top w:val="none" w:sz="0" w:space="0" w:color="auto"/>
                                    <w:left w:val="none" w:sz="0" w:space="0" w:color="auto"/>
                                    <w:bottom w:val="none" w:sz="0" w:space="0" w:color="auto"/>
                                    <w:right w:val="none" w:sz="0" w:space="0" w:color="auto"/>
                                  </w:divBdr>
                                </w:div>
                                <w:div w:id="47883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852082">
              <w:marLeft w:val="0"/>
              <w:marRight w:val="0"/>
              <w:marTop w:val="0"/>
              <w:marBottom w:val="0"/>
              <w:divBdr>
                <w:top w:val="none" w:sz="0" w:space="0" w:color="auto"/>
                <w:left w:val="none" w:sz="0" w:space="0" w:color="auto"/>
                <w:bottom w:val="none" w:sz="0" w:space="0" w:color="auto"/>
                <w:right w:val="none" w:sz="0" w:space="0" w:color="auto"/>
              </w:divBdr>
              <w:divsChild>
                <w:div w:id="1435248281">
                  <w:marLeft w:val="0"/>
                  <w:marRight w:val="0"/>
                  <w:marTop w:val="0"/>
                  <w:marBottom w:val="0"/>
                  <w:divBdr>
                    <w:top w:val="none" w:sz="0" w:space="0" w:color="auto"/>
                    <w:left w:val="none" w:sz="0" w:space="0" w:color="auto"/>
                    <w:bottom w:val="none" w:sz="0" w:space="0" w:color="auto"/>
                    <w:right w:val="none" w:sz="0" w:space="0" w:color="auto"/>
                  </w:divBdr>
                  <w:divsChild>
                    <w:div w:id="1893734817">
                      <w:marLeft w:val="0"/>
                      <w:marRight w:val="0"/>
                      <w:marTop w:val="0"/>
                      <w:marBottom w:val="0"/>
                      <w:divBdr>
                        <w:top w:val="none" w:sz="0" w:space="0" w:color="auto"/>
                        <w:left w:val="none" w:sz="0" w:space="0" w:color="auto"/>
                        <w:bottom w:val="none" w:sz="0" w:space="0" w:color="auto"/>
                        <w:right w:val="none" w:sz="0" w:space="0" w:color="auto"/>
                      </w:divBdr>
                      <w:divsChild>
                        <w:div w:id="1204714404">
                          <w:marLeft w:val="0"/>
                          <w:marRight w:val="0"/>
                          <w:marTop w:val="0"/>
                          <w:marBottom w:val="0"/>
                          <w:divBdr>
                            <w:top w:val="none" w:sz="0" w:space="0" w:color="auto"/>
                            <w:left w:val="none" w:sz="0" w:space="0" w:color="auto"/>
                            <w:bottom w:val="none" w:sz="0" w:space="0" w:color="auto"/>
                            <w:right w:val="none" w:sz="0" w:space="0" w:color="auto"/>
                          </w:divBdr>
                          <w:divsChild>
                            <w:div w:id="1443916089">
                              <w:marLeft w:val="0"/>
                              <w:marRight w:val="0"/>
                              <w:marTop w:val="0"/>
                              <w:marBottom w:val="0"/>
                              <w:divBdr>
                                <w:top w:val="none" w:sz="0" w:space="0" w:color="auto"/>
                                <w:left w:val="none" w:sz="0" w:space="0" w:color="auto"/>
                                <w:bottom w:val="none" w:sz="0" w:space="0" w:color="auto"/>
                                <w:right w:val="none" w:sz="0" w:space="0" w:color="auto"/>
                              </w:divBdr>
                              <w:divsChild>
                                <w:div w:id="1331444596">
                                  <w:marLeft w:val="0"/>
                                  <w:marRight w:val="0"/>
                                  <w:marTop w:val="0"/>
                                  <w:marBottom w:val="0"/>
                                  <w:divBdr>
                                    <w:top w:val="none" w:sz="0" w:space="0" w:color="auto"/>
                                    <w:left w:val="none" w:sz="0" w:space="0" w:color="auto"/>
                                    <w:bottom w:val="none" w:sz="0" w:space="0" w:color="auto"/>
                                    <w:right w:val="none" w:sz="0" w:space="0" w:color="auto"/>
                                  </w:divBdr>
                                </w:div>
                                <w:div w:id="1760759835">
                                  <w:marLeft w:val="0"/>
                                  <w:marRight w:val="0"/>
                                  <w:marTop w:val="0"/>
                                  <w:marBottom w:val="0"/>
                                  <w:divBdr>
                                    <w:top w:val="none" w:sz="0" w:space="0" w:color="auto"/>
                                    <w:left w:val="none" w:sz="0" w:space="0" w:color="auto"/>
                                    <w:bottom w:val="none" w:sz="0" w:space="0" w:color="auto"/>
                                    <w:right w:val="none" w:sz="0" w:space="0" w:color="auto"/>
                                  </w:divBdr>
                                </w:div>
                                <w:div w:id="16302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90027">
              <w:marLeft w:val="0"/>
              <w:marRight w:val="0"/>
              <w:marTop w:val="0"/>
              <w:marBottom w:val="0"/>
              <w:divBdr>
                <w:top w:val="none" w:sz="0" w:space="0" w:color="auto"/>
                <w:left w:val="none" w:sz="0" w:space="0" w:color="auto"/>
                <w:bottom w:val="none" w:sz="0" w:space="0" w:color="auto"/>
                <w:right w:val="none" w:sz="0" w:space="0" w:color="auto"/>
              </w:divBdr>
            </w:div>
            <w:div w:id="869414147">
              <w:marLeft w:val="0"/>
              <w:marRight w:val="0"/>
              <w:marTop w:val="0"/>
              <w:marBottom w:val="0"/>
              <w:divBdr>
                <w:top w:val="none" w:sz="0" w:space="0" w:color="auto"/>
                <w:left w:val="none" w:sz="0" w:space="0" w:color="auto"/>
                <w:bottom w:val="none" w:sz="0" w:space="0" w:color="auto"/>
                <w:right w:val="none" w:sz="0" w:space="0" w:color="auto"/>
              </w:divBdr>
              <w:divsChild>
                <w:div w:id="954412373">
                  <w:marLeft w:val="0"/>
                  <w:marRight w:val="0"/>
                  <w:marTop w:val="0"/>
                  <w:marBottom w:val="0"/>
                  <w:divBdr>
                    <w:top w:val="none" w:sz="0" w:space="0" w:color="auto"/>
                    <w:left w:val="none" w:sz="0" w:space="0" w:color="auto"/>
                    <w:bottom w:val="none" w:sz="0" w:space="0" w:color="auto"/>
                    <w:right w:val="none" w:sz="0" w:space="0" w:color="auto"/>
                  </w:divBdr>
                  <w:divsChild>
                    <w:div w:id="1027485057">
                      <w:marLeft w:val="0"/>
                      <w:marRight w:val="0"/>
                      <w:marTop w:val="0"/>
                      <w:marBottom w:val="0"/>
                      <w:divBdr>
                        <w:top w:val="none" w:sz="0" w:space="0" w:color="auto"/>
                        <w:left w:val="none" w:sz="0" w:space="0" w:color="auto"/>
                        <w:bottom w:val="none" w:sz="0" w:space="0" w:color="auto"/>
                        <w:right w:val="none" w:sz="0" w:space="0" w:color="auto"/>
                      </w:divBdr>
                      <w:divsChild>
                        <w:div w:id="92744512">
                          <w:marLeft w:val="0"/>
                          <w:marRight w:val="0"/>
                          <w:marTop w:val="0"/>
                          <w:marBottom w:val="0"/>
                          <w:divBdr>
                            <w:top w:val="none" w:sz="0" w:space="0" w:color="auto"/>
                            <w:left w:val="none" w:sz="0" w:space="0" w:color="auto"/>
                            <w:bottom w:val="none" w:sz="0" w:space="0" w:color="auto"/>
                            <w:right w:val="none" w:sz="0" w:space="0" w:color="auto"/>
                          </w:divBdr>
                          <w:divsChild>
                            <w:div w:id="1235047200">
                              <w:marLeft w:val="0"/>
                              <w:marRight w:val="0"/>
                              <w:marTop w:val="0"/>
                              <w:marBottom w:val="0"/>
                              <w:divBdr>
                                <w:top w:val="none" w:sz="0" w:space="0" w:color="auto"/>
                                <w:left w:val="none" w:sz="0" w:space="0" w:color="auto"/>
                                <w:bottom w:val="none" w:sz="0" w:space="0" w:color="auto"/>
                                <w:right w:val="none" w:sz="0" w:space="0" w:color="auto"/>
                              </w:divBdr>
                              <w:divsChild>
                                <w:div w:id="1155806380">
                                  <w:marLeft w:val="0"/>
                                  <w:marRight w:val="0"/>
                                  <w:marTop w:val="0"/>
                                  <w:marBottom w:val="0"/>
                                  <w:divBdr>
                                    <w:top w:val="none" w:sz="0" w:space="0" w:color="auto"/>
                                    <w:left w:val="none" w:sz="0" w:space="0" w:color="auto"/>
                                    <w:bottom w:val="none" w:sz="0" w:space="0" w:color="auto"/>
                                    <w:right w:val="none" w:sz="0" w:space="0" w:color="auto"/>
                                  </w:divBdr>
                                </w:div>
                                <w:div w:id="1125975232">
                                  <w:marLeft w:val="0"/>
                                  <w:marRight w:val="0"/>
                                  <w:marTop w:val="0"/>
                                  <w:marBottom w:val="0"/>
                                  <w:divBdr>
                                    <w:top w:val="none" w:sz="0" w:space="0" w:color="auto"/>
                                    <w:left w:val="none" w:sz="0" w:space="0" w:color="auto"/>
                                    <w:bottom w:val="none" w:sz="0" w:space="0" w:color="auto"/>
                                    <w:right w:val="none" w:sz="0" w:space="0" w:color="auto"/>
                                  </w:divBdr>
                                </w:div>
                                <w:div w:id="109328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493687">
              <w:marLeft w:val="0"/>
              <w:marRight w:val="0"/>
              <w:marTop w:val="0"/>
              <w:marBottom w:val="0"/>
              <w:divBdr>
                <w:top w:val="none" w:sz="0" w:space="0" w:color="auto"/>
                <w:left w:val="none" w:sz="0" w:space="0" w:color="auto"/>
                <w:bottom w:val="none" w:sz="0" w:space="0" w:color="auto"/>
                <w:right w:val="none" w:sz="0" w:space="0" w:color="auto"/>
              </w:divBdr>
              <w:divsChild>
                <w:div w:id="943461080">
                  <w:marLeft w:val="0"/>
                  <w:marRight w:val="0"/>
                  <w:marTop w:val="0"/>
                  <w:marBottom w:val="0"/>
                  <w:divBdr>
                    <w:top w:val="none" w:sz="0" w:space="0" w:color="auto"/>
                    <w:left w:val="none" w:sz="0" w:space="0" w:color="auto"/>
                    <w:bottom w:val="none" w:sz="0" w:space="0" w:color="auto"/>
                    <w:right w:val="none" w:sz="0" w:space="0" w:color="auto"/>
                  </w:divBdr>
                  <w:divsChild>
                    <w:div w:id="548495291">
                      <w:marLeft w:val="0"/>
                      <w:marRight w:val="0"/>
                      <w:marTop w:val="0"/>
                      <w:marBottom w:val="0"/>
                      <w:divBdr>
                        <w:top w:val="none" w:sz="0" w:space="0" w:color="auto"/>
                        <w:left w:val="none" w:sz="0" w:space="0" w:color="auto"/>
                        <w:bottom w:val="none" w:sz="0" w:space="0" w:color="auto"/>
                        <w:right w:val="none" w:sz="0" w:space="0" w:color="auto"/>
                      </w:divBdr>
                      <w:divsChild>
                        <w:div w:id="1087534746">
                          <w:marLeft w:val="0"/>
                          <w:marRight w:val="0"/>
                          <w:marTop w:val="0"/>
                          <w:marBottom w:val="0"/>
                          <w:divBdr>
                            <w:top w:val="none" w:sz="0" w:space="0" w:color="auto"/>
                            <w:left w:val="none" w:sz="0" w:space="0" w:color="auto"/>
                            <w:bottom w:val="none" w:sz="0" w:space="0" w:color="auto"/>
                            <w:right w:val="none" w:sz="0" w:space="0" w:color="auto"/>
                          </w:divBdr>
                          <w:divsChild>
                            <w:div w:id="1950506346">
                              <w:marLeft w:val="0"/>
                              <w:marRight w:val="0"/>
                              <w:marTop w:val="0"/>
                              <w:marBottom w:val="0"/>
                              <w:divBdr>
                                <w:top w:val="none" w:sz="0" w:space="0" w:color="auto"/>
                                <w:left w:val="none" w:sz="0" w:space="0" w:color="auto"/>
                                <w:bottom w:val="none" w:sz="0" w:space="0" w:color="auto"/>
                                <w:right w:val="none" w:sz="0" w:space="0" w:color="auto"/>
                              </w:divBdr>
                              <w:divsChild>
                                <w:div w:id="136074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37213">
              <w:marLeft w:val="0"/>
              <w:marRight w:val="0"/>
              <w:marTop w:val="0"/>
              <w:marBottom w:val="0"/>
              <w:divBdr>
                <w:top w:val="none" w:sz="0" w:space="0" w:color="auto"/>
                <w:left w:val="none" w:sz="0" w:space="0" w:color="auto"/>
                <w:bottom w:val="none" w:sz="0" w:space="0" w:color="auto"/>
                <w:right w:val="none" w:sz="0" w:space="0" w:color="auto"/>
              </w:divBdr>
            </w:div>
            <w:div w:id="357239699">
              <w:marLeft w:val="0"/>
              <w:marRight w:val="0"/>
              <w:marTop w:val="0"/>
              <w:marBottom w:val="0"/>
              <w:divBdr>
                <w:top w:val="none" w:sz="0" w:space="0" w:color="auto"/>
                <w:left w:val="none" w:sz="0" w:space="0" w:color="auto"/>
                <w:bottom w:val="none" w:sz="0" w:space="0" w:color="auto"/>
                <w:right w:val="none" w:sz="0" w:space="0" w:color="auto"/>
              </w:divBdr>
            </w:div>
            <w:div w:id="1891530565">
              <w:marLeft w:val="0"/>
              <w:marRight w:val="0"/>
              <w:marTop w:val="0"/>
              <w:marBottom w:val="0"/>
              <w:divBdr>
                <w:top w:val="none" w:sz="0" w:space="0" w:color="auto"/>
                <w:left w:val="none" w:sz="0" w:space="0" w:color="auto"/>
                <w:bottom w:val="none" w:sz="0" w:space="0" w:color="auto"/>
                <w:right w:val="none" w:sz="0" w:space="0" w:color="auto"/>
              </w:divBdr>
              <w:divsChild>
                <w:div w:id="1473910044">
                  <w:marLeft w:val="0"/>
                  <w:marRight w:val="0"/>
                  <w:marTop w:val="0"/>
                  <w:marBottom w:val="0"/>
                  <w:divBdr>
                    <w:top w:val="none" w:sz="0" w:space="0" w:color="auto"/>
                    <w:left w:val="none" w:sz="0" w:space="0" w:color="auto"/>
                    <w:bottom w:val="none" w:sz="0" w:space="0" w:color="auto"/>
                    <w:right w:val="none" w:sz="0" w:space="0" w:color="auto"/>
                  </w:divBdr>
                  <w:divsChild>
                    <w:div w:id="1343626047">
                      <w:marLeft w:val="0"/>
                      <w:marRight w:val="0"/>
                      <w:marTop w:val="0"/>
                      <w:marBottom w:val="0"/>
                      <w:divBdr>
                        <w:top w:val="none" w:sz="0" w:space="0" w:color="auto"/>
                        <w:left w:val="none" w:sz="0" w:space="0" w:color="auto"/>
                        <w:bottom w:val="none" w:sz="0" w:space="0" w:color="auto"/>
                        <w:right w:val="none" w:sz="0" w:space="0" w:color="auto"/>
                      </w:divBdr>
                      <w:divsChild>
                        <w:div w:id="1400523009">
                          <w:marLeft w:val="0"/>
                          <w:marRight w:val="0"/>
                          <w:marTop w:val="0"/>
                          <w:marBottom w:val="0"/>
                          <w:divBdr>
                            <w:top w:val="none" w:sz="0" w:space="0" w:color="auto"/>
                            <w:left w:val="none" w:sz="0" w:space="0" w:color="auto"/>
                            <w:bottom w:val="none" w:sz="0" w:space="0" w:color="auto"/>
                            <w:right w:val="none" w:sz="0" w:space="0" w:color="auto"/>
                          </w:divBdr>
                          <w:divsChild>
                            <w:div w:id="638924779">
                              <w:marLeft w:val="0"/>
                              <w:marRight w:val="0"/>
                              <w:marTop w:val="0"/>
                              <w:marBottom w:val="0"/>
                              <w:divBdr>
                                <w:top w:val="none" w:sz="0" w:space="0" w:color="auto"/>
                                <w:left w:val="none" w:sz="0" w:space="0" w:color="auto"/>
                                <w:bottom w:val="none" w:sz="0" w:space="0" w:color="auto"/>
                                <w:right w:val="none" w:sz="0" w:space="0" w:color="auto"/>
                              </w:divBdr>
                              <w:divsChild>
                                <w:div w:id="134794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533299">
              <w:marLeft w:val="0"/>
              <w:marRight w:val="0"/>
              <w:marTop w:val="0"/>
              <w:marBottom w:val="0"/>
              <w:divBdr>
                <w:top w:val="none" w:sz="0" w:space="0" w:color="auto"/>
                <w:left w:val="none" w:sz="0" w:space="0" w:color="auto"/>
                <w:bottom w:val="none" w:sz="0" w:space="0" w:color="auto"/>
                <w:right w:val="none" w:sz="0" w:space="0" w:color="auto"/>
              </w:divBdr>
              <w:divsChild>
                <w:div w:id="1519388264">
                  <w:marLeft w:val="0"/>
                  <w:marRight w:val="0"/>
                  <w:marTop w:val="0"/>
                  <w:marBottom w:val="0"/>
                  <w:divBdr>
                    <w:top w:val="none" w:sz="0" w:space="0" w:color="auto"/>
                    <w:left w:val="none" w:sz="0" w:space="0" w:color="auto"/>
                    <w:bottom w:val="none" w:sz="0" w:space="0" w:color="auto"/>
                    <w:right w:val="none" w:sz="0" w:space="0" w:color="auto"/>
                  </w:divBdr>
                  <w:divsChild>
                    <w:div w:id="1857385789">
                      <w:marLeft w:val="0"/>
                      <w:marRight w:val="0"/>
                      <w:marTop w:val="0"/>
                      <w:marBottom w:val="0"/>
                      <w:divBdr>
                        <w:top w:val="none" w:sz="0" w:space="0" w:color="auto"/>
                        <w:left w:val="none" w:sz="0" w:space="0" w:color="auto"/>
                        <w:bottom w:val="none" w:sz="0" w:space="0" w:color="auto"/>
                        <w:right w:val="none" w:sz="0" w:space="0" w:color="auto"/>
                      </w:divBdr>
                      <w:divsChild>
                        <w:div w:id="1719208523">
                          <w:marLeft w:val="0"/>
                          <w:marRight w:val="0"/>
                          <w:marTop w:val="0"/>
                          <w:marBottom w:val="0"/>
                          <w:divBdr>
                            <w:top w:val="none" w:sz="0" w:space="0" w:color="auto"/>
                            <w:left w:val="none" w:sz="0" w:space="0" w:color="auto"/>
                            <w:bottom w:val="none" w:sz="0" w:space="0" w:color="auto"/>
                            <w:right w:val="none" w:sz="0" w:space="0" w:color="auto"/>
                          </w:divBdr>
                          <w:divsChild>
                            <w:div w:id="922029600">
                              <w:marLeft w:val="0"/>
                              <w:marRight w:val="0"/>
                              <w:marTop w:val="0"/>
                              <w:marBottom w:val="0"/>
                              <w:divBdr>
                                <w:top w:val="none" w:sz="0" w:space="0" w:color="auto"/>
                                <w:left w:val="none" w:sz="0" w:space="0" w:color="auto"/>
                                <w:bottom w:val="none" w:sz="0" w:space="0" w:color="auto"/>
                                <w:right w:val="none" w:sz="0" w:space="0" w:color="auto"/>
                              </w:divBdr>
                              <w:divsChild>
                                <w:div w:id="78427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831063">
              <w:marLeft w:val="0"/>
              <w:marRight w:val="0"/>
              <w:marTop w:val="0"/>
              <w:marBottom w:val="0"/>
              <w:divBdr>
                <w:top w:val="none" w:sz="0" w:space="0" w:color="auto"/>
                <w:left w:val="none" w:sz="0" w:space="0" w:color="auto"/>
                <w:bottom w:val="none" w:sz="0" w:space="0" w:color="auto"/>
                <w:right w:val="none" w:sz="0" w:space="0" w:color="auto"/>
              </w:divBdr>
              <w:divsChild>
                <w:div w:id="1749225456">
                  <w:marLeft w:val="0"/>
                  <w:marRight w:val="0"/>
                  <w:marTop w:val="0"/>
                  <w:marBottom w:val="0"/>
                  <w:divBdr>
                    <w:top w:val="none" w:sz="0" w:space="0" w:color="auto"/>
                    <w:left w:val="none" w:sz="0" w:space="0" w:color="auto"/>
                    <w:bottom w:val="none" w:sz="0" w:space="0" w:color="auto"/>
                    <w:right w:val="none" w:sz="0" w:space="0" w:color="auto"/>
                  </w:divBdr>
                  <w:divsChild>
                    <w:div w:id="605160321">
                      <w:marLeft w:val="0"/>
                      <w:marRight w:val="0"/>
                      <w:marTop w:val="0"/>
                      <w:marBottom w:val="0"/>
                      <w:divBdr>
                        <w:top w:val="none" w:sz="0" w:space="0" w:color="auto"/>
                        <w:left w:val="none" w:sz="0" w:space="0" w:color="auto"/>
                        <w:bottom w:val="none" w:sz="0" w:space="0" w:color="auto"/>
                        <w:right w:val="none" w:sz="0" w:space="0" w:color="auto"/>
                      </w:divBdr>
                      <w:divsChild>
                        <w:div w:id="483082272">
                          <w:marLeft w:val="0"/>
                          <w:marRight w:val="0"/>
                          <w:marTop w:val="0"/>
                          <w:marBottom w:val="0"/>
                          <w:divBdr>
                            <w:top w:val="none" w:sz="0" w:space="0" w:color="auto"/>
                            <w:left w:val="none" w:sz="0" w:space="0" w:color="auto"/>
                            <w:bottom w:val="none" w:sz="0" w:space="0" w:color="auto"/>
                            <w:right w:val="none" w:sz="0" w:space="0" w:color="auto"/>
                          </w:divBdr>
                          <w:divsChild>
                            <w:div w:id="1340234779">
                              <w:marLeft w:val="0"/>
                              <w:marRight w:val="0"/>
                              <w:marTop w:val="0"/>
                              <w:marBottom w:val="0"/>
                              <w:divBdr>
                                <w:top w:val="none" w:sz="0" w:space="0" w:color="auto"/>
                                <w:left w:val="none" w:sz="0" w:space="0" w:color="auto"/>
                                <w:bottom w:val="none" w:sz="0" w:space="0" w:color="auto"/>
                                <w:right w:val="none" w:sz="0" w:space="0" w:color="auto"/>
                              </w:divBdr>
                              <w:divsChild>
                                <w:div w:id="939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657680">
              <w:marLeft w:val="0"/>
              <w:marRight w:val="0"/>
              <w:marTop w:val="0"/>
              <w:marBottom w:val="0"/>
              <w:divBdr>
                <w:top w:val="none" w:sz="0" w:space="0" w:color="auto"/>
                <w:left w:val="none" w:sz="0" w:space="0" w:color="auto"/>
                <w:bottom w:val="none" w:sz="0" w:space="0" w:color="auto"/>
                <w:right w:val="none" w:sz="0" w:space="0" w:color="auto"/>
              </w:divBdr>
              <w:divsChild>
                <w:div w:id="837648045">
                  <w:marLeft w:val="0"/>
                  <w:marRight w:val="0"/>
                  <w:marTop w:val="0"/>
                  <w:marBottom w:val="0"/>
                  <w:divBdr>
                    <w:top w:val="none" w:sz="0" w:space="0" w:color="auto"/>
                    <w:left w:val="none" w:sz="0" w:space="0" w:color="auto"/>
                    <w:bottom w:val="none" w:sz="0" w:space="0" w:color="auto"/>
                    <w:right w:val="none" w:sz="0" w:space="0" w:color="auto"/>
                  </w:divBdr>
                  <w:divsChild>
                    <w:div w:id="309748104">
                      <w:marLeft w:val="0"/>
                      <w:marRight w:val="0"/>
                      <w:marTop w:val="0"/>
                      <w:marBottom w:val="0"/>
                      <w:divBdr>
                        <w:top w:val="none" w:sz="0" w:space="0" w:color="auto"/>
                        <w:left w:val="none" w:sz="0" w:space="0" w:color="auto"/>
                        <w:bottom w:val="none" w:sz="0" w:space="0" w:color="auto"/>
                        <w:right w:val="none" w:sz="0" w:space="0" w:color="auto"/>
                      </w:divBdr>
                      <w:divsChild>
                        <w:div w:id="2108109991">
                          <w:marLeft w:val="0"/>
                          <w:marRight w:val="0"/>
                          <w:marTop w:val="0"/>
                          <w:marBottom w:val="0"/>
                          <w:divBdr>
                            <w:top w:val="none" w:sz="0" w:space="0" w:color="auto"/>
                            <w:left w:val="none" w:sz="0" w:space="0" w:color="auto"/>
                            <w:bottom w:val="none" w:sz="0" w:space="0" w:color="auto"/>
                            <w:right w:val="none" w:sz="0" w:space="0" w:color="auto"/>
                          </w:divBdr>
                          <w:divsChild>
                            <w:div w:id="1432815793">
                              <w:marLeft w:val="0"/>
                              <w:marRight w:val="0"/>
                              <w:marTop w:val="0"/>
                              <w:marBottom w:val="0"/>
                              <w:divBdr>
                                <w:top w:val="none" w:sz="0" w:space="0" w:color="auto"/>
                                <w:left w:val="none" w:sz="0" w:space="0" w:color="auto"/>
                                <w:bottom w:val="none" w:sz="0" w:space="0" w:color="auto"/>
                                <w:right w:val="none" w:sz="0" w:space="0" w:color="auto"/>
                              </w:divBdr>
                              <w:divsChild>
                                <w:div w:id="1053890115">
                                  <w:marLeft w:val="0"/>
                                  <w:marRight w:val="0"/>
                                  <w:marTop w:val="0"/>
                                  <w:marBottom w:val="0"/>
                                  <w:divBdr>
                                    <w:top w:val="none" w:sz="0" w:space="0" w:color="auto"/>
                                    <w:left w:val="none" w:sz="0" w:space="0" w:color="auto"/>
                                    <w:bottom w:val="none" w:sz="0" w:space="0" w:color="auto"/>
                                    <w:right w:val="none" w:sz="0" w:space="0" w:color="auto"/>
                                  </w:divBdr>
                                </w:div>
                                <w:div w:id="33273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374506">
              <w:marLeft w:val="0"/>
              <w:marRight w:val="0"/>
              <w:marTop w:val="0"/>
              <w:marBottom w:val="0"/>
              <w:divBdr>
                <w:top w:val="none" w:sz="0" w:space="0" w:color="auto"/>
                <w:left w:val="none" w:sz="0" w:space="0" w:color="auto"/>
                <w:bottom w:val="none" w:sz="0" w:space="0" w:color="auto"/>
                <w:right w:val="none" w:sz="0" w:space="0" w:color="auto"/>
              </w:divBdr>
              <w:divsChild>
                <w:div w:id="371269788">
                  <w:marLeft w:val="0"/>
                  <w:marRight w:val="0"/>
                  <w:marTop w:val="0"/>
                  <w:marBottom w:val="0"/>
                  <w:divBdr>
                    <w:top w:val="none" w:sz="0" w:space="0" w:color="auto"/>
                    <w:left w:val="none" w:sz="0" w:space="0" w:color="auto"/>
                    <w:bottom w:val="none" w:sz="0" w:space="0" w:color="auto"/>
                    <w:right w:val="none" w:sz="0" w:space="0" w:color="auto"/>
                  </w:divBdr>
                  <w:divsChild>
                    <w:div w:id="98824185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sChild>
                            <w:div w:id="1726028187">
                              <w:marLeft w:val="0"/>
                              <w:marRight w:val="0"/>
                              <w:marTop w:val="0"/>
                              <w:marBottom w:val="0"/>
                              <w:divBdr>
                                <w:top w:val="none" w:sz="0" w:space="0" w:color="auto"/>
                                <w:left w:val="none" w:sz="0" w:space="0" w:color="auto"/>
                                <w:bottom w:val="none" w:sz="0" w:space="0" w:color="auto"/>
                                <w:right w:val="none" w:sz="0" w:space="0" w:color="auto"/>
                              </w:divBdr>
                              <w:divsChild>
                                <w:div w:id="1471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9106486">
              <w:marLeft w:val="0"/>
              <w:marRight w:val="0"/>
              <w:marTop w:val="0"/>
              <w:marBottom w:val="0"/>
              <w:divBdr>
                <w:top w:val="none" w:sz="0" w:space="0" w:color="auto"/>
                <w:left w:val="none" w:sz="0" w:space="0" w:color="auto"/>
                <w:bottom w:val="none" w:sz="0" w:space="0" w:color="auto"/>
                <w:right w:val="none" w:sz="0" w:space="0" w:color="auto"/>
              </w:divBdr>
            </w:div>
            <w:div w:id="109328037">
              <w:marLeft w:val="0"/>
              <w:marRight w:val="0"/>
              <w:marTop w:val="0"/>
              <w:marBottom w:val="0"/>
              <w:divBdr>
                <w:top w:val="none" w:sz="0" w:space="0" w:color="auto"/>
                <w:left w:val="none" w:sz="0" w:space="0" w:color="auto"/>
                <w:bottom w:val="none" w:sz="0" w:space="0" w:color="auto"/>
                <w:right w:val="none" w:sz="0" w:space="0" w:color="auto"/>
              </w:divBdr>
              <w:divsChild>
                <w:div w:id="584415601">
                  <w:marLeft w:val="0"/>
                  <w:marRight w:val="0"/>
                  <w:marTop w:val="0"/>
                  <w:marBottom w:val="0"/>
                  <w:divBdr>
                    <w:top w:val="none" w:sz="0" w:space="0" w:color="auto"/>
                    <w:left w:val="none" w:sz="0" w:space="0" w:color="auto"/>
                    <w:bottom w:val="none" w:sz="0" w:space="0" w:color="auto"/>
                    <w:right w:val="none" w:sz="0" w:space="0" w:color="auto"/>
                  </w:divBdr>
                </w:div>
              </w:divsChild>
            </w:div>
            <w:div w:id="1457261630">
              <w:marLeft w:val="0"/>
              <w:marRight w:val="0"/>
              <w:marTop w:val="0"/>
              <w:marBottom w:val="0"/>
              <w:divBdr>
                <w:top w:val="none" w:sz="0" w:space="0" w:color="auto"/>
                <w:left w:val="none" w:sz="0" w:space="0" w:color="auto"/>
                <w:bottom w:val="none" w:sz="0" w:space="0" w:color="auto"/>
                <w:right w:val="none" w:sz="0" w:space="0" w:color="auto"/>
              </w:divBdr>
            </w:div>
            <w:div w:id="2121294683">
              <w:marLeft w:val="0"/>
              <w:marRight w:val="0"/>
              <w:marTop w:val="0"/>
              <w:marBottom w:val="0"/>
              <w:divBdr>
                <w:top w:val="none" w:sz="0" w:space="0" w:color="auto"/>
                <w:left w:val="none" w:sz="0" w:space="0" w:color="auto"/>
                <w:bottom w:val="none" w:sz="0" w:space="0" w:color="auto"/>
                <w:right w:val="none" w:sz="0" w:space="0" w:color="auto"/>
              </w:divBdr>
              <w:divsChild>
                <w:div w:id="536746086">
                  <w:marLeft w:val="0"/>
                  <w:marRight w:val="0"/>
                  <w:marTop w:val="0"/>
                  <w:marBottom w:val="0"/>
                  <w:divBdr>
                    <w:top w:val="none" w:sz="0" w:space="0" w:color="auto"/>
                    <w:left w:val="none" w:sz="0" w:space="0" w:color="auto"/>
                    <w:bottom w:val="none" w:sz="0" w:space="0" w:color="auto"/>
                    <w:right w:val="none" w:sz="0" w:space="0" w:color="auto"/>
                  </w:divBdr>
                </w:div>
              </w:divsChild>
            </w:div>
            <w:div w:id="1107581831">
              <w:marLeft w:val="0"/>
              <w:marRight w:val="0"/>
              <w:marTop w:val="0"/>
              <w:marBottom w:val="0"/>
              <w:divBdr>
                <w:top w:val="none" w:sz="0" w:space="0" w:color="auto"/>
                <w:left w:val="none" w:sz="0" w:space="0" w:color="auto"/>
                <w:bottom w:val="none" w:sz="0" w:space="0" w:color="auto"/>
                <w:right w:val="none" w:sz="0" w:space="0" w:color="auto"/>
              </w:divBdr>
            </w:div>
            <w:div w:id="2087878308">
              <w:marLeft w:val="0"/>
              <w:marRight w:val="0"/>
              <w:marTop w:val="0"/>
              <w:marBottom w:val="0"/>
              <w:divBdr>
                <w:top w:val="none" w:sz="0" w:space="0" w:color="auto"/>
                <w:left w:val="none" w:sz="0" w:space="0" w:color="auto"/>
                <w:bottom w:val="none" w:sz="0" w:space="0" w:color="auto"/>
                <w:right w:val="none" w:sz="0" w:space="0" w:color="auto"/>
              </w:divBdr>
              <w:divsChild>
                <w:div w:id="1715081624">
                  <w:marLeft w:val="0"/>
                  <w:marRight w:val="0"/>
                  <w:marTop w:val="0"/>
                  <w:marBottom w:val="0"/>
                  <w:divBdr>
                    <w:top w:val="none" w:sz="0" w:space="0" w:color="auto"/>
                    <w:left w:val="none" w:sz="0" w:space="0" w:color="auto"/>
                    <w:bottom w:val="none" w:sz="0" w:space="0" w:color="auto"/>
                    <w:right w:val="none" w:sz="0" w:space="0" w:color="auto"/>
                  </w:divBdr>
                  <w:divsChild>
                    <w:div w:id="1927952694">
                      <w:marLeft w:val="0"/>
                      <w:marRight w:val="0"/>
                      <w:marTop w:val="0"/>
                      <w:marBottom w:val="0"/>
                      <w:divBdr>
                        <w:top w:val="none" w:sz="0" w:space="0" w:color="auto"/>
                        <w:left w:val="none" w:sz="0" w:space="0" w:color="auto"/>
                        <w:bottom w:val="none" w:sz="0" w:space="0" w:color="auto"/>
                        <w:right w:val="none" w:sz="0" w:space="0" w:color="auto"/>
                      </w:divBdr>
                      <w:divsChild>
                        <w:div w:id="378631382">
                          <w:marLeft w:val="0"/>
                          <w:marRight w:val="0"/>
                          <w:marTop w:val="0"/>
                          <w:marBottom w:val="0"/>
                          <w:divBdr>
                            <w:top w:val="none" w:sz="0" w:space="0" w:color="auto"/>
                            <w:left w:val="none" w:sz="0" w:space="0" w:color="auto"/>
                            <w:bottom w:val="none" w:sz="0" w:space="0" w:color="auto"/>
                            <w:right w:val="none" w:sz="0" w:space="0" w:color="auto"/>
                          </w:divBdr>
                          <w:divsChild>
                            <w:div w:id="648286760">
                              <w:marLeft w:val="0"/>
                              <w:marRight w:val="0"/>
                              <w:marTop w:val="0"/>
                              <w:marBottom w:val="0"/>
                              <w:divBdr>
                                <w:top w:val="none" w:sz="0" w:space="0" w:color="auto"/>
                                <w:left w:val="none" w:sz="0" w:space="0" w:color="auto"/>
                                <w:bottom w:val="none" w:sz="0" w:space="0" w:color="auto"/>
                                <w:right w:val="none" w:sz="0" w:space="0" w:color="auto"/>
                              </w:divBdr>
                              <w:divsChild>
                                <w:div w:id="158788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09077">
              <w:marLeft w:val="0"/>
              <w:marRight w:val="0"/>
              <w:marTop w:val="0"/>
              <w:marBottom w:val="0"/>
              <w:divBdr>
                <w:top w:val="none" w:sz="0" w:space="0" w:color="auto"/>
                <w:left w:val="none" w:sz="0" w:space="0" w:color="auto"/>
                <w:bottom w:val="none" w:sz="0" w:space="0" w:color="auto"/>
                <w:right w:val="none" w:sz="0" w:space="0" w:color="auto"/>
              </w:divBdr>
            </w:div>
            <w:div w:id="1571576435">
              <w:marLeft w:val="0"/>
              <w:marRight w:val="0"/>
              <w:marTop w:val="0"/>
              <w:marBottom w:val="0"/>
              <w:divBdr>
                <w:top w:val="none" w:sz="0" w:space="0" w:color="auto"/>
                <w:left w:val="none" w:sz="0" w:space="0" w:color="auto"/>
                <w:bottom w:val="none" w:sz="0" w:space="0" w:color="auto"/>
                <w:right w:val="none" w:sz="0" w:space="0" w:color="auto"/>
              </w:divBdr>
              <w:divsChild>
                <w:div w:id="220411767">
                  <w:marLeft w:val="0"/>
                  <w:marRight w:val="0"/>
                  <w:marTop w:val="0"/>
                  <w:marBottom w:val="0"/>
                  <w:divBdr>
                    <w:top w:val="none" w:sz="0" w:space="0" w:color="auto"/>
                    <w:left w:val="none" w:sz="0" w:space="0" w:color="auto"/>
                    <w:bottom w:val="none" w:sz="0" w:space="0" w:color="auto"/>
                    <w:right w:val="none" w:sz="0" w:space="0" w:color="auto"/>
                  </w:divBdr>
                  <w:divsChild>
                    <w:div w:id="1731610422">
                      <w:marLeft w:val="0"/>
                      <w:marRight w:val="0"/>
                      <w:marTop w:val="0"/>
                      <w:marBottom w:val="0"/>
                      <w:divBdr>
                        <w:top w:val="none" w:sz="0" w:space="0" w:color="auto"/>
                        <w:left w:val="none" w:sz="0" w:space="0" w:color="auto"/>
                        <w:bottom w:val="none" w:sz="0" w:space="0" w:color="auto"/>
                        <w:right w:val="none" w:sz="0" w:space="0" w:color="auto"/>
                      </w:divBdr>
                      <w:divsChild>
                        <w:div w:id="346908495">
                          <w:marLeft w:val="0"/>
                          <w:marRight w:val="0"/>
                          <w:marTop w:val="0"/>
                          <w:marBottom w:val="0"/>
                          <w:divBdr>
                            <w:top w:val="none" w:sz="0" w:space="0" w:color="auto"/>
                            <w:left w:val="none" w:sz="0" w:space="0" w:color="auto"/>
                            <w:bottom w:val="none" w:sz="0" w:space="0" w:color="auto"/>
                            <w:right w:val="none" w:sz="0" w:space="0" w:color="auto"/>
                          </w:divBdr>
                          <w:divsChild>
                            <w:div w:id="1128006840">
                              <w:marLeft w:val="0"/>
                              <w:marRight w:val="0"/>
                              <w:marTop w:val="0"/>
                              <w:marBottom w:val="0"/>
                              <w:divBdr>
                                <w:top w:val="none" w:sz="0" w:space="0" w:color="auto"/>
                                <w:left w:val="none" w:sz="0" w:space="0" w:color="auto"/>
                                <w:bottom w:val="none" w:sz="0" w:space="0" w:color="auto"/>
                                <w:right w:val="none" w:sz="0" w:space="0" w:color="auto"/>
                              </w:divBdr>
                              <w:divsChild>
                                <w:div w:id="174826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518619">
              <w:marLeft w:val="0"/>
              <w:marRight w:val="0"/>
              <w:marTop w:val="0"/>
              <w:marBottom w:val="0"/>
              <w:divBdr>
                <w:top w:val="none" w:sz="0" w:space="0" w:color="auto"/>
                <w:left w:val="none" w:sz="0" w:space="0" w:color="auto"/>
                <w:bottom w:val="none" w:sz="0" w:space="0" w:color="auto"/>
                <w:right w:val="none" w:sz="0" w:space="0" w:color="auto"/>
              </w:divBdr>
              <w:divsChild>
                <w:div w:id="548422917">
                  <w:marLeft w:val="0"/>
                  <w:marRight w:val="0"/>
                  <w:marTop w:val="0"/>
                  <w:marBottom w:val="0"/>
                  <w:divBdr>
                    <w:top w:val="none" w:sz="0" w:space="0" w:color="auto"/>
                    <w:left w:val="none" w:sz="0" w:space="0" w:color="auto"/>
                    <w:bottom w:val="none" w:sz="0" w:space="0" w:color="auto"/>
                    <w:right w:val="none" w:sz="0" w:space="0" w:color="auto"/>
                  </w:divBdr>
                  <w:divsChild>
                    <w:div w:id="407770551">
                      <w:marLeft w:val="0"/>
                      <w:marRight w:val="0"/>
                      <w:marTop w:val="0"/>
                      <w:marBottom w:val="0"/>
                      <w:divBdr>
                        <w:top w:val="none" w:sz="0" w:space="0" w:color="auto"/>
                        <w:left w:val="none" w:sz="0" w:space="0" w:color="auto"/>
                        <w:bottom w:val="none" w:sz="0" w:space="0" w:color="auto"/>
                        <w:right w:val="none" w:sz="0" w:space="0" w:color="auto"/>
                      </w:divBdr>
                      <w:divsChild>
                        <w:div w:id="1080518077">
                          <w:marLeft w:val="0"/>
                          <w:marRight w:val="0"/>
                          <w:marTop w:val="0"/>
                          <w:marBottom w:val="0"/>
                          <w:divBdr>
                            <w:top w:val="none" w:sz="0" w:space="0" w:color="auto"/>
                            <w:left w:val="none" w:sz="0" w:space="0" w:color="auto"/>
                            <w:bottom w:val="none" w:sz="0" w:space="0" w:color="auto"/>
                            <w:right w:val="none" w:sz="0" w:space="0" w:color="auto"/>
                          </w:divBdr>
                          <w:divsChild>
                            <w:div w:id="1726760593">
                              <w:marLeft w:val="0"/>
                              <w:marRight w:val="0"/>
                              <w:marTop w:val="0"/>
                              <w:marBottom w:val="0"/>
                              <w:divBdr>
                                <w:top w:val="none" w:sz="0" w:space="0" w:color="auto"/>
                                <w:left w:val="none" w:sz="0" w:space="0" w:color="auto"/>
                                <w:bottom w:val="none" w:sz="0" w:space="0" w:color="auto"/>
                                <w:right w:val="none" w:sz="0" w:space="0" w:color="auto"/>
                              </w:divBdr>
                              <w:divsChild>
                                <w:div w:id="2767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8565785">
              <w:marLeft w:val="0"/>
              <w:marRight w:val="0"/>
              <w:marTop w:val="0"/>
              <w:marBottom w:val="0"/>
              <w:divBdr>
                <w:top w:val="none" w:sz="0" w:space="0" w:color="auto"/>
                <w:left w:val="none" w:sz="0" w:space="0" w:color="auto"/>
                <w:bottom w:val="none" w:sz="0" w:space="0" w:color="auto"/>
                <w:right w:val="none" w:sz="0" w:space="0" w:color="auto"/>
              </w:divBdr>
              <w:divsChild>
                <w:div w:id="2043362624">
                  <w:marLeft w:val="0"/>
                  <w:marRight w:val="0"/>
                  <w:marTop w:val="0"/>
                  <w:marBottom w:val="0"/>
                  <w:divBdr>
                    <w:top w:val="none" w:sz="0" w:space="0" w:color="auto"/>
                    <w:left w:val="none" w:sz="0" w:space="0" w:color="auto"/>
                    <w:bottom w:val="none" w:sz="0" w:space="0" w:color="auto"/>
                    <w:right w:val="none" w:sz="0" w:space="0" w:color="auto"/>
                  </w:divBdr>
                  <w:divsChild>
                    <w:div w:id="2120441599">
                      <w:marLeft w:val="0"/>
                      <w:marRight w:val="0"/>
                      <w:marTop w:val="0"/>
                      <w:marBottom w:val="0"/>
                      <w:divBdr>
                        <w:top w:val="none" w:sz="0" w:space="0" w:color="auto"/>
                        <w:left w:val="none" w:sz="0" w:space="0" w:color="auto"/>
                        <w:bottom w:val="none" w:sz="0" w:space="0" w:color="auto"/>
                        <w:right w:val="none" w:sz="0" w:space="0" w:color="auto"/>
                      </w:divBdr>
                      <w:divsChild>
                        <w:div w:id="653069626">
                          <w:marLeft w:val="0"/>
                          <w:marRight w:val="0"/>
                          <w:marTop w:val="0"/>
                          <w:marBottom w:val="0"/>
                          <w:divBdr>
                            <w:top w:val="none" w:sz="0" w:space="0" w:color="auto"/>
                            <w:left w:val="none" w:sz="0" w:space="0" w:color="auto"/>
                            <w:bottom w:val="none" w:sz="0" w:space="0" w:color="auto"/>
                            <w:right w:val="none" w:sz="0" w:space="0" w:color="auto"/>
                          </w:divBdr>
                          <w:divsChild>
                            <w:div w:id="1508404896">
                              <w:marLeft w:val="0"/>
                              <w:marRight w:val="0"/>
                              <w:marTop w:val="0"/>
                              <w:marBottom w:val="0"/>
                              <w:divBdr>
                                <w:top w:val="none" w:sz="0" w:space="0" w:color="auto"/>
                                <w:left w:val="none" w:sz="0" w:space="0" w:color="auto"/>
                                <w:bottom w:val="none" w:sz="0" w:space="0" w:color="auto"/>
                                <w:right w:val="none" w:sz="0" w:space="0" w:color="auto"/>
                              </w:divBdr>
                              <w:divsChild>
                                <w:div w:id="48728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999370">
              <w:marLeft w:val="0"/>
              <w:marRight w:val="0"/>
              <w:marTop w:val="0"/>
              <w:marBottom w:val="0"/>
              <w:divBdr>
                <w:top w:val="none" w:sz="0" w:space="0" w:color="auto"/>
                <w:left w:val="none" w:sz="0" w:space="0" w:color="auto"/>
                <w:bottom w:val="none" w:sz="0" w:space="0" w:color="auto"/>
                <w:right w:val="none" w:sz="0" w:space="0" w:color="auto"/>
              </w:divBdr>
              <w:divsChild>
                <w:div w:id="1107238471">
                  <w:marLeft w:val="0"/>
                  <w:marRight w:val="0"/>
                  <w:marTop w:val="0"/>
                  <w:marBottom w:val="0"/>
                  <w:divBdr>
                    <w:top w:val="none" w:sz="0" w:space="0" w:color="auto"/>
                    <w:left w:val="none" w:sz="0" w:space="0" w:color="auto"/>
                    <w:bottom w:val="none" w:sz="0" w:space="0" w:color="auto"/>
                    <w:right w:val="none" w:sz="0" w:space="0" w:color="auto"/>
                  </w:divBdr>
                  <w:divsChild>
                    <w:div w:id="419562768">
                      <w:marLeft w:val="0"/>
                      <w:marRight w:val="0"/>
                      <w:marTop w:val="0"/>
                      <w:marBottom w:val="0"/>
                      <w:divBdr>
                        <w:top w:val="none" w:sz="0" w:space="0" w:color="auto"/>
                        <w:left w:val="none" w:sz="0" w:space="0" w:color="auto"/>
                        <w:bottom w:val="none" w:sz="0" w:space="0" w:color="auto"/>
                        <w:right w:val="none" w:sz="0" w:space="0" w:color="auto"/>
                      </w:divBdr>
                      <w:divsChild>
                        <w:div w:id="111174740">
                          <w:marLeft w:val="0"/>
                          <w:marRight w:val="0"/>
                          <w:marTop w:val="0"/>
                          <w:marBottom w:val="0"/>
                          <w:divBdr>
                            <w:top w:val="none" w:sz="0" w:space="0" w:color="auto"/>
                            <w:left w:val="none" w:sz="0" w:space="0" w:color="auto"/>
                            <w:bottom w:val="none" w:sz="0" w:space="0" w:color="auto"/>
                            <w:right w:val="none" w:sz="0" w:space="0" w:color="auto"/>
                          </w:divBdr>
                          <w:divsChild>
                            <w:div w:id="1413510025">
                              <w:marLeft w:val="0"/>
                              <w:marRight w:val="0"/>
                              <w:marTop w:val="0"/>
                              <w:marBottom w:val="0"/>
                              <w:divBdr>
                                <w:top w:val="none" w:sz="0" w:space="0" w:color="auto"/>
                                <w:left w:val="none" w:sz="0" w:space="0" w:color="auto"/>
                                <w:bottom w:val="none" w:sz="0" w:space="0" w:color="auto"/>
                                <w:right w:val="none" w:sz="0" w:space="0" w:color="auto"/>
                              </w:divBdr>
                              <w:divsChild>
                                <w:div w:id="1666207711">
                                  <w:marLeft w:val="0"/>
                                  <w:marRight w:val="0"/>
                                  <w:marTop w:val="0"/>
                                  <w:marBottom w:val="0"/>
                                  <w:divBdr>
                                    <w:top w:val="none" w:sz="0" w:space="0" w:color="auto"/>
                                    <w:left w:val="none" w:sz="0" w:space="0" w:color="auto"/>
                                    <w:bottom w:val="none" w:sz="0" w:space="0" w:color="auto"/>
                                    <w:right w:val="none" w:sz="0" w:space="0" w:color="auto"/>
                                  </w:divBdr>
                                </w:div>
                                <w:div w:id="1339892348">
                                  <w:marLeft w:val="0"/>
                                  <w:marRight w:val="0"/>
                                  <w:marTop w:val="0"/>
                                  <w:marBottom w:val="0"/>
                                  <w:divBdr>
                                    <w:top w:val="none" w:sz="0" w:space="0" w:color="auto"/>
                                    <w:left w:val="none" w:sz="0" w:space="0" w:color="auto"/>
                                    <w:bottom w:val="none" w:sz="0" w:space="0" w:color="auto"/>
                                    <w:right w:val="none" w:sz="0" w:space="0" w:color="auto"/>
                                  </w:divBdr>
                                </w:div>
                                <w:div w:id="196435208">
                                  <w:marLeft w:val="0"/>
                                  <w:marRight w:val="0"/>
                                  <w:marTop w:val="0"/>
                                  <w:marBottom w:val="0"/>
                                  <w:divBdr>
                                    <w:top w:val="none" w:sz="0" w:space="0" w:color="auto"/>
                                    <w:left w:val="none" w:sz="0" w:space="0" w:color="auto"/>
                                    <w:bottom w:val="none" w:sz="0" w:space="0" w:color="auto"/>
                                    <w:right w:val="none" w:sz="0" w:space="0" w:color="auto"/>
                                  </w:divBdr>
                                </w:div>
                                <w:div w:id="49318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298213">
              <w:marLeft w:val="0"/>
              <w:marRight w:val="0"/>
              <w:marTop w:val="0"/>
              <w:marBottom w:val="0"/>
              <w:divBdr>
                <w:top w:val="none" w:sz="0" w:space="0" w:color="auto"/>
                <w:left w:val="none" w:sz="0" w:space="0" w:color="auto"/>
                <w:bottom w:val="none" w:sz="0" w:space="0" w:color="auto"/>
                <w:right w:val="none" w:sz="0" w:space="0" w:color="auto"/>
              </w:divBdr>
              <w:divsChild>
                <w:div w:id="729037291">
                  <w:marLeft w:val="0"/>
                  <w:marRight w:val="0"/>
                  <w:marTop w:val="0"/>
                  <w:marBottom w:val="0"/>
                  <w:divBdr>
                    <w:top w:val="none" w:sz="0" w:space="0" w:color="auto"/>
                    <w:left w:val="none" w:sz="0" w:space="0" w:color="auto"/>
                    <w:bottom w:val="none" w:sz="0" w:space="0" w:color="auto"/>
                    <w:right w:val="none" w:sz="0" w:space="0" w:color="auto"/>
                  </w:divBdr>
                  <w:divsChild>
                    <w:div w:id="1286811429">
                      <w:marLeft w:val="0"/>
                      <w:marRight w:val="0"/>
                      <w:marTop w:val="0"/>
                      <w:marBottom w:val="0"/>
                      <w:divBdr>
                        <w:top w:val="none" w:sz="0" w:space="0" w:color="auto"/>
                        <w:left w:val="none" w:sz="0" w:space="0" w:color="auto"/>
                        <w:bottom w:val="none" w:sz="0" w:space="0" w:color="auto"/>
                        <w:right w:val="none" w:sz="0" w:space="0" w:color="auto"/>
                      </w:divBdr>
                      <w:divsChild>
                        <w:div w:id="794055751">
                          <w:marLeft w:val="0"/>
                          <w:marRight w:val="0"/>
                          <w:marTop w:val="0"/>
                          <w:marBottom w:val="0"/>
                          <w:divBdr>
                            <w:top w:val="none" w:sz="0" w:space="0" w:color="auto"/>
                            <w:left w:val="none" w:sz="0" w:space="0" w:color="auto"/>
                            <w:bottom w:val="none" w:sz="0" w:space="0" w:color="auto"/>
                            <w:right w:val="none" w:sz="0" w:space="0" w:color="auto"/>
                          </w:divBdr>
                          <w:divsChild>
                            <w:div w:id="1401829341">
                              <w:marLeft w:val="0"/>
                              <w:marRight w:val="0"/>
                              <w:marTop w:val="0"/>
                              <w:marBottom w:val="0"/>
                              <w:divBdr>
                                <w:top w:val="none" w:sz="0" w:space="0" w:color="auto"/>
                                <w:left w:val="none" w:sz="0" w:space="0" w:color="auto"/>
                                <w:bottom w:val="none" w:sz="0" w:space="0" w:color="auto"/>
                                <w:right w:val="none" w:sz="0" w:space="0" w:color="auto"/>
                              </w:divBdr>
                              <w:divsChild>
                                <w:div w:id="199251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840101">
              <w:marLeft w:val="0"/>
              <w:marRight w:val="0"/>
              <w:marTop w:val="0"/>
              <w:marBottom w:val="0"/>
              <w:divBdr>
                <w:top w:val="none" w:sz="0" w:space="0" w:color="auto"/>
                <w:left w:val="none" w:sz="0" w:space="0" w:color="auto"/>
                <w:bottom w:val="none" w:sz="0" w:space="0" w:color="auto"/>
                <w:right w:val="none" w:sz="0" w:space="0" w:color="auto"/>
              </w:divBdr>
              <w:divsChild>
                <w:div w:id="1051197921">
                  <w:marLeft w:val="0"/>
                  <w:marRight w:val="0"/>
                  <w:marTop w:val="0"/>
                  <w:marBottom w:val="0"/>
                  <w:divBdr>
                    <w:top w:val="none" w:sz="0" w:space="0" w:color="auto"/>
                    <w:left w:val="none" w:sz="0" w:space="0" w:color="auto"/>
                    <w:bottom w:val="none" w:sz="0" w:space="0" w:color="auto"/>
                    <w:right w:val="none" w:sz="0" w:space="0" w:color="auto"/>
                  </w:divBdr>
                  <w:divsChild>
                    <w:div w:id="558133314">
                      <w:marLeft w:val="0"/>
                      <w:marRight w:val="0"/>
                      <w:marTop w:val="0"/>
                      <w:marBottom w:val="0"/>
                      <w:divBdr>
                        <w:top w:val="none" w:sz="0" w:space="0" w:color="auto"/>
                        <w:left w:val="none" w:sz="0" w:space="0" w:color="auto"/>
                        <w:bottom w:val="none" w:sz="0" w:space="0" w:color="auto"/>
                        <w:right w:val="none" w:sz="0" w:space="0" w:color="auto"/>
                      </w:divBdr>
                      <w:divsChild>
                        <w:div w:id="1035272266">
                          <w:marLeft w:val="0"/>
                          <w:marRight w:val="0"/>
                          <w:marTop w:val="0"/>
                          <w:marBottom w:val="0"/>
                          <w:divBdr>
                            <w:top w:val="none" w:sz="0" w:space="0" w:color="auto"/>
                            <w:left w:val="none" w:sz="0" w:space="0" w:color="auto"/>
                            <w:bottom w:val="none" w:sz="0" w:space="0" w:color="auto"/>
                            <w:right w:val="none" w:sz="0" w:space="0" w:color="auto"/>
                          </w:divBdr>
                          <w:divsChild>
                            <w:div w:id="1408845807">
                              <w:marLeft w:val="0"/>
                              <w:marRight w:val="0"/>
                              <w:marTop w:val="0"/>
                              <w:marBottom w:val="0"/>
                              <w:divBdr>
                                <w:top w:val="none" w:sz="0" w:space="0" w:color="auto"/>
                                <w:left w:val="none" w:sz="0" w:space="0" w:color="auto"/>
                                <w:bottom w:val="none" w:sz="0" w:space="0" w:color="auto"/>
                                <w:right w:val="none" w:sz="0" w:space="0" w:color="auto"/>
                              </w:divBdr>
                              <w:divsChild>
                                <w:div w:id="59266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4535904">
              <w:marLeft w:val="0"/>
              <w:marRight w:val="0"/>
              <w:marTop w:val="0"/>
              <w:marBottom w:val="0"/>
              <w:divBdr>
                <w:top w:val="none" w:sz="0" w:space="0" w:color="auto"/>
                <w:left w:val="none" w:sz="0" w:space="0" w:color="auto"/>
                <w:bottom w:val="none" w:sz="0" w:space="0" w:color="auto"/>
                <w:right w:val="none" w:sz="0" w:space="0" w:color="auto"/>
              </w:divBdr>
              <w:divsChild>
                <w:div w:id="502090681">
                  <w:marLeft w:val="0"/>
                  <w:marRight w:val="0"/>
                  <w:marTop w:val="0"/>
                  <w:marBottom w:val="0"/>
                  <w:divBdr>
                    <w:top w:val="none" w:sz="0" w:space="0" w:color="auto"/>
                    <w:left w:val="none" w:sz="0" w:space="0" w:color="auto"/>
                    <w:bottom w:val="none" w:sz="0" w:space="0" w:color="auto"/>
                    <w:right w:val="none" w:sz="0" w:space="0" w:color="auto"/>
                  </w:divBdr>
                  <w:divsChild>
                    <w:div w:id="1208374532">
                      <w:marLeft w:val="0"/>
                      <w:marRight w:val="0"/>
                      <w:marTop w:val="0"/>
                      <w:marBottom w:val="0"/>
                      <w:divBdr>
                        <w:top w:val="none" w:sz="0" w:space="0" w:color="auto"/>
                        <w:left w:val="none" w:sz="0" w:space="0" w:color="auto"/>
                        <w:bottom w:val="none" w:sz="0" w:space="0" w:color="auto"/>
                        <w:right w:val="none" w:sz="0" w:space="0" w:color="auto"/>
                      </w:divBdr>
                      <w:divsChild>
                        <w:div w:id="692848475">
                          <w:marLeft w:val="0"/>
                          <w:marRight w:val="0"/>
                          <w:marTop w:val="0"/>
                          <w:marBottom w:val="0"/>
                          <w:divBdr>
                            <w:top w:val="none" w:sz="0" w:space="0" w:color="auto"/>
                            <w:left w:val="none" w:sz="0" w:space="0" w:color="auto"/>
                            <w:bottom w:val="none" w:sz="0" w:space="0" w:color="auto"/>
                            <w:right w:val="none" w:sz="0" w:space="0" w:color="auto"/>
                          </w:divBdr>
                          <w:divsChild>
                            <w:div w:id="74863326">
                              <w:marLeft w:val="0"/>
                              <w:marRight w:val="0"/>
                              <w:marTop w:val="0"/>
                              <w:marBottom w:val="0"/>
                              <w:divBdr>
                                <w:top w:val="none" w:sz="0" w:space="0" w:color="auto"/>
                                <w:left w:val="none" w:sz="0" w:space="0" w:color="auto"/>
                                <w:bottom w:val="none" w:sz="0" w:space="0" w:color="auto"/>
                                <w:right w:val="none" w:sz="0" w:space="0" w:color="auto"/>
                              </w:divBdr>
                              <w:divsChild>
                                <w:div w:id="5584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8687109">
              <w:marLeft w:val="0"/>
              <w:marRight w:val="0"/>
              <w:marTop w:val="0"/>
              <w:marBottom w:val="0"/>
              <w:divBdr>
                <w:top w:val="none" w:sz="0" w:space="0" w:color="auto"/>
                <w:left w:val="none" w:sz="0" w:space="0" w:color="auto"/>
                <w:bottom w:val="none" w:sz="0" w:space="0" w:color="auto"/>
                <w:right w:val="none" w:sz="0" w:space="0" w:color="auto"/>
              </w:divBdr>
            </w:div>
            <w:div w:id="946694693">
              <w:marLeft w:val="0"/>
              <w:marRight w:val="0"/>
              <w:marTop w:val="0"/>
              <w:marBottom w:val="0"/>
              <w:divBdr>
                <w:top w:val="none" w:sz="0" w:space="0" w:color="auto"/>
                <w:left w:val="none" w:sz="0" w:space="0" w:color="auto"/>
                <w:bottom w:val="none" w:sz="0" w:space="0" w:color="auto"/>
                <w:right w:val="none" w:sz="0" w:space="0" w:color="auto"/>
              </w:divBdr>
              <w:divsChild>
                <w:div w:id="1131482461">
                  <w:marLeft w:val="0"/>
                  <w:marRight w:val="0"/>
                  <w:marTop w:val="0"/>
                  <w:marBottom w:val="0"/>
                  <w:divBdr>
                    <w:top w:val="none" w:sz="0" w:space="0" w:color="auto"/>
                    <w:left w:val="none" w:sz="0" w:space="0" w:color="auto"/>
                    <w:bottom w:val="none" w:sz="0" w:space="0" w:color="auto"/>
                    <w:right w:val="none" w:sz="0" w:space="0" w:color="auto"/>
                  </w:divBdr>
                  <w:divsChild>
                    <w:div w:id="1776516340">
                      <w:marLeft w:val="0"/>
                      <w:marRight w:val="0"/>
                      <w:marTop w:val="0"/>
                      <w:marBottom w:val="0"/>
                      <w:divBdr>
                        <w:top w:val="none" w:sz="0" w:space="0" w:color="auto"/>
                        <w:left w:val="none" w:sz="0" w:space="0" w:color="auto"/>
                        <w:bottom w:val="none" w:sz="0" w:space="0" w:color="auto"/>
                        <w:right w:val="none" w:sz="0" w:space="0" w:color="auto"/>
                      </w:divBdr>
                      <w:divsChild>
                        <w:div w:id="359279718">
                          <w:marLeft w:val="0"/>
                          <w:marRight w:val="0"/>
                          <w:marTop w:val="0"/>
                          <w:marBottom w:val="0"/>
                          <w:divBdr>
                            <w:top w:val="none" w:sz="0" w:space="0" w:color="auto"/>
                            <w:left w:val="none" w:sz="0" w:space="0" w:color="auto"/>
                            <w:bottom w:val="none" w:sz="0" w:space="0" w:color="auto"/>
                            <w:right w:val="none" w:sz="0" w:space="0" w:color="auto"/>
                          </w:divBdr>
                          <w:divsChild>
                            <w:div w:id="129590620">
                              <w:marLeft w:val="0"/>
                              <w:marRight w:val="0"/>
                              <w:marTop w:val="0"/>
                              <w:marBottom w:val="0"/>
                              <w:divBdr>
                                <w:top w:val="none" w:sz="0" w:space="0" w:color="auto"/>
                                <w:left w:val="none" w:sz="0" w:space="0" w:color="auto"/>
                                <w:bottom w:val="none" w:sz="0" w:space="0" w:color="auto"/>
                                <w:right w:val="none" w:sz="0" w:space="0" w:color="auto"/>
                              </w:divBdr>
                              <w:divsChild>
                                <w:div w:id="1692956151">
                                  <w:marLeft w:val="0"/>
                                  <w:marRight w:val="0"/>
                                  <w:marTop w:val="0"/>
                                  <w:marBottom w:val="0"/>
                                  <w:divBdr>
                                    <w:top w:val="none" w:sz="0" w:space="0" w:color="auto"/>
                                    <w:left w:val="none" w:sz="0" w:space="0" w:color="auto"/>
                                    <w:bottom w:val="none" w:sz="0" w:space="0" w:color="auto"/>
                                    <w:right w:val="none" w:sz="0" w:space="0" w:color="auto"/>
                                  </w:divBdr>
                                </w:div>
                                <w:div w:id="721682867">
                                  <w:marLeft w:val="0"/>
                                  <w:marRight w:val="0"/>
                                  <w:marTop w:val="0"/>
                                  <w:marBottom w:val="0"/>
                                  <w:divBdr>
                                    <w:top w:val="none" w:sz="0" w:space="0" w:color="auto"/>
                                    <w:left w:val="none" w:sz="0" w:space="0" w:color="auto"/>
                                    <w:bottom w:val="none" w:sz="0" w:space="0" w:color="auto"/>
                                    <w:right w:val="none" w:sz="0" w:space="0" w:color="auto"/>
                                  </w:divBdr>
                                </w:div>
                                <w:div w:id="1145199429">
                                  <w:marLeft w:val="0"/>
                                  <w:marRight w:val="0"/>
                                  <w:marTop w:val="0"/>
                                  <w:marBottom w:val="0"/>
                                  <w:divBdr>
                                    <w:top w:val="none" w:sz="0" w:space="0" w:color="auto"/>
                                    <w:left w:val="none" w:sz="0" w:space="0" w:color="auto"/>
                                    <w:bottom w:val="none" w:sz="0" w:space="0" w:color="auto"/>
                                    <w:right w:val="none" w:sz="0" w:space="0" w:color="auto"/>
                                  </w:divBdr>
                                </w:div>
                                <w:div w:id="2015065274">
                                  <w:marLeft w:val="0"/>
                                  <w:marRight w:val="0"/>
                                  <w:marTop w:val="0"/>
                                  <w:marBottom w:val="0"/>
                                  <w:divBdr>
                                    <w:top w:val="none" w:sz="0" w:space="0" w:color="auto"/>
                                    <w:left w:val="none" w:sz="0" w:space="0" w:color="auto"/>
                                    <w:bottom w:val="none" w:sz="0" w:space="0" w:color="auto"/>
                                    <w:right w:val="none" w:sz="0" w:space="0" w:color="auto"/>
                                  </w:divBdr>
                                </w:div>
                                <w:div w:id="10352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905249">
              <w:marLeft w:val="0"/>
              <w:marRight w:val="0"/>
              <w:marTop w:val="0"/>
              <w:marBottom w:val="0"/>
              <w:divBdr>
                <w:top w:val="none" w:sz="0" w:space="0" w:color="auto"/>
                <w:left w:val="none" w:sz="0" w:space="0" w:color="auto"/>
                <w:bottom w:val="none" w:sz="0" w:space="0" w:color="auto"/>
                <w:right w:val="none" w:sz="0" w:space="0" w:color="auto"/>
              </w:divBdr>
              <w:divsChild>
                <w:div w:id="1511412140">
                  <w:marLeft w:val="0"/>
                  <w:marRight w:val="0"/>
                  <w:marTop w:val="0"/>
                  <w:marBottom w:val="0"/>
                  <w:divBdr>
                    <w:top w:val="none" w:sz="0" w:space="0" w:color="auto"/>
                    <w:left w:val="none" w:sz="0" w:space="0" w:color="auto"/>
                    <w:bottom w:val="none" w:sz="0" w:space="0" w:color="auto"/>
                    <w:right w:val="none" w:sz="0" w:space="0" w:color="auto"/>
                  </w:divBdr>
                  <w:divsChild>
                    <w:div w:id="370494575">
                      <w:marLeft w:val="0"/>
                      <w:marRight w:val="0"/>
                      <w:marTop w:val="0"/>
                      <w:marBottom w:val="0"/>
                      <w:divBdr>
                        <w:top w:val="none" w:sz="0" w:space="0" w:color="auto"/>
                        <w:left w:val="none" w:sz="0" w:space="0" w:color="auto"/>
                        <w:bottom w:val="none" w:sz="0" w:space="0" w:color="auto"/>
                        <w:right w:val="none" w:sz="0" w:space="0" w:color="auto"/>
                      </w:divBdr>
                      <w:divsChild>
                        <w:div w:id="2033457705">
                          <w:marLeft w:val="0"/>
                          <w:marRight w:val="0"/>
                          <w:marTop w:val="0"/>
                          <w:marBottom w:val="0"/>
                          <w:divBdr>
                            <w:top w:val="none" w:sz="0" w:space="0" w:color="auto"/>
                            <w:left w:val="none" w:sz="0" w:space="0" w:color="auto"/>
                            <w:bottom w:val="none" w:sz="0" w:space="0" w:color="auto"/>
                            <w:right w:val="none" w:sz="0" w:space="0" w:color="auto"/>
                          </w:divBdr>
                          <w:divsChild>
                            <w:div w:id="1723018446">
                              <w:marLeft w:val="0"/>
                              <w:marRight w:val="0"/>
                              <w:marTop w:val="0"/>
                              <w:marBottom w:val="0"/>
                              <w:divBdr>
                                <w:top w:val="none" w:sz="0" w:space="0" w:color="auto"/>
                                <w:left w:val="none" w:sz="0" w:space="0" w:color="auto"/>
                                <w:bottom w:val="none" w:sz="0" w:space="0" w:color="auto"/>
                                <w:right w:val="none" w:sz="0" w:space="0" w:color="auto"/>
                              </w:divBdr>
                              <w:divsChild>
                                <w:div w:id="1908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4370325">
              <w:marLeft w:val="0"/>
              <w:marRight w:val="0"/>
              <w:marTop w:val="0"/>
              <w:marBottom w:val="0"/>
              <w:divBdr>
                <w:top w:val="none" w:sz="0" w:space="0" w:color="auto"/>
                <w:left w:val="none" w:sz="0" w:space="0" w:color="auto"/>
                <w:bottom w:val="none" w:sz="0" w:space="0" w:color="auto"/>
                <w:right w:val="none" w:sz="0" w:space="0" w:color="auto"/>
              </w:divBdr>
              <w:divsChild>
                <w:div w:id="826434763">
                  <w:marLeft w:val="0"/>
                  <w:marRight w:val="0"/>
                  <w:marTop w:val="0"/>
                  <w:marBottom w:val="0"/>
                  <w:divBdr>
                    <w:top w:val="none" w:sz="0" w:space="0" w:color="auto"/>
                    <w:left w:val="none" w:sz="0" w:space="0" w:color="auto"/>
                    <w:bottom w:val="none" w:sz="0" w:space="0" w:color="auto"/>
                    <w:right w:val="none" w:sz="0" w:space="0" w:color="auto"/>
                  </w:divBdr>
                  <w:divsChild>
                    <w:div w:id="404374197">
                      <w:marLeft w:val="0"/>
                      <w:marRight w:val="0"/>
                      <w:marTop w:val="0"/>
                      <w:marBottom w:val="0"/>
                      <w:divBdr>
                        <w:top w:val="none" w:sz="0" w:space="0" w:color="auto"/>
                        <w:left w:val="none" w:sz="0" w:space="0" w:color="auto"/>
                        <w:bottom w:val="none" w:sz="0" w:space="0" w:color="auto"/>
                        <w:right w:val="none" w:sz="0" w:space="0" w:color="auto"/>
                      </w:divBdr>
                      <w:divsChild>
                        <w:div w:id="1715421706">
                          <w:marLeft w:val="0"/>
                          <w:marRight w:val="0"/>
                          <w:marTop w:val="0"/>
                          <w:marBottom w:val="0"/>
                          <w:divBdr>
                            <w:top w:val="none" w:sz="0" w:space="0" w:color="auto"/>
                            <w:left w:val="none" w:sz="0" w:space="0" w:color="auto"/>
                            <w:bottom w:val="none" w:sz="0" w:space="0" w:color="auto"/>
                            <w:right w:val="none" w:sz="0" w:space="0" w:color="auto"/>
                          </w:divBdr>
                          <w:divsChild>
                            <w:div w:id="116729628">
                              <w:marLeft w:val="0"/>
                              <w:marRight w:val="0"/>
                              <w:marTop w:val="0"/>
                              <w:marBottom w:val="0"/>
                              <w:divBdr>
                                <w:top w:val="none" w:sz="0" w:space="0" w:color="auto"/>
                                <w:left w:val="none" w:sz="0" w:space="0" w:color="auto"/>
                                <w:bottom w:val="none" w:sz="0" w:space="0" w:color="auto"/>
                                <w:right w:val="none" w:sz="0" w:space="0" w:color="auto"/>
                              </w:divBdr>
                              <w:divsChild>
                                <w:div w:id="115880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788401">
              <w:marLeft w:val="0"/>
              <w:marRight w:val="0"/>
              <w:marTop w:val="0"/>
              <w:marBottom w:val="0"/>
              <w:divBdr>
                <w:top w:val="none" w:sz="0" w:space="0" w:color="auto"/>
                <w:left w:val="none" w:sz="0" w:space="0" w:color="auto"/>
                <w:bottom w:val="none" w:sz="0" w:space="0" w:color="auto"/>
                <w:right w:val="none" w:sz="0" w:space="0" w:color="auto"/>
              </w:divBdr>
              <w:divsChild>
                <w:div w:id="13654515">
                  <w:marLeft w:val="0"/>
                  <w:marRight w:val="0"/>
                  <w:marTop w:val="0"/>
                  <w:marBottom w:val="0"/>
                  <w:divBdr>
                    <w:top w:val="none" w:sz="0" w:space="0" w:color="auto"/>
                    <w:left w:val="none" w:sz="0" w:space="0" w:color="auto"/>
                    <w:bottom w:val="none" w:sz="0" w:space="0" w:color="auto"/>
                    <w:right w:val="none" w:sz="0" w:space="0" w:color="auto"/>
                  </w:divBdr>
                  <w:divsChild>
                    <w:div w:id="469791555">
                      <w:marLeft w:val="0"/>
                      <w:marRight w:val="0"/>
                      <w:marTop w:val="0"/>
                      <w:marBottom w:val="0"/>
                      <w:divBdr>
                        <w:top w:val="none" w:sz="0" w:space="0" w:color="auto"/>
                        <w:left w:val="none" w:sz="0" w:space="0" w:color="auto"/>
                        <w:bottom w:val="none" w:sz="0" w:space="0" w:color="auto"/>
                        <w:right w:val="none" w:sz="0" w:space="0" w:color="auto"/>
                      </w:divBdr>
                      <w:divsChild>
                        <w:div w:id="1899900285">
                          <w:marLeft w:val="0"/>
                          <w:marRight w:val="0"/>
                          <w:marTop w:val="0"/>
                          <w:marBottom w:val="0"/>
                          <w:divBdr>
                            <w:top w:val="none" w:sz="0" w:space="0" w:color="auto"/>
                            <w:left w:val="none" w:sz="0" w:space="0" w:color="auto"/>
                            <w:bottom w:val="none" w:sz="0" w:space="0" w:color="auto"/>
                            <w:right w:val="none" w:sz="0" w:space="0" w:color="auto"/>
                          </w:divBdr>
                          <w:divsChild>
                            <w:div w:id="1193808623">
                              <w:marLeft w:val="0"/>
                              <w:marRight w:val="0"/>
                              <w:marTop w:val="0"/>
                              <w:marBottom w:val="0"/>
                              <w:divBdr>
                                <w:top w:val="none" w:sz="0" w:space="0" w:color="auto"/>
                                <w:left w:val="none" w:sz="0" w:space="0" w:color="auto"/>
                                <w:bottom w:val="none" w:sz="0" w:space="0" w:color="auto"/>
                                <w:right w:val="none" w:sz="0" w:space="0" w:color="auto"/>
                              </w:divBdr>
                              <w:divsChild>
                                <w:div w:id="173928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236488">
              <w:marLeft w:val="0"/>
              <w:marRight w:val="0"/>
              <w:marTop w:val="0"/>
              <w:marBottom w:val="0"/>
              <w:divBdr>
                <w:top w:val="none" w:sz="0" w:space="0" w:color="auto"/>
                <w:left w:val="none" w:sz="0" w:space="0" w:color="auto"/>
                <w:bottom w:val="none" w:sz="0" w:space="0" w:color="auto"/>
                <w:right w:val="none" w:sz="0" w:space="0" w:color="auto"/>
              </w:divBdr>
              <w:divsChild>
                <w:div w:id="1346904907">
                  <w:marLeft w:val="0"/>
                  <w:marRight w:val="0"/>
                  <w:marTop w:val="0"/>
                  <w:marBottom w:val="0"/>
                  <w:divBdr>
                    <w:top w:val="none" w:sz="0" w:space="0" w:color="auto"/>
                    <w:left w:val="none" w:sz="0" w:space="0" w:color="auto"/>
                    <w:bottom w:val="none" w:sz="0" w:space="0" w:color="auto"/>
                    <w:right w:val="none" w:sz="0" w:space="0" w:color="auto"/>
                  </w:divBdr>
                  <w:divsChild>
                    <w:div w:id="1095246832">
                      <w:marLeft w:val="0"/>
                      <w:marRight w:val="0"/>
                      <w:marTop w:val="0"/>
                      <w:marBottom w:val="0"/>
                      <w:divBdr>
                        <w:top w:val="none" w:sz="0" w:space="0" w:color="auto"/>
                        <w:left w:val="none" w:sz="0" w:space="0" w:color="auto"/>
                        <w:bottom w:val="none" w:sz="0" w:space="0" w:color="auto"/>
                        <w:right w:val="none" w:sz="0" w:space="0" w:color="auto"/>
                      </w:divBdr>
                      <w:divsChild>
                        <w:div w:id="920412045">
                          <w:marLeft w:val="0"/>
                          <w:marRight w:val="0"/>
                          <w:marTop w:val="0"/>
                          <w:marBottom w:val="0"/>
                          <w:divBdr>
                            <w:top w:val="none" w:sz="0" w:space="0" w:color="auto"/>
                            <w:left w:val="none" w:sz="0" w:space="0" w:color="auto"/>
                            <w:bottom w:val="none" w:sz="0" w:space="0" w:color="auto"/>
                            <w:right w:val="none" w:sz="0" w:space="0" w:color="auto"/>
                          </w:divBdr>
                          <w:divsChild>
                            <w:div w:id="1051346483">
                              <w:marLeft w:val="0"/>
                              <w:marRight w:val="0"/>
                              <w:marTop w:val="0"/>
                              <w:marBottom w:val="0"/>
                              <w:divBdr>
                                <w:top w:val="none" w:sz="0" w:space="0" w:color="auto"/>
                                <w:left w:val="none" w:sz="0" w:space="0" w:color="auto"/>
                                <w:bottom w:val="none" w:sz="0" w:space="0" w:color="auto"/>
                                <w:right w:val="none" w:sz="0" w:space="0" w:color="auto"/>
                              </w:divBdr>
                              <w:divsChild>
                                <w:div w:id="1556577218">
                                  <w:marLeft w:val="0"/>
                                  <w:marRight w:val="0"/>
                                  <w:marTop w:val="0"/>
                                  <w:marBottom w:val="0"/>
                                  <w:divBdr>
                                    <w:top w:val="none" w:sz="0" w:space="0" w:color="auto"/>
                                    <w:left w:val="none" w:sz="0" w:space="0" w:color="auto"/>
                                    <w:bottom w:val="none" w:sz="0" w:space="0" w:color="auto"/>
                                    <w:right w:val="none" w:sz="0" w:space="0" w:color="auto"/>
                                  </w:divBdr>
                                </w:div>
                                <w:div w:id="19962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051940">
              <w:marLeft w:val="0"/>
              <w:marRight w:val="0"/>
              <w:marTop w:val="0"/>
              <w:marBottom w:val="0"/>
              <w:divBdr>
                <w:top w:val="none" w:sz="0" w:space="0" w:color="auto"/>
                <w:left w:val="none" w:sz="0" w:space="0" w:color="auto"/>
                <w:bottom w:val="none" w:sz="0" w:space="0" w:color="auto"/>
                <w:right w:val="none" w:sz="0" w:space="0" w:color="auto"/>
              </w:divBdr>
              <w:divsChild>
                <w:div w:id="690028718">
                  <w:marLeft w:val="0"/>
                  <w:marRight w:val="0"/>
                  <w:marTop w:val="0"/>
                  <w:marBottom w:val="0"/>
                  <w:divBdr>
                    <w:top w:val="none" w:sz="0" w:space="0" w:color="auto"/>
                    <w:left w:val="none" w:sz="0" w:space="0" w:color="auto"/>
                    <w:bottom w:val="none" w:sz="0" w:space="0" w:color="auto"/>
                    <w:right w:val="none" w:sz="0" w:space="0" w:color="auto"/>
                  </w:divBdr>
                  <w:divsChild>
                    <w:div w:id="52389559">
                      <w:marLeft w:val="0"/>
                      <w:marRight w:val="0"/>
                      <w:marTop w:val="0"/>
                      <w:marBottom w:val="0"/>
                      <w:divBdr>
                        <w:top w:val="none" w:sz="0" w:space="0" w:color="auto"/>
                        <w:left w:val="none" w:sz="0" w:space="0" w:color="auto"/>
                        <w:bottom w:val="none" w:sz="0" w:space="0" w:color="auto"/>
                        <w:right w:val="none" w:sz="0" w:space="0" w:color="auto"/>
                      </w:divBdr>
                      <w:divsChild>
                        <w:div w:id="1761901260">
                          <w:marLeft w:val="0"/>
                          <w:marRight w:val="0"/>
                          <w:marTop w:val="0"/>
                          <w:marBottom w:val="0"/>
                          <w:divBdr>
                            <w:top w:val="none" w:sz="0" w:space="0" w:color="auto"/>
                            <w:left w:val="none" w:sz="0" w:space="0" w:color="auto"/>
                            <w:bottom w:val="none" w:sz="0" w:space="0" w:color="auto"/>
                            <w:right w:val="none" w:sz="0" w:space="0" w:color="auto"/>
                          </w:divBdr>
                          <w:divsChild>
                            <w:div w:id="207839078">
                              <w:marLeft w:val="0"/>
                              <w:marRight w:val="0"/>
                              <w:marTop w:val="0"/>
                              <w:marBottom w:val="0"/>
                              <w:divBdr>
                                <w:top w:val="none" w:sz="0" w:space="0" w:color="auto"/>
                                <w:left w:val="none" w:sz="0" w:space="0" w:color="auto"/>
                                <w:bottom w:val="none" w:sz="0" w:space="0" w:color="auto"/>
                                <w:right w:val="none" w:sz="0" w:space="0" w:color="auto"/>
                              </w:divBdr>
                              <w:divsChild>
                                <w:div w:id="75563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49213">
              <w:marLeft w:val="0"/>
              <w:marRight w:val="0"/>
              <w:marTop w:val="0"/>
              <w:marBottom w:val="0"/>
              <w:divBdr>
                <w:top w:val="none" w:sz="0" w:space="0" w:color="auto"/>
                <w:left w:val="none" w:sz="0" w:space="0" w:color="auto"/>
                <w:bottom w:val="none" w:sz="0" w:space="0" w:color="auto"/>
                <w:right w:val="none" w:sz="0" w:space="0" w:color="auto"/>
              </w:divBdr>
              <w:divsChild>
                <w:div w:id="1909149962">
                  <w:marLeft w:val="0"/>
                  <w:marRight w:val="0"/>
                  <w:marTop w:val="0"/>
                  <w:marBottom w:val="0"/>
                  <w:divBdr>
                    <w:top w:val="none" w:sz="0" w:space="0" w:color="auto"/>
                    <w:left w:val="none" w:sz="0" w:space="0" w:color="auto"/>
                    <w:bottom w:val="none" w:sz="0" w:space="0" w:color="auto"/>
                    <w:right w:val="none" w:sz="0" w:space="0" w:color="auto"/>
                  </w:divBdr>
                  <w:divsChild>
                    <w:div w:id="2080203058">
                      <w:marLeft w:val="0"/>
                      <w:marRight w:val="0"/>
                      <w:marTop w:val="0"/>
                      <w:marBottom w:val="0"/>
                      <w:divBdr>
                        <w:top w:val="none" w:sz="0" w:space="0" w:color="auto"/>
                        <w:left w:val="none" w:sz="0" w:space="0" w:color="auto"/>
                        <w:bottom w:val="none" w:sz="0" w:space="0" w:color="auto"/>
                        <w:right w:val="none" w:sz="0" w:space="0" w:color="auto"/>
                      </w:divBdr>
                      <w:divsChild>
                        <w:div w:id="425728956">
                          <w:marLeft w:val="0"/>
                          <w:marRight w:val="0"/>
                          <w:marTop w:val="0"/>
                          <w:marBottom w:val="0"/>
                          <w:divBdr>
                            <w:top w:val="none" w:sz="0" w:space="0" w:color="auto"/>
                            <w:left w:val="none" w:sz="0" w:space="0" w:color="auto"/>
                            <w:bottom w:val="none" w:sz="0" w:space="0" w:color="auto"/>
                            <w:right w:val="none" w:sz="0" w:space="0" w:color="auto"/>
                          </w:divBdr>
                          <w:divsChild>
                            <w:div w:id="1429354437">
                              <w:marLeft w:val="0"/>
                              <w:marRight w:val="0"/>
                              <w:marTop w:val="0"/>
                              <w:marBottom w:val="0"/>
                              <w:divBdr>
                                <w:top w:val="none" w:sz="0" w:space="0" w:color="auto"/>
                                <w:left w:val="none" w:sz="0" w:space="0" w:color="auto"/>
                                <w:bottom w:val="none" w:sz="0" w:space="0" w:color="auto"/>
                                <w:right w:val="none" w:sz="0" w:space="0" w:color="auto"/>
                              </w:divBdr>
                              <w:divsChild>
                                <w:div w:id="47968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418004">
              <w:marLeft w:val="0"/>
              <w:marRight w:val="0"/>
              <w:marTop w:val="0"/>
              <w:marBottom w:val="0"/>
              <w:divBdr>
                <w:top w:val="none" w:sz="0" w:space="0" w:color="auto"/>
                <w:left w:val="none" w:sz="0" w:space="0" w:color="auto"/>
                <w:bottom w:val="none" w:sz="0" w:space="0" w:color="auto"/>
                <w:right w:val="none" w:sz="0" w:space="0" w:color="auto"/>
              </w:divBdr>
              <w:divsChild>
                <w:div w:id="1407144995">
                  <w:marLeft w:val="0"/>
                  <w:marRight w:val="0"/>
                  <w:marTop w:val="0"/>
                  <w:marBottom w:val="0"/>
                  <w:divBdr>
                    <w:top w:val="none" w:sz="0" w:space="0" w:color="auto"/>
                    <w:left w:val="none" w:sz="0" w:space="0" w:color="auto"/>
                    <w:bottom w:val="none" w:sz="0" w:space="0" w:color="auto"/>
                    <w:right w:val="none" w:sz="0" w:space="0" w:color="auto"/>
                  </w:divBdr>
                  <w:divsChild>
                    <w:div w:id="1599634626">
                      <w:marLeft w:val="0"/>
                      <w:marRight w:val="0"/>
                      <w:marTop w:val="0"/>
                      <w:marBottom w:val="0"/>
                      <w:divBdr>
                        <w:top w:val="none" w:sz="0" w:space="0" w:color="auto"/>
                        <w:left w:val="none" w:sz="0" w:space="0" w:color="auto"/>
                        <w:bottom w:val="none" w:sz="0" w:space="0" w:color="auto"/>
                        <w:right w:val="none" w:sz="0" w:space="0" w:color="auto"/>
                      </w:divBdr>
                      <w:divsChild>
                        <w:div w:id="105583036">
                          <w:marLeft w:val="0"/>
                          <w:marRight w:val="0"/>
                          <w:marTop w:val="0"/>
                          <w:marBottom w:val="0"/>
                          <w:divBdr>
                            <w:top w:val="none" w:sz="0" w:space="0" w:color="auto"/>
                            <w:left w:val="none" w:sz="0" w:space="0" w:color="auto"/>
                            <w:bottom w:val="none" w:sz="0" w:space="0" w:color="auto"/>
                            <w:right w:val="none" w:sz="0" w:space="0" w:color="auto"/>
                          </w:divBdr>
                          <w:divsChild>
                            <w:div w:id="1666131180">
                              <w:marLeft w:val="0"/>
                              <w:marRight w:val="0"/>
                              <w:marTop w:val="0"/>
                              <w:marBottom w:val="0"/>
                              <w:divBdr>
                                <w:top w:val="none" w:sz="0" w:space="0" w:color="auto"/>
                                <w:left w:val="none" w:sz="0" w:space="0" w:color="auto"/>
                                <w:bottom w:val="none" w:sz="0" w:space="0" w:color="auto"/>
                                <w:right w:val="none" w:sz="0" w:space="0" w:color="auto"/>
                              </w:divBdr>
                              <w:divsChild>
                                <w:div w:id="73400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9031011">
              <w:marLeft w:val="0"/>
              <w:marRight w:val="0"/>
              <w:marTop w:val="0"/>
              <w:marBottom w:val="0"/>
              <w:divBdr>
                <w:top w:val="none" w:sz="0" w:space="0" w:color="auto"/>
                <w:left w:val="none" w:sz="0" w:space="0" w:color="auto"/>
                <w:bottom w:val="none" w:sz="0" w:space="0" w:color="auto"/>
                <w:right w:val="none" w:sz="0" w:space="0" w:color="auto"/>
              </w:divBdr>
              <w:divsChild>
                <w:div w:id="1992295337">
                  <w:marLeft w:val="0"/>
                  <w:marRight w:val="0"/>
                  <w:marTop w:val="0"/>
                  <w:marBottom w:val="0"/>
                  <w:divBdr>
                    <w:top w:val="none" w:sz="0" w:space="0" w:color="auto"/>
                    <w:left w:val="none" w:sz="0" w:space="0" w:color="auto"/>
                    <w:bottom w:val="none" w:sz="0" w:space="0" w:color="auto"/>
                    <w:right w:val="none" w:sz="0" w:space="0" w:color="auto"/>
                  </w:divBdr>
                  <w:divsChild>
                    <w:div w:id="1722437727">
                      <w:marLeft w:val="0"/>
                      <w:marRight w:val="0"/>
                      <w:marTop w:val="0"/>
                      <w:marBottom w:val="0"/>
                      <w:divBdr>
                        <w:top w:val="none" w:sz="0" w:space="0" w:color="auto"/>
                        <w:left w:val="none" w:sz="0" w:space="0" w:color="auto"/>
                        <w:bottom w:val="none" w:sz="0" w:space="0" w:color="auto"/>
                        <w:right w:val="none" w:sz="0" w:space="0" w:color="auto"/>
                      </w:divBdr>
                      <w:divsChild>
                        <w:div w:id="1853762449">
                          <w:marLeft w:val="0"/>
                          <w:marRight w:val="0"/>
                          <w:marTop w:val="0"/>
                          <w:marBottom w:val="0"/>
                          <w:divBdr>
                            <w:top w:val="none" w:sz="0" w:space="0" w:color="auto"/>
                            <w:left w:val="none" w:sz="0" w:space="0" w:color="auto"/>
                            <w:bottom w:val="none" w:sz="0" w:space="0" w:color="auto"/>
                            <w:right w:val="none" w:sz="0" w:space="0" w:color="auto"/>
                          </w:divBdr>
                          <w:divsChild>
                            <w:div w:id="1518273449">
                              <w:marLeft w:val="0"/>
                              <w:marRight w:val="0"/>
                              <w:marTop w:val="0"/>
                              <w:marBottom w:val="0"/>
                              <w:divBdr>
                                <w:top w:val="none" w:sz="0" w:space="0" w:color="auto"/>
                                <w:left w:val="none" w:sz="0" w:space="0" w:color="auto"/>
                                <w:bottom w:val="none" w:sz="0" w:space="0" w:color="auto"/>
                                <w:right w:val="none" w:sz="0" w:space="0" w:color="auto"/>
                              </w:divBdr>
                              <w:divsChild>
                                <w:div w:id="1818061960">
                                  <w:marLeft w:val="0"/>
                                  <w:marRight w:val="0"/>
                                  <w:marTop w:val="0"/>
                                  <w:marBottom w:val="0"/>
                                  <w:divBdr>
                                    <w:top w:val="none" w:sz="0" w:space="0" w:color="auto"/>
                                    <w:left w:val="none" w:sz="0" w:space="0" w:color="auto"/>
                                    <w:bottom w:val="none" w:sz="0" w:space="0" w:color="auto"/>
                                    <w:right w:val="none" w:sz="0" w:space="0" w:color="auto"/>
                                  </w:divBdr>
                                </w:div>
                                <w:div w:id="1234854770">
                                  <w:marLeft w:val="0"/>
                                  <w:marRight w:val="0"/>
                                  <w:marTop w:val="0"/>
                                  <w:marBottom w:val="0"/>
                                  <w:divBdr>
                                    <w:top w:val="none" w:sz="0" w:space="0" w:color="auto"/>
                                    <w:left w:val="none" w:sz="0" w:space="0" w:color="auto"/>
                                    <w:bottom w:val="none" w:sz="0" w:space="0" w:color="auto"/>
                                    <w:right w:val="none" w:sz="0" w:space="0" w:color="auto"/>
                                  </w:divBdr>
                                </w:div>
                                <w:div w:id="555893482">
                                  <w:marLeft w:val="0"/>
                                  <w:marRight w:val="0"/>
                                  <w:marTop w:val="0"/>
                                  <w:marBottom w:val="0"/>
                                  <w:divBdr>
                                    <w:top w:val="none" w:sz="0" w:space="0" w:color="auto"/>
                                    <w:left w:val="none" w:sz="0" w:space="0" w:color="auto"/>
                                    <w:bottom w:val="none" w:sz="0" w:space="0" w:color="auto"/>
                                    <w:right w:val="none" w:sz="0" w:space="0" w:color="auto"/>
                                  </w:divBdr>
                                </w:div>
                                <w:div w:id="955990256">
                                  <w:marLeft w:val="0"/>
                                  <w:marRight w:val="0"/>
                                  <w:marTop w:val="0"/>
                                  <w:marBottom w:val="0"/>
                                  <w:divBdr>
                                    <w:top w:val="none" w:sz="0" w:space="0" w:color="auto"/>
                                    <w:left w:val="none" w:sz="0" w:space="0" w:color="auto"/>
                                    <w:bottom w:val="none" w:sz="0" w:space="0" w:color="auto"/>
                                    <w:right w:val="none" w:sz="0" w:space="0" w:color="auto"/>
                                  </w:divBdr>
                                </w:div>
                                <w:div w:id="1589073770">
                                  <w:marLeft w:val="0"/>
                                  <w:marRight w:val="0"/>
                                  <w:marTop w:val="0"/>
                                  <w:marBottom w:val="0"/>
                                  <w:divBdr>
                                    <w:top w:val="none" w:sz="0" w:space="0" w:color="auto"/>
                                    <w:left w:val="none" w:sz="0" w:space="0" w:color="auto"/>
                                    <w:bottom w:val="none" w:sz="0" w:space="0" w:color="auto"/>
                                    <w:right w:val="none" w:sz="0" w:space="0" w:color="auto"/>
                                  </w:divBdr>
                                </w:div>
                                <w:div w:id="588657124">
                                  <w:marLeft w:val="0"/>
                                  <w:marRight w:val="0"/>
                                  <w:marTop w:val="0"/>
                                  <w:marBottom w:val="0"/>
                                  <w:divBdr>
                                    <w:top w:val="none" w:sz="0" w:space="0" w:color="auto"/>
                                    <w:left w:val="none" w:sz="0" w:space="0" w:color="auto"/>
                                    <w:bottom w:val="none" w:sz="0" w:space="0" w:color="auto"/>
                                    <w:right w:val="none" w:sz="0" w:space="0" w:color="auto"/>
                                  </w:divBdr>
                                </w:div>
                                <w:div w:id="501776065">
                                  <w:marLeft w:val="0"/>
                                  <w:marRight w:val="0"/>
                                  <w:marTop w:val="0"/>
                                  <w:marBottom w:val="0"/>
                                  <w:divBdr>
                                    <w:top w:val="none" w:sz="0" w:space="0" w:color="auto"/>
                                    <w:left w:val="none" w:sz="0" w:space="0" w:color="auto"/>
                                    <w:bottom w:val="none" w:sz="0" w:space="0" w:color="auto"/>
                                    <w:right w:val="none" w:sz="0" w:space="0" w:color="auto"/>
                                  </w:divBdr>
                                </w:div>
                                <w:div w:id="1290865326">
                                  <w:marLeft w:val="0"/>
                                  <w:marRight w:val="0"/>
                                  <w:marTop w:val="0"/>
                                  <w:marBottom w:val="0"/>
                                  <w:divBdr>
                                    <w:top w:val="none" w:sz="0" w:space="0" w:color="auto"/>
                                    <w:left w:val="none" w:sz="0" w:space="0" w:color="auto"/>
                                    <w:bottom w:val="none" w:sz="0" w:space="0" w:color="auto"/>
                                    <w:right w:val="none" w:sz="0" w:space="0" w:color="auto"/>
                                  </w:divBdr>
                                </w:div>
                                <w:div w:id="82347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8785797">
              <w:marLeft w:val="0"/>
              <w:marRight w:val="0"/>
              <w:marTop w:val="0"/>
              <w:marBottom w:val="0"/>
              <w:divBdr>
                <w:top w:val="none" w:sz="0" w:space="0" w:color="auto"/>
                <w:left w:val="none" w:sz="0" w:space="0" w:color="auto"/>
                <w:bottom w:val="none" w:sz="0" w:space="0" w:color="auto"/>
                <w:right w:val="none" w:sz="0" w:space="0" w:color="auto"/>
              </w:divBdr>
            </w:div>
            <w:div w:id="1548448351">
              <w:marLeft w:val="0"/>
              <w:marRight w:val="0"/>
              <w:marTop w:val="0"/>
              <w:marBottom w:val="0"/>
              <w:divBdr>
                <w:top w:val="none" w:sz="0" w:space="0" w:color="auto"/>
                <w:left w:val="none" w:sz="0" w:space="0" w:color="auto"/>
                <w:bottom w:val="none" w:sz="0" w:space="0" w:color="auto"/>
                <w:right w:val="none" w:sz="0" w:space="0" w:color="auto"/>
              </w:divBdr>
              <w:divsChild>
                <w:div w:id="983195674">
                  <w:marLeft w:val="0"/>
                  <w:marRight w:val="0"/>
                  <w:marTop w:val="0"/>
                  <w:marBottom w:val="0"/>
                  <w:divBdr>
                    <w:top w:val="none" w:sz="0" w:space="0" w:color="auto"/>
                    <w:left w:val="none" w:sz="0" w:space="0" w:color="auto"/>
                    <w:bottom w:val="none" w:sz="0" w:space="0" w:color="auto"/>
                    <w:right w:val="none" w:sz="0" w:space="0" w:color="auto"/>
                  </w:divBdr>
                  <w:divsChild>
                    <w:div w:id="1010184597">
                      <w:marLeft w:val="0"/>
                      <w:marRight w:val="0"/>
                      <w:marTop w:val="0"/>
                      <w:marBottom w:val="0"/>
                      <w:divBdr>
                        <w:top w:val="none" w:sz="0" w:space="0" w:color="auto"/>
                        <w:left w:val="none" w:sz="0" w:space="0" w:color="auto"/>
                        <w:bottom w:val="none" w:sz="0" w:space="0" w:color="auto"/>
                        <w:right w:val="none" w:sz="0" w:space="0" w:color="auto"/>
                      </w:divBdr>
                      <w:divsChild>
                        <w:div w:id="370764782">
                          <w:marLeft w:val="0"/>
                          <w:marRight w:val="0"/>
                          <w:marTop w:val="0"/>
                          <w:marBottom w:val="0"/>
                          <w:divBdr>
                            <w:top w:val="none" w:sz="0" w:space="0" w:color="auto"/>
                            <w:left w:val="none" w:sz="0" w:space="0" w:color="auto"/>
                            <w:bottom w:val="none" w:sz="0" w:space="0" w:color="auto"/>
                            <w:right w:val="none" w:sz="0" w:space="0" w:color="auto"/>
                          </w:divBdr>
                          <w:divsChild>
                            <w:div w:id="365832055">
                              <w:marLeft w:val="0"/>
                              <w:marRight w:val="0"/>
                              <w:marTop w:val="0"/>
                              <w:marBottom w:val="0"/>
                              <w:divBdr>
                                <w:top w:val="none" w:sz="0" w:space="0" w:color="auto"/>
                                <w:left w:val="none" w:sz="0" w:space="0" w:color="auto"/>
                                <w:bottom w:val="none" w:sz="0" w:space="0" w:color="auto"/>
                                <w:right w:val="none" w:sz="0" w:space="0" w:color="auto"/>
                              </w:divBdr>
                              <w:divsChild>
                                <w:div w:id="20006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082921">
              <w:marLeft w:val="0"/>
              <w:marRight w:val="0"/>
              <w:marTop w:val="0"/>
              <w:marBottom w:val="0"/>
              <w:divBdr>
                <w:top w:val="none" w:sz="0" w:space="0" w:color="auto"/>
                <w:left w:val="none" w:sz="0" w:space="0" w:color="auto"/>
                <w:bottom w:val="none" w:sz="0" w:space="0" w:color="auto"/>
                <w:right w:val="none" w:sz="0" w:space="0" w:color="auto"/>
              </w:divBdr>
              <w:divsChild>
                <w:div w:id="1588077357">
                  <w:marLeft w:val="0"/>
                  <w:marRight w:val="0"/>
                  <w:marTop w:val="0"/>
                  <w:marBottom w:val="0"/>
                  <w:divBdr>
                    <w:top w:val="none" w:sz="0" w:space="0" w:color="auto"/>
                    <w:left w:val="none" w:sz="0" w:space="0" w:color="auto"/>
                    <w:bottom w:val="none" w:sz="0" w:space="0" w:color="auto"/>
                    <w:right w:val="none" w:sz="0" w:space="0" w:color="auto"/>
                  </w:divBdr>
                  <w:divsChild>
                    <w:div w:id="1025131057">
                      <w:marLeft w:val="0"/>
                      <w:marRight w:val="0"/>
                      <w:marTop w:val="0"/>
                      <w:marBottom w:val="0"/>
                      <w:divBdr>
                        <w:top w:val="none" w:sz="0" w:space="0" w:color="auto"/>
                        <w:left w:val="none" w:sz="0" w:space="0" w:color="auto"/>
                        <w:bottom w:val="none" w:sz="0" w:space="0" w:color="auto"/>
                        <w:right w:val="none" w:sz="0" w:space="0" w:color="auto"/>
                      </w:divBdr>
                      <w:divsChild>
                        <w:div w:id="31662434">
                          <w:marLeft w:val="0"/>
                          <w:marRight w:val="0"/>
                          <w:marTop w:val="0"/>
                          <w:marBottom w:val="0"/>
                          <w:divBdr>
                            <w:top w:val="none" w:sz="0" w:space="0" w:color="auto"/>
                            <w:left w:val="none" w:sz="0" w:space="0" w:color="auto"/>
                            <w:bottom w:val="none" w:sz="0" w:space="0" w:color="auto"/>
                            <w:right w:val="none" w:sz="0" w:space="0" w:color="auto"/>
                          </w:divBdr>
                          <w:divsChild>
                            <w:div w:id="1530989268">
                              <w:marLeft w:val="0"/>
                              <w:marRight w:val="0"/>
                              <w:marTop w:val="0"/>
                              <w:marBottom w:val="0"/>
                              <w:divBdr>
                                <w:top w:val="none" w:sz="0" w:space="0" w:color="auto"/>
                                <w:left w:val="none" w:sz="0" w:space="0" w:color="auto"/>
                                <w:bottom w:val="none" w:sz="0" w:space="0" w:color="auto"/>
                                <w:right w:val="none" w:sz="0" w:space="0" w:color="auto"/>
                              </w:divBdr>
                              <w:divsChild>
                                <w:div w:id="163783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242878">
              <w:marLeft w:val="0"/>
              <w:marRight w:val="0"/>
              <w:marTop w:val="0"/>
              <w:marBottom w:val="0"/>
              <w:divBdr>
                <w:top w:val="none" w:sz="0" w:space="0" w:color="auto"/>
                <w:left w:val="none" w:sz="0" w:space="0" w:color="auto"/>
                <w:bottom w:val="none" w:sz="0" w:space="0" w:color="auto"/>
                <w:right w:val="none" w:sz="0" w:space="0" w:color="auto"/>
              </w:divBdr>
              <w:divsChild>
                <w:div w:id="1428234787">
                  <w:marLeft w:val="0"/>
                  <w:marRight w:val="0"/>
                  <w:marTop w:val="0"/>
                  <w:marBottom w:val="0"/>
                  <w:divBdr>
                    <w:top w:val="none" w:sz="0" w:space="0" w:color="auto"/>
                    <w:left w:val="none" w:sz="0" w:space="0" w:color="auto"/>
                    <w:bottom w:val="none" w:sz="0" w:space="0" w:color="auto"/>
                    <w:right w:val="none" w:sz="0" w:space="0" w:color="auto"/>
                  </w:divBdr>
                  <w:divsChild>
                    <w:div w:id="2047946524">
                      <w:marLeft w:val="0"/>
                      <w:marRight w:val="0"/>
                      <w:marTop w:val="0"/>
                      <w:marBottom w:val="0"/>
                      <w:divBdr>
                        <w:top w:val="none" w:sz="0" w:space="0" w:color="auto"/>
                        <w:left w:val="none" w:sz="0" w:space="0" w:color="auto"/>
                        <w:bottom w:val="none" w:sz="0" w:space="0" w:color="auto"/>
                        <w:right w:val="none" w:sz="0" w:space="0" w:color="auto"/>
                      </w:divBdr>
                      <w:divsChild>
                        <w:div w:id="1117410119">
                          <w:marLeft w:val="0"/>
                          <w:marRight w:val="0"/>
                          <w:marTop w:val="0"/>
                          <w:marBottom w:val="0"/>
                          <w:divBdr>
                            <w:top w:val="none" w:sz="0" w:space="0" w:color="auto"/>
                            <w:left w:val="none" w:sz="0" w:space="0" w:color="auto"/>
                            <w:bottom w:val="none" w:sz="0" w:space="0" w:color="auto"/>
                            <w:right w:val="none" w:sz="0" w:space="0" w:color="auto"/>
                          </w:divBdr>
                          <w:divsChild>
                            <w:div w:id="2031881025">
                              <w:marLeft w:val="0"/>
                              <w:marRight w:val="0"/>
                              <w:marTop w:val="0"/>
                              <w:marBottom w:val="0"/>
                              <w:divBdr>
                                <w:top w:val="none" w:sz="0" w:space="0" w:color="auto"/>
                                <w:left w:val="none" w:sz="0" w:space="0" w:color="auto"/>
                                <w:bottom w:val="none" w:sz="0" w:space="0" w:color="auto"/>
                                <w:right w:val="none" w:sz="0" w:space="0" w:color="auto"/>
                              </w:divBdr>
                              <w:divsChild>
                                <w:div w:id="4417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492003">
              <w:marLeft w:val="0"/>
              <w:marRight w:val="0"/>
              <w:marTop w:val="0"/>
              <w:marBottom w:val="0"/>
              <w:divBdr>
                <w:top w:val="none" w:sz="0" w:space="0" w:color="auto"/>
                <w:left w:val="none" w:sz="0" w:space="0" w:color="auto"/>
                <w:bottom w:val="none" w:sz="0" w:space="0" w:color="auto"/>
                <w:right w:val="none" w:sz="0" w:space="0" w:color="auto"/>
              </w:divBdr>
              <w:divsChild>
                <w:div w:id="2100640087">
                  <w:marLeft w:val="0"/>
                  <w:marRight w:val="0"/>
                  <w:marTop w:val="0"/>
                  <w:marBottom w:val="0"/>
                  <w:divBdr>
                    <w:top w:val="none" w:sz="0" w:space="0" w:color="auto"/>
                    <w:left w:val="none" w:sz="0" w:space="0" w:color="auto"/>
                    <w:bottom w:val="none" w:sz="0" w:space="0" w:color="auto"/>
                    <w:right w:val="none" w:sz="0" w:space="0" w:color="auto"/>
                  </w:divBdr>
                  <w:divsChild>
                    <w:div w:id="300884687">
                      <w:marLeft w:val="0"/>
                      <w:marRight w:val="0"/>
                      <w:marTop w:val="0"/>
                      <w:marBottom w:val="0"/>
                      <w:divBdr>
                        <w:top w:val="none" w:sz="0" w:space="0" w:color="auto"/>
                        <w:left w:val="none" w:sz="0" w:space="0" w:color="auto"/>
                        <w:bottom w:val="none" w:sz="0" w:space="0" w:color="auto"/>
                        <w:right w:val="none" w:sz="0" w:space="0" w:color="auto"/>
                      </w:divBdr>
                      <w:divsChild>
                        <w:div w:id="1409421200">
                          <w:marLeft w:val="0"/>
                          <w:marRight w:val="0"/>
                          <w:marTop w:val="0"/>
                          <w:marBottom w:val="0"/>
                          <w:divBdr>
                            <w:top w:val="none" w:sz="0" w:space="0" w:color="auto"/>
                            <w:left w:val="none" w:sz="0" w:space="0" w:color="auto"/>
                            <w:bottom w:val="none" w:sz="0" w:space="0" w:color="auto"/>
                            <w:right w:val="none" w:sz="0" w:space="0" w:color="auto"/>
                          </w:divBdr>
                          <w:divsChild>
                            <w:div w:id="1668441804">
                              <w:marLeft w:val="0"/>
                              <w:marRight w:val="0"/>
                              <w:marTop w:val="0"/>
                              <w:marBottom w:val="0"/>
                              <w:divBdr>
                                <w:top w:val="none" w:sz="0" w:space="0" w:color="auto"/>
                                <w:left w:val="none" w:sz="0" w:space="0" w:color="auto"/>
                                <w:bottom w:val="none" w:sz="0" w:space="0" w:color="auto"/>
                                <w:right w:val="none" w:sz="0" w:space="0" w:color="auto"/>
                              </w:divBdr>
                              <w:divsChild>
                                <w:div w:id="1460100870">
                                  <w:marLeft w:val="0"/>
                                  <w:marRight w:val="0"/>
                                  <w:marTop w:val="0"/>
                                  <w:marBottom w:val="0"/>
                                  <w:divBdr>
                                    <w:top w:val="none" w:sz="0" w:space="0" w:color="auto"/>
                                    <w:left w:val="none" w:sz="0" w:space="0" w:color="auto"/>
                                    <w:bottom w:val="none" w:sz="0" w:space="0" w:color="auto"/>
                                    <w:right w:val="none" w:sz="0" w:space="0" w:color="auto"/>
                                  </w:divBdr>
                                </w:div>
                                <w:div w:id="338508101">
                                  <w:marLeft w:val="0"/>
                                  <w:marRight w:val="0"/>
                                  <w:marTop w:val="0"/>
                                  <w:marBottom w:val="0"/>
                                  <w:divBdr>
                                    <w:top w:val="none" w:sz="0" w:space="0" w:color="auto"/>
                                    <w:left w:val="none" w:sz="0" w:space="0" w:color="auto"/>
                                    <w:bottom w:val="none" w:sz="0" w:space="0" w:color="auto"/>
                                    <w:right w:val="none" w:sz="0" w:space="0" w:color="auto"/>
                                  </w:divBdr>
                                </w:div>
                                <w:div w:id="396322045">
                                  <w:marLeft w:val="0"/>
                                  <w:marRight w:val="0"/>
                                  <w:marTop w:val="0"/>
                                  <w:marBottom w:val="0"/>
                                  <w:divBdr>
                                    <w:top w:val="none" w:sz="0" w:space="0" w:color="auto"/>
                                    <w:left w:val="none" w:sz="0" w:space="0" w:color="auto"/>
                                    <w:bottom w:val="none" w:sz="0" w:space="0" w:color="auto"/>
                                    <w:right w:val="none" w:sz="0" w:space="0" w:color="auto"/>
                                  </w:divBdr>
                                </w:div>
                                <w:div w:id="1436901793">
                                  <w:marLeft w:val="0"/>
                                  <w:marRight w:val="0"/>
                                  <w:marTop w:val="0"/>
                                  <w:marBottom w:val="0"/>
                                  <w:divBdr>
                                    <w:top w:val="none" w:sz="0" w:space="0" w:color="auto"/>
                                    <w:left w:val="none" w:sz="0" w:space="0" w:color="auto"/>
                                    <w:bottom w:val="none" w:sz="0" w:space="0" w:color="auto"/>
                                    <w:right w:val="none" w:sz="0" w:space="0" w:color="auto"/>
                                  </w:divBdr>
                                </w:div>
                                <w:div w:id="48312428">
                                  <w:marLeft w:val="0"/>
                                  <w:marRight w:val="0"/>
                                  <w:marTop w:val="0"/>
                                  <w:marBottom w:val="0"/>
                                  <w:divBdr>
                                    <w:top w:val="none" w:sz="0" w:space="0" w:color="auto"/>
                                    <w:left w:val="none" w:sz="0" w:space="0" w:color="auto"/>
                                    <w:bottom w:val="none" w:sz="0" w:space="0" w:color="auto"/>
                                    <w:right w:val="none" w:sz="0" w:space="0" w:color="auto"/>
                                  </w:divBdr>
                                </w:div>
                                <w:div w:id="1170949498">
                                  <w:marLeft w:val="0"/>
                                  <w:marRight w:val="0"/>
                                  <w:marTop w:val="0"/>
                                  <w:marBottom w:val="0"/>
                                  <w:divBdr>
                                    <w:top w:val="none" w:sz="0" w:space="0" w:color="auto"/>
                                    <w:left w:val="none" w:sz="0" w:space="0" w:color="auto"/>
                                    <w:bottom w:val="none" w:sz="0" w:space="0" w:color="auto"/>
                                    <w:right w:val="none" w:sz="0" w:space="0" w:color="auto"/>
                                  </w:divBdr>
                                </w:div>
                                <w:div w:id="1704791078">
                                  <w:marLeft w:val="0"/>
                                  <w:marRight w:val="0"/>
                                  <w:marTop w:val="0"/>
                                  <w:marBottom w:val="0"/>
                                  <w:divBdr>
                                    <w:top w:val="none" w:sz="0" w:space="0" w:color="auto"/>
                                    <w:left w:val="none" w:sz="0" w:space="0" w:color="auto"/>
                                    <w:bottom w:val="none" w:sz="0" w:space="0" w:color="auto"/>
                                    <w:right w:val="none" w:sz="0" w:space="0" w:color="auto"/>
                                  </w:divBdr>
                                </w:div>
                                <w:div w:id="351346653">
                                  <w:marLeft w:val="0"/>
                                  <w:marRight w:val="0"/>
                                  <w:marTop w:val="0"/>
                                  <w:marBottom w:val="0"/>
                                  <w:divBdr>
                                    <w:top w:val="none" w:sz="0" w:space="0" w:color="auto"/>
                                    <w:left w:val="none" w:sz="0" w:space="0" w:color="auto"/>
                                    <w:bottom w:val="none" w:sz="0" w:space="0" w:color="auto"/>
                                    <w:right w:val="none" w:sz="0" w:space="0" w:color="auto"/>
                                  </w:divBdr>
                                </w:div>
                                <w:div w:id="178064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2081082">
              <w:marLeft w:val="0"/>
              <w:marRight w:val="0"/>
              <w:marTop w:val="0"/>
              <w:marBottom w:val="0"/>
              <w:divBdr>
                <w:top w:val="none" w:sz="0" w:space="0" w:color="auto"/>
                <w:left w:val="none" w:sz="0" w:space="0" w:color="auto"/>
                <w:bottom w:val="none" w:sz="0" w:space="0" w:color="auto"/>
                <w:right w:val="none" w:sz="0" w:space="0" w:color="auto"/>
              </w:divBdr>
            </w:div>
            <w:div w:id="2082827668">
              <w:marLeft w:val="0"/>
              <w:marRight w:val="0"/>
              <w:marTop w:val="0"/>
              <w:marBottom w:val="0"/>
              <w:divBdr>
                <w:top w:val="none" w:sz="0" w:space="0" w:color="auto"/>
                <w:left w:val="none" w:sz="0" w:space="0" w:color="auto"/>
                <w:bottom w:val="none" w:sz="0" w:space="0" w:color="auto"/>
                <w:right w:val="none" w:sz="0" w:space="0" w:color="auto"/>
              </w:divBdr>
            </w:div>
            <w:div w:id="1474833912">
              <w:marLeft w:val="0"/>
              <w:marRight w:val="0"/>
              <w:marTop w:val="0"/>
              <w:marBottom w:val="0"/>
              <w:divBdr>
                <w:top w:val="none" w:sz="0" w:space="0" w:color="auto"/>
                <w:left w:val="none" w:sz="0" w:space="0" w:color="auto"/>
                <w:bottom w:val="none" w:sz="0" w:space="0" w:color="auto"/>
                <w:right w:val="none" w:sz="0" w:space="0" w:color="auto"/>
              </w:divBdr>
              <w:divsChild>
                <w:div w:id="1597442247">
                  <w:marLeft w:val="0"/>
                  <w:marRight w:val="0"/>
                  <w:marTop w:val="0"/>
                  <w:marBottom w:val="0"/>
                  <w:divBdr>
                    <w:top w:val="none" w:sz="0" w:space="0" w:color="auto"/>
                    <w:left w:val="none" w:sz="0" w:space="0" w:color="auto"/>
                    <w:bottom w:val="none" w:sz="0" w:space="0" w:color="auto"/>
                    <w:right w:val="none" w:sz="0" w:space="0" w:color="auto"/>
                  </w:divBdr>
                  <w:divsChild>
                    <w:div w:id="765075818">
                      <w:marLeft w:val="0"/>
                      <w:marRight w:val="0"/>
                      <w:marTop w:val="0"/>
                      <w:marBottom w:val="0"/>
                      <w:divBdr>
                        <w:top w:val="none" w:sz="0" w:space="0" w:color="auto"/>
                        <w:left w:val="none" w:sz="0" w:space="0" w:color="auto"/>
                        <w:bottom w:val="none" w:sz="0" w:space="0" w:color="auto"/>
                        <w:right w:val="none" w:sz="0" w:space="0" w:color="auto"/>
                      </w:divBdr>
                      <w:divsChild>
                        <w:div w:id="745805099">
                          <w:marLeft w:val="0"/>
                          <w:marRight w:val="0"/>
                          <w:marTop w:val="0"/>
                          <w:marBottom w:val="0"/>
                          <w:divBdr>
                            <w:top w:val="none" w:sz="0" w:space="0" w:color="auto"/>
                            <w:left w:val="none" w:sz="0" w:space="0" w:color="auto"/>
                            <w:bottom w:val="none" w:sz="0" w:space="0" w:color="auto"/>
                            <w:right w:val="none" w:sz="0" w:space="0" w:color="auto"/>
                          </w:divBdr>
                          <w:divsChild>
                            <w:div w:id="202256976">
                              <w:marLeft w:val="0"/>
                              <w:marRight w:val="0"/>
                              <w:marTop w:val="0"/>
                              <w:marBottom w:val="0"/>
                              <w:divBdr>
                                <w:top w:val="none" w:sz="0" w:space="0" w:color="auto"/>
                                <w:left w:val="none" w:sz="0" w:space="0" w:color="auto"/>
                                <w:bottom w:val="none" w:sz="0" w:space="0" w:color="auto"/>
                                <w:right w:val="none" w:sz="0" w:space="0" w:color="auto"/>
                              </w:divBdr>
                              <w:divsChild>
                                <w:div w:id="1795252338">
                                  <w:marLeft w:val="0"/>
                                  <w:marRight w:val="0"/>
                                  <w:marTop w:val="0"/>
                                  <w:marBottom w:val="0"/>
                                  <w:divBdr>
                                    <w:top w:val="none" w:sz="0" w:space="0" w:color="auto"/>
                                    <w:left w:val="none" w:sz="0" w:space="0" w:color="auto"/>
                                    <w:bottom w:val="none" w:sz="0" w:space="0" w:color="auto"/>
                                    <w:right w:val="none" w:sz="0" w:space="0" w:color="auto"/>
                                  </w:divBdr>
                                </w:div>
                                <w:div w:id="399400744">
                                  <w:marLeft w:val="0"/>
                                  <w:marRight w:val="0"/>
                                  <w:marTop w:val="0"/>
                                  <w:marBottom w:val="0"/>
                                  <w:divBdr>
                                    <w:top w:val="none" w:sz="0" w:space="0" w:color="auto"/>
                                    <w:left w:val="none" w:sz="0" w:space="0" w:color="auto"/>
                                    <w:bottom w:val="none" w:sz="0" w:space="0" w:color="auto"/>
                                    <w:right w:val="none" w:sz="0" w:space="0" w:color="auto"/>
                                  </w:divBdr>
                                </w:div>
                                <w:div w:id="483159976">
                                  <w:marLeft w:val="0"/>
                                  <w:marRight w:val="0"/>
                                  <w:marTop w:val="0"/>
                                  <w:marBottom w:val="0"/>
                                  <w:divBdr>
                                    <w:top w:val="none" w:sz="0" w:space="0" w:color="auto"/>
                                    <w:left w:val="none" w:sz="0" w:space="0" w:color="auto"/>
                                    <w:bottom w:val="none" w:sz="0" w:space="0" w:color="auto"/>
                                    <w:right w:val="none" w:sz="0" w:space="0" w:color="auto"/>
                                  </w:divBdr>
                                </w:div>
                                <w:div w:id="725228350">
                                  <w:marLeft w:val="0"/>
                                  <w:marRight w:val="0"/>
                                  <w:marTop w:val="0"/>
                                  <w:marBottom w:val="0"/>
                                  <w:divBdr>
                                    <w:top w:val="none" w:sz="0" w:space="0" w:color="auto"/>
                                    <w:left w:val="none" w:sz="0" w:space="0" w:color="auto"/>
                                    <w:bottom w:val="none" w:sz="0" w:space="0" w:color="auto"/>
                                    <w:right w:val="none" w:sz="0" w:space="0" w:color="auto"/>
                                  </w:divBdr>
                                </w:div>
                                <w:div w:id="502016977">
                                  <w:marLeft w:val="0"/>
                                  <w:marRight w:val="0"/>
                                  <w:marTop w:val="0"/>
                                  <w:marBottom w:val="0"/>
                                  <w:divBdr>
                                    <w:top w:val="none" w:sz="0" w:space="0" w:color="auto"/>
                                    <w:left w:val="none" w:sz="0" w:space="0" w:color="auto"/>
                                    <w:bottom w:val="none" w:sz="0" w:space="0" w:color="auto"/>
                                    <w:right w:val="none" w:sz="0" w:space="0" w:color="auto"/>
                                  </w:divBdr>
                                </w:div>
                                <w:div w:id="1958177979">
                                  <w:marLeft w:val="0"/>
                                  <w:marRight w:val="0"/>
                                  <w:marTop w:val="0"/>
                                  <w:marBottom w:val="0"/>
                                  <w:divBdr>
                                    <w:top w:val="none" w:sz="0" w:space="0" w:color="auto"/>
                                    <w:left w:val="none" w:sz="0" w:space="0" w:color="auto"/>
                                    <w:bottom w:val="none" w:sz="0" w:space="0" w:color="auto"/>
                                    <w:right w:val="none" w:sz="0" w:space="0" w:color="auto"/>
                                  </w:divBdr>
                                </w:div>
                                <w:div w:id="1789465435">
                                  <w:marLeft w:val="0"/>
                                  <w:marRight w:val="0"/>
                                  <w:marTop w:val="0"/>
                                  <w:marBottom w:val="0"/>
                                  <w:divBdr>
                                    <w:top w:val="none" w:sz="0" w:space="0" w:color="auto"/>
                                    <w:left w:val="none" w:sz="0" w:space="0" w:color="auto"/>
                                    <w:bottom w:val="none" w:sz="0" w:space="0" w:color="auto"/>
                                    <w:right w:val="none" w:sz="0" w:space="0" w:color="auto"/>
                                  </w:divBdr>
                                </w:div>
                                <w:div w:id="193278058">
                                  <w:marLeft w:val="0"/>
                                  <w:marRight w:val="0"/>
                                  <w:marTop w:val="0"/>
                                  <w:marBottom w:val="0"/>
                                  <w:divBdr>
                                    <w:top w:val="none" w:sz="0" w:space="0" w:color="auto"/>
                                    <w:left w:val="none" w:sz="0" w:space="0" w:color="auto"/>
                                    <w:bottom w:val="none" w:sz="0" w:space="0" w:color="auto"/>
                                    <w:right w:val="none" w:sz="0" w:space="0" w:color="auto"/>
                                  </w:divBdr>
                                </w:div>
                                <w:div w:id="1793935993">
                                  <w:marLeft w:val="0"/>
                                  <w:marRight w:val="0"/>
                                  <w:marTop w:val="0"/>
                                  <w:marBottom w:val="0"/>
                                  <w:divBdr>
                                    <w:top w:val="none" w:sz="0" w:space="0" w:color="auto"/>
                                    <w:left w:val="none" w:sz="0" w:space="0" w:color="auto"/>
                                    <w:bottom w:val="none" w:sz="0" w:space="0" w:color="auto"/>
                                    <w:right w:val="none" w:sz="0" w:space="0" w:color="auto"/>
                                  </w:divBdr>
                                </w:div>
                                <w:div w:id="48774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225377">
              <w:marLeft w:val="0"/>
              <w:marRight w:val="0"/>
              <w:marTop w:val="0"/>
              <w:marBottom w:val="0"/>
              <w:divBdr>
                <w:top w:val="none" w:sz="0" w:space="0" w:color="auto"/>
                <w:left w:val="none" w:sz="0" w:space="0" w:color="auto"/>
                <w:bottom w:val="none" w:sz="0" w:space="0" w:color="auto"/>
                <w:right w:val="none" w:sz="0" w:space="0" w:color="auto"/>
              </w:divBdr>
              <w:divsChild>
                <w:div w:id="853615839">
                  <w:marLeft w:val="0"/>
                  <w:marRight w:val="0"/>
                  <w:marTop w:val="0"/>
                  <w:marBottom w:val="0"/>
                  <w:divBdr>
                    <w:top w:val="none" w:sz="0" w:space="0" w:color="auto"/>
                    <w:left w:val="none" w:sz="0" w:space="0" w:color="auto"/>
                    <w:bottom w:val="none" w:sz="0" w:space="0" w:color="auto"/>
                    <w:right w:val="none" w:sz="0" w:space="0" w:color="auto"/>
                  </w:divBdr>
                  <w:divsChild>
                    <w:div w:id="1381368500">
                      <w:marLeft w:val="0"/>
                      <w:marRight w:val="0"/>
                      <w:marTop w:val="0"/>
                      <w:marBottom w:val="0"/>
                      <w:divBdr>
                        <w:top w:val="none" w:sz="0" w:space="0" w:color="auto"/>
                        <w:left w:val="none" w:sz="0" w:space="0" w:color="auto"/>
                        <w:bottom w:val="none" w:sz="0" w:space="0" w:color="auto"/>
                        <w:right w:val="none" w:sz="0" w:space="0" w:color="auto"/>
                      </w:divBdr>
                      <w:divsChild>
                        <w:div w:id="143813598">
                          <w:marLeft w:val="0"/>
                          <w:marRight w:val="0"/>
                          <w:marTop w:val="0"/>
                          <w:marBottom w:val="0"/>
                          <w:divBdr>
                            <w:top w:val="none" w:sz="0" w:space="0" w:color="auto"/>
                            <w:left w:val="none" w:sz="0" w:space="0" w:color="auto"/>
                            <w:bottom w:val="none" w:sz="0" w:space="0" w:color="auto"/>
                            <w:right w:val="none" w:sz="0" w:space="0" w:color="auto"/>
                          </w:divBdr>
                          <w:divsChild>
                            <w:div w:id="944460703">
                              <w:marLeft w:val="0"/>
                              <w:marRight w:val="0"/>
                              <w:marTop w:val="0"/>
                              <w:marBottom w:val="0"/>
                              <w:divBdr>
                                <w:top w:val="none" w:sz="0" w:space="0" w:color="auto"/>
                                <w:left w:val="none" w:sz="0" w:space="0" w:color="auto"/>
                                <w:bottom w:val="none" w:sz="0" w:space="0" w:color="auto"/>
                                <w:right w:val="none" w:sz="0" w:space="0" w:color="auto"/>
                              </w:divBdr>
                              <w:divsChild>
                                <w:div w:id="184300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391723">
              <w:marLeft w:val="0"/>
              <w:marRight w:val="0"/>
              <w:marTop w:val="0"/>
              <w:marBottom w:val="0"/>
              <w:divBdr>
                <w:top w:val="none" w:sz="0" w:space="0" w:color="auto"/>
                <w:left w:val="none" w:sz="0" w:space="0" w:color="auto"/>
                <w:bottom w:val="none" w:sz="0" w:space="0" w:color="auto"/>
                <w:right w:val="none" w:sz="0" w:space="0" w:color="auto"/>
              </w:divBdr>
              <w:divsChild>
                <w:div w:id="457995959">
                  <w:marLeft w:val="0"/>
                  <w:marRight w:val="0"/>
                  <w:marTop w:val="0"/>
                  <w:marBottom w:val="0"/>
                  <w:divBdr>
                    <w:top w:val="none" w:sz="0" w:space="0" w:color="auto"/>
                    <w:left w:val="none" w:sz="0" w:space="0" w:color="auto"/>
                    <w:bottom w:val="none" w:sz="0" w:space="0" w:color="auto"/>
                    <w:right w:val="none" w:sz="0" w:space="0" w:color="auto"/>
                  </w:divBdr>
                  <w:divsChild>
                    <w:div w:id="1500847417">
                      <w:marLeft w:val="0"/>
                      <w:marRight w:val="0"/>
                      <w:marTop w:val="0"/>
                      <w:marBottom w:val="0"/>
                      <w:divBdr>
                        <w:top w:val="none" w:sz="0" w:space="0" w:color="auto"/>
                        <w:left w:val="none" w:sz="0" w:space="0" w:color="auto"/>
                        <w:bottom w:val="none" w:sz="0" w:space="0" w:color="auto"/>
                        <w:right w:val="none" w:sz="0" w:space="0" w:color="auto"/>
                      </w:divBdr>
                      <w:divsChild>
                        <w:div w:id="1506507553">
                          <w:marLeft w:val="0"/>
                          <w:marRight w:val="0"/>
                          <w:marTop w:val="0"/>
                          <w:marBottom w:val="0"/>
                          <w:divBdr>
                            <w:top w:val="none" w:sz="0" w:space="0" w:color="auto"/>
                            <w:left w:val="none" w:sz="0" w:space="0" w:color="auto"/>
                            <w:bottom w:val="none" w:sz="0" w:space="0" w:color="auto"/>
                            <w:right w:val="none" w:sz="0" w:space="0" w:color="auto"/>
                          </w:divBdr>
                          <w:divsChild>
                            <w:div w:id="801309582">
                              <w:marLeft w:val="0"/>
                              <w:marRight w:val="0"/>
                              <w:marTop w:val="0"/>
                              <w:marBottom w:val="0"/>
                              <w:divBdr>
                                <w:top w:val="none" w:sz="0" w:space="0" w:color="auto"/>
                                <w:left w:val="none" w:sz="0" w:space="0" w:color="auto"/>
                                <w:bottom w:val="none" w:sz="0" w:space="0" w:color="auto"/>
                                <w:right w:val="none" w:sz="0" w:space="0" w:color="auto"/>
                              </w:divBdr>
                              <w:divsChild>
                                <w:div w:id="87812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937910">
              <w:marLeft w:val="0"/>
              <w:marRight w:val="0"/>
              <w:marTop w:val="0"/>
              <w:marBottom w:val="0"/>
              <w:divBdr>
                <w:top w:val="none" w:sz="0" w:space="0" w:color="auto"/>
                <w:left w:val="none" w:sz="0" w:space="0" w:color="auto"/>
                <w:bottom w:val="none" w:sz="0" w:space="0" w:color="auto"/>
                <w:right w:val="none" w:sz="0" w:space="0" w:color="auto"/>
              </w:divBdr>
              <w:divsChild>
                <w:div w:id="1658263462">
                  <w:marLeft w:val="0"/>
                  <w:marRight w:val="0"/>
                  <w:marTop w:val="0"/>
                  <w:marBottom w:val="0"/>
                  <w:divBdr>
                    <w:top w:val="none" w:sz="0" w:space="0" w:color="auto"/>
                    <w:left w:val="none" w:sz="0" w:space="0" w:color="auto"/>
                    <w:bottom w:val="none" w:sz="0" w:space="0" w:color="auto"/>
                    <w:right w:val="none" w:sz="0" w:space="0" w:color="auto"/>
                  </w:divBdr>
                  <w:divsChild>
                    <w:div w:id="1871646266">
                      <w:marLeft w:val="0"/>
                      <w:marRight w:val="0"/>
                      <w:marTop w:val="0"/>
                      <w:marBottom w:val="0"/>
                      <w:divBdr>
                        <w:top w:val="none" w:sz="0" w:space="0" w:color="auto"/>
                        <w:left w:val="none" w:sz="0" w:space="0" w:color="auto"/>
                        <w:bottom w:val="none" w:sz="0" w:space="0" w:color="auto"/>
                        <w:right w:val="none" w:sz="0" w:space="0" w:color="auto"/>
                      </w:divBdr>
                      <w:divsChild>
                        <w:div w:id="651058869">
                          <w:marLeft w:val="0"/>
                          <w:marRight w:val="0"/>
                          <w:marTop w:val="0"/>
                          <w:marBottom w:val="0"/>
                          <w:divBdr>
                            <w:top w:val="none" w:sz="0" w:space="0" w:color="auto"/>
                            <w:left w:val="none" w:sz="0" w:space="0" w:color="auto"/>
                            <w:bottom w:val="none" w:sz="0" w:space="0" w:color="auto"/>
                            <w:right w:val="none" w:sz="0" w:space="0" w:color="auto"/>
                          </w:divBdr>
                          <w:divsChild>
                            <w:div w:id="1818758676">
                              <w:marLeft w:val="0"/>
                              <w:marRight w:val="0"/>
                              <w:marTop w:val="0"/>
                              <w:marBottom w:val="0"/>
                              <w:divBdr>
                                <w:top w:val="none" w:sz="0" w:space="0" w:color="auto"/>
                                <w:left w:val="none" w:sz="0" w:space="0" w:color="auto"/>
                                <w:bottom w:val="none" w:sz="0" w:space="0" w:color="auto"/>
                                <w:right w:val="none" w:sz="0" w:space="0" w:color="auto"/>
                              </w:divBdr>
                              <w:divsChild>
                                <w:div w:id="34255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827558">
              <w:marLeft w:val="0"/>
              <w:marRight w:val="0"/>
              <w:marTop w:val="0"/>
              <w:marBottom w:val="0"/>
              <w:divBdr>
                <w:top w:val="none" w:sz="0" w:space="0" w:color="auto"/>
                <w:left w:val="none" w:sz="0" w:space="0" w:color="auto"/>
                <w:bottom w:val="none" w:sz="0" w:space="0" w:color="auto"/>
                <w:right w:val="none" w:sz="0" w:space="0" w:color="auto"/>
              </w:divBdr>
              <w:divsChild>
                <w:div w:id="764687566">
                  <w:marLeft w:val="0"/>
                  <w:marRight w:val="0"/>
                  <w:marTop w:val="0"/>
                  <w:marBottom w:val="0"/>
                  <w:divBdr>
                    <w:top w:val="none" w:sz="0" w:space="0" w:color="auto"/>
                    <w:left w:val="none" w:sz="0" w:space="0" w:color="auto"/>
                    <w:bottom w:val="none" w:sz="0" w:space="0" w:color="auto"/>
                    <w:right w:val="none" w:sz="0" w:space="0" w:color="auto"/>
                  </w:divBdr>
                  <w:divsChild>
                    <w:div w:id="77480449">
                      <w:marLeft w:val="0"/>
                      <w:marRight w:val="0"/>
                      <w:marTop w:val="0"/>
                      <w:marBottom w:val="0"/>
                      <w:divBdr>
                        <w:top w:val="none" w:sz="0" w:space="0" w:color="auto"/>
                        <w:left w:val="none" w:sz="0" w:space="0" w:color="auto"/>
                        <w:bottom w:val="none" w:sz="0" w:space="0" w:color="auto"/>
                        <w:right w:val="none" w:sz="0" w:space="0" w:color="auto"/>
                      </w:divBdr>
                      <w:divsChild>
                        <w:div w:id="58016666">
                          <w:marLeft w:val="0"/>
                          <w:marRight w:val="0"/>
                          <w:marTop w:val="0"/>
                          <w:marBottom w:val="0"/>
                          <w:divBdr>
                            <w:top w:val="none" w:sz="0" w:space="0" w:color="auto"/>
                            <w:left w:val="none" w:sz="0" w:space="0" w:color="auto"/>
                            <w:bottom w:val="none" w:sz="0" w:space="0" w:color="auto"/>
                            <w:right w:val="none" w:sz="0" w:space="0" w:color="auto"/>
                          </w:divBdr>
                          <w:divsChild>
                            <w:div w:id="85078803">
                              <w:marLeft w:val="0"/>
                              <w:marRight w:val="0"/>
                              <w:marTop w:val="0"/>
                              <w:marBottom w:val="0"/>
                              <w:divBdr>
                                <w:top w:val="none" w:sz="0" w:space="0" w:color="auto"/>
                                <w:left w:val="none" w:sz="0" w:space="0" w:color="auto"/>
                                <w:bottom w:val="none" w:sz="0" w:space="0" w:color="auto"/>
                                <w:right w:val="none" w:sz="0" w:space="0" w:color="auto"/>
                              </w:divBdr>
                              <w:divsChild>
                                <w:div w:id="336807791">
                                  <w:marLeft w:val="0"/>
                                  <w:marRight w:val="0"/>
                                  <w:marTop w:val="0"/>
                                  <w:marBottom w:val="0"/>
                                  <w:divBdr>
                                    <w:top w:val="none" w:sz="0" w:space="0" w:color="auto"/>
                                    <w:left w:val="none" w:sz="0" w:space="0" w:color="auto"/>
                                    <w:bottom w:val="none" w:sz="0" w:space="0" w:color="auto"/>
                                    <w:right w:val="none" w:sz="0" w:space="0" w:color="auto"/>
                                  </w:divBdr>
                                </w:div>
                                <w:div w:id="200351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8301">
              <w:marLeft w:val="0"/>
              <w:marRight w:val="0"/>
              <w:marTop w:val="0"/>
              <w:marBottom w:val="0"/>
              <w:divBdr>
                <w:top w:val="none" w:sz="0" w:space="0" w:color="auto"/>
                <w:left w:val="none" w:sz="0" w:space="0" w:color="auto"/>
                <w:bottom w:val="none" w:sz="0" w:space="0" w:color="auto"/>
                <w:right w:val="none" w:sz="0" w:space="0" w:color="auto"/>
              </w:divBdr>
              <w:divsChild>
                <w:div w:id="1457484831">
                  <w:marLeft w:val="0"/>
                  <w:marRight w:val="0"/>
                  <w:marTop w:val="0"/>
                  <w:marBottom w:val="0"/>
                  <w:divBdr>
                    <w:top w:val="none" w:sz="0" w:space="0" w:color="auto"/>
                    <w:left w:val="none" w:sz="0" w:space="0" w:color="auto"/>
                    <w:bottom w:val="none" w:sz="0" w:space="0" w:color="auto"/>
                    <w:right w:val="none" w:sz="0" w:space="0" w:color="auto"/>
                  </w:divBdr>
                  <w:divsChild>
                    <w:div w:id="671613084">
                      <w:marLeft w:val="0"/>
                      <w:marRight w:val="0"/>
                      <w:marTop w:val="0"/>
                      <w:marBottom w:val="0"/>
                      <w:divBdr>
                        <w:top w:val="none" w:sz="0" w:space="0" w:color="auto"/>
                        <w:left w:val="none" w:sz="0" w:space="0" w:color="auto"/>
                        <w:bottom w:val="none" w:sz="0" w:space="0" w:color="auto"/>
                        <w:right w:val="none" w:sz="0" w:space="0" w:color="auto"/>
                      </w:divBdr>
                      <w:divsChild>
                        <w:div w:id="1496997135">
                          <w:marLeft w:val="0"/>
                          <w:marRight w:val="0"/>
                          <w:marTop w:val="0"/>
                          <w:marBottom w:val="0"/>
                          <w:divBdr>
                            <w:top w:val="none" w:sz="0" w:space="0" w:color="auto"/>
                            <w:left w:val="none" w:sz="0" w:space="0" w:color="auto"/>
                            <w:bottom w:val="none" w:sz="0" w:space="0" w:color="auto"/>
                            <w:right w:val="none" w:sz="0" w:space="0" w:color="auto"/>
                          </w:divBdr>
                          <w:divsChild>
                            <w:div w:id="1399402959">
                              <w:marLeft w:val="0"/>
                              <w:marRight w:val="0"/>
                              <w:marTop w:val="0"/>
                              <w:marBottom w:val="0"/>
                              <w:divBdr>
                                <w:top w:val="none" w:sz="0" w:space="0" w:color="auto"/>
                                <w:left w:val="none" w:sz="0" w:space="0" w:color="auto"/>
                                <w:bottom w:val="none" w:sz="0" w:space="0" w:color="auto"/>
                                <w:right w:val="none" w:sz="0" w:space="0" w:color="auto"/>
                              </w:divBdr>
                              <w:divsChild>
                                <w:div w:id="8600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197124">
              <w:marLeft w:val="0"/>
              <w:marRight w:val="0"/>
              <w:marTop w:val="0"/>
              <w:marBottom w:val="0"/>
              <w:divBdr>
                <w:top w:val="none" w:sz="0" w:space="0" w:color="auto"/>
                <w:left w:val="none" w:sz="0" w:space="0" w:color="auto"/>
                <w:bottom w:val="none" w:sz="0" w:space="0" w:color="auto"/>
                <w:right w:val="none" w:sz="0" w:space="0" w:color="auto"/>
              </w:divBdr>
              <w:divsChild>
                <w:div w:id="540288828">
                  <w:marLeft w:val="0"/>
                  <w:marRight w:val="0"/>
                  <w:marTop w:val="0"/>
                  <w:marBottom w:val="0"/>
                  <w:divBdr>
                    <w:top w:val="none" w:sz="0" w:space="0" w:color="auto"/>
                    <w:left w:val="none" w:sz="0" w:space="0" w:color="auto"/>
                    <w:bottom w:val="none" w:sz="0" w:space="0" w:color="auto"/>
                    <w:right w:val="none" w:sz="0" w:space="0" w:color="auto"/>
                  </w:divBdr>
                  <w:divsChild>
                    <w:div w:id="1363364313">
                      <w:marLeft w:val="0"/>
                      <w:marRight w:val="0"/>
                      <w:marTop w:val="0"/>
                      <w:marBottom w:val="0"/>
                      <w:divBdr>
                        <w:top w:val="none" w:sz="0" w:space="0" w:color="auto"/>
                        <w:left w:val="none" w:sz="0" w:space="0" w:color="auto"/>
                        <w:bottom w:val="none" w:sz="0" w:space="0" w:color="auto"/>
                        <w:right w:val="none" w:sz="0" w:space="0" w:color="auto"/>
                      </w:divBdr>
                      <w:divsChild>
                        <w:div w:id="1203859923">
                          <w:marLeft w:val="0"/>
                          <w:marRight w:val="0"/>
                          <w:marTop w:val="0"/>
                          <w:marBottom w:val="0"/>
                          <w:divBdr>
                            <w:top w:val="none" w:sz="0" w:space="0" w:color="auto"/>
                            <w:left w:val="none" w:sz="0" w:space="0" w:color="auto"/>
                            <w:bottom w:val="none" w:sz="0" w:space="0" w:color="auto"/>
                            <w:right w:val="none" w:sz="0" w:space="0" w:color="auto"/>
                          </w:divBdr>
                          <w:divsChild>
                            <w:div w:id="153910199">
                              <w:marLeft w:val="0"/>
                              <w:marRight w:val="0"/>
                              <w:marTop w:val="0"/>
                              <w:marBottom w:val="0"/>
                              <w:divBdr>
                                <w:top w:val="none" w:sz="0" w:space="0" w:color="auto"/>
                                <w:left w:val="none" w:sz="0" w:space="0" w:color="auto"/>
                                <w:bottom w:val="none" w:sz="0" w:space="0" w:color="auto"/>
                                <w:right w:val="none" w:sz="0" w:space="0" w:color="auto"/>
                              </w:divBdr>
                              <w:divsChild>
                                <w:div w:id="8068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841774">
              <w:marLeft w:val="0"/>
              <w:marRight w:val="0"/>
              <w:marTop w:val="0"/>
              <w:marBottom w:val="0"/>
              <w:divBdr>
                <w:top w:val="none" w:sz="0" w:space="0" w:color="auto"/>
                <w:left w:val="none" w:sz="0" w:space="0" w:color="auto"/>
                <w:bottom w:val="none" w:sz="0" w:space="0" w:color="auto"/>
                <w:right w:val="none" w:sz="0" w:space="0" w:color="auto"/>
              </w:divBdr>
              <w:divsChild>
                <w:div w:id="1397822924">
                  <w:marLeft w:val="0"/>
                  <w:marRight w:val="0"/>
                  <w:marTop w:val="0"/>
                  <w:marBottom w:val="0"/>
                  <w:divBdr>
                    <w:top w:val="none" w:sz="0" w:space="0" w:color="auto"/>
                    <w:left w:val="none" w:sz="0" w:space="0" w:color="auto"/>
                    <w:bottom w:val="none" w:sz="0" w:space="0" w:color="auto"/>
                    <w:right w:val="none" w:sz="0" w:space="0" w:color="auto"/>
                  </w:divBdr>
                  <w:divsChild>
                    <w:div w:id="854419796">
                      <w:marLeft w:val="0"/>
                      <w:marRight w:val="0"/>
                      <w:marTop w:val="0"/>
                      <w:marBottom w:val="0"/>
                      <w:divBdr>
                        <w:top w:val="none" w:sz="0" w:space="0" w:color="auto"/>
                        <w:left w:val="none" w:sz="0" w:space="0" w:color="auto"/>
                        <w:bottom w:val="none" w:sz="0" w:space="0" w:color="auto"/>
                        <w:right w:val="none" w:sz="0" w:space="0" w:color="auto"/>
                      </w:divBdr>
                      <w:divsChild>
                        <w:div w:id="805052243">
                          <w:marLeft w:val="0"/>
                          <w:marRight w:val="0"/>
                          <w:marTop w:val="0"/>
                          <w:marBottom w:val="0"/>
                          <w:divBdr>
                            <w:top w:val="none" w:sz="0" w:space="0" w:color="auto"/>
                            <w:left w:val="none" w:sz="0" w:space="0" w:color="auto"/>
                            <w:bottom w:val="none" w:sz="0" w:space="0" w:color="auto"/>
                            <w:right w:val="none" w:sz="0" w:space="0" w:color="auto"/>
                          </w:divBdr>
                          <w:divsChild>
                            <w:div w:id="614559126">
                              <w:marLeft w:val="0"/>
                              <w:marRight w:val="0"/>
                              <w:marTop w:val="0"/>
                              <w:marBottom w:val="0"/>
                              <w:divBdr>
                                <w:top w:val="none" w:sz="0" w:space="0" w:color="auto"/>
                                <w:left w:val="none" w:sz="0" w:space="0" w:color="auto"/>
                                <w:bottom w:val="none" w:sz="0" w:space="0" w:color="auto"/>
                                <w:right w:val="none" w:sz="0" w:space="0" w:color="auto"/>
                              </w:divBdr>
                              <w:divsChild>
                                <w:div w:id="8730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094291">
              <w:marLeft w:val="0"/>
              <w:marRight w:val="0"/>
              <w:marTop w:val="0"/>
              <w:marBottom w:val="0"/>
              <w:divBdr>
                <w:top w:val="none" w:sz="0" w:space="0" w:color="auto"/>
                <w:left w:val="none" w:sz="0" w:space="0" w:color="auto"/>
                <w:bottom w:val="none" w:sz="0" w:space="0" w:color="auto"/>
                <w:right w:val="none" w:sz="0" w:space="0" w:color="auto"/>
              </w:divBdr>
              <w:divsChild>
                <w:div w:id="220943116">
                  <w:marLeft w:val="0"/>
                  <w:marRight w:val="0"/>
                  <w:marTop w:val="0"/>
                  <w:marBottom w:val="0"/>
                  <w:divBdr>
                    <w:top w:val="none" w:sz="0" w:space="0" w:color="auto"/>
                    <w:left w:val="none" w:sz="0" w:space="0" w:color="auto"/>
                    <w:bottom w:val="none" w:sz="0" w:space="0" w:color="auto"/>
                    <w:right w:val="none" w:sz="0" w:space="0" w:color="auto"/>
                  </w:divBdr>
                  <w:divsChild>
                    <w:div w:id="944119323">
                      <w:marLeft w:val="0"/>
                      <w:marRight w:val="0"/>
                      <w:marTop w:val="0"/>
                      <w:marBottom w:val="0"/>
                      <w:divBdr>
                        <w:top w:val="none" w:sz="0" w:space="0" w:color="auto"/>
                        <w:left w:val="none" w:sz="0" w:space="0" w:color="auto"/>
                        <w:bottom w:val="none" w:sz="0" w:space="0" w:color="auto"/>
                        <w:right w:val="none" w:sz="0" w:space="0" w:color="auto"/>
                      </w:divBdr>
                      <w:divsChild>
                        <w:div w:id="454830258">
                          <w:marLeft w:val="0"/>
                          <w:marRight w:val="0"/>
                          <w:marTop w:val="0"/>
                          <w:marBottom w:val="0"/>
                          <w:divBdr>
                            <w:top w:val="none" w:sz="0" w:space="0" w:color="auto"/>
                            <w:left w:val="none" w:sz="0" w:space="0" w:color="auto"/>
                            <w:bottom w:val="none" w:sz="0" w:space="0" w:color="auto"/>
                            <w:right w:val="none" w:sz="0" w:space="0" w:color="auto"/>
                          </w:divBdr>
                          <w:divsChild>
                            <w:div w:id="219172723">
                              <w:marLeft w:val="0"/>
                              <w:marRight w:val="0"/>
                              <w:marTop w:val="0"/>
                              <w:marBottom w:val="0"/>
                              <w:divBdr>
                                <w:top w:val="none" w:sz="0" w:space="0" w:color="auto"/>
                                <w:left w:val="none" w:sz="0" w:space="0" w:color="auto"/>
                                <w:bottom w:val="none" w:sz="0" w:space="0" w:color="auto"/>
                                <w:right w:val="none" w:sz="0" w:space="0" w:color="auto"/>
                              </w:divBdr>
                              <w:divsChild>
                                <w:div w:id="13833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515030">
              <w:marLeft w:val="0"/>
              <w:marRight w:val="0"/>
              <w:marTop w:val="0"/>
              <w:marBottom w:val="0"/>
              <w:divBdr>
                <w:top w:val="none" w:sz="0" w:space="0" w:color="auto"/>
                <w:left w:val="none" w:sz="0" w:space="0" w:color="auto"/>
                <w:bottom w:val="none" w:sz="0" w:space="0" w:color="auto"/>
                <w:right w:val="none" w:sz="0" w:space="0" w:color="auto"/>
              </w:divBdr>
              <w:divsChild>
                <w:div w:id="1380517027">
                  <w:marLeft w:val="0"/>
                  <w:marRight w:val="0"/>
                  <w:marTop w:val="0"/>
                  <w:marBottom w:val="0"/>
                  <w:divBdr>
                    <w:top w:val="none" w:sz="0" w:space="0" w:color="auto"/>
                    <w:left w:val="none" w:sz="0" w:space="0" w:color="auto"/>
                    <w:bottom w:val="none" w:sz="0" w:space="0" w:color="auto"/>
                    <w:right w:val="none" w:sz="0" w:space="0" w:color="auto"/>
                  </w:divBdr>
                  <w:divsChild>
                    <w:div w:id="891306034">
                      <w:marLeft w:val="0"/>
                      <w:marRight w:val="0"/>
                      <w:marTop w:val="0"/>
                      <w:marBottom w:val="0"/>
                      <w:divBdr>
                        <w:top w:val="none" w:sz="0" w:space="0" w:color="auto"/>
                        <w:left w:val="none" w:sz="0" w:space="0" w:color="auto"/>
                        <w:bottom w:val="none" w:sz="0" w:space="0" w:color="auto"/>
                        <w:right w:val="none" w:sz="0" w:space="0" w:color="auto"/>
                      </w:divBdr>
                      <w:divsChild>
                        <w:div w:id="1392458150">
                          <w:marLeft w:val="0"/>
                          <w:marRight w:val="0"/>
                          <w:marTop w:val="0"/>
                          <w:marBottom w:val="0"/>
                          <w:divBdr>
                            <w:top w:val="none" w:sz="0" w:space="0" w:color="auto"/>
                            <w:left w:val="none" w:sz="0" w:space="0" w:color="auto"/>
                            <w:bottom w:val="none" w:sz="0" w:space="0" w:color="auto"/>
                            <w:right w:val="none" w:sz="0" w:space="0" w:color="auto"/>
                          </w:divBdr>
                          <w:divsChild>
                            <w:div w:id="1886526521">
                              <w:marLeft w:val="0"/>
                              <w:marRight w:val="0"/>
                              <w:marTop w:val="0"/>
                              <w:marBottom w:val="0"/>
                              <w:divBdr>
                                <w:top w:val="none" w:sz="0" w:space="0" w:color="auto"/>
                                <w:left w:val="none" w:sz="0" w:space="0" w:color="auto"/>
                                <w:bottom w:val="none" w:sz="0" w:space="0" w:color="auto"/>
                                <w:right w:val="none" w:sz="0" w:space="0" w:color="auto"/>
                              </w:divBdr>
                              <w:divsChild>
                                <w:div w:id="1693258164">
                                  <w:marLeft w:val="0"/>
                                  <w:marRight w:val="0"/>
                                  <w:marTop w:val="0"/>
                                  <w:marBottom w:val="0"/>
                                  <w:divBdr>
                                    <w:top w:val="none" w:sz="0" w:space="0" w:color="auto"/>
                                    <w:left w:val="none" w:sz="0" w:space="0" w:color="auto"/>
                                    <w:bottom w:val="none" w:sz="0" w:space="0" w:color="auto"/>
                                    <w:right w:val="none" w:sz="0" w:space="0" w:color="auto"/>
                                  </w:divBdr>
                                </w:div>
                                <w:div w:id="588080675">
                                  <w:marLeft w:val="0"/>
                                  <w:marRight w:val="0"/>
                                  <w:marTop w:val="0"/>
                                  <w:marBottom w:val="0"/>
                                  <w:divBdr>
                                    <w:top w:val="none" w:sz="0" w:space="0" w:color="auto"/>
                                    <w:left w:val="none" w:sz="0" w:space="0" w:color="auto"/>
                                    <w:bottom w:val="none" w:sz="0" w:space="0" w:color="auto"/>
                                    <w:right w:val="none" w:sz="0" w:space="0" w:color="auto"/>
                                  </w:divBdr>
                                </w:div>
                                <w:div w:id="1808663122">
                                  <w:marLeft w:val="0"/>
                                  <w:marRight w:val="0"/>
                                  <w:marTop w:val="0"/>
                                  <w:marBottom w:val="0"/>
                                  <w:divBdr>
                                    <w:top w:val="none" w:sz="0" w:space="0" w:color="auto"/>
                                    <w:left w:val="none" w:sz="0" w:space="0" w:color="auto"/>
                                    <w:bottom w:val="none" w:sz="0" w:space="0" w:color="auto"/>
                                    <w:right w:val="none" w:sz="0" w:space="0" w:color="auto"/>
                                  </w:divBdr>
                                </w:div>
                                <w:div w:id="240412706">
                                  <w:marLeft w:val="0"/>
                                  <w:marRight w:val="0"/>
                                  <w:marTop w:val="0"/>
                                  <w:marBottom w:val="0"/>
                                  <w:divBdr>
                                    <w:top w:val="none" w:sz="0" w:space="0" w:color="auto"/>
                                    <w:left w:val="none" w:sz="0" w:space="0" w:color="auto"/>
                                    <w:bottom w:val="none" w:sz="0" w:space="0" w:color="auto"/>
                                    <w:right w:val="none" w:sz="0" w:space="0" w:color="auto"/>
                                  </w:divBdr>
                                </w:div>
                                <w:div w:id="2025134297">
                                  <w:marLeft w:val="0"/>
                                  <w:marRight w:val="0"/>
                                  <w:marTop w:val="0"/>
                                  <w:marBottom w:val="0"/>
                                  <w:divBdr>
                                    <w:top w:val="none" w:sz="0" w:space="0" w:color="auto"/>
                                    <w:left w:val="none" w:sz="0" w:space="0" w:color="auto"/>
                                    <w:bottom w:val="none" w:sz="0" w:space="0" w:color="auto"/>
                                    <w:right w:val="none" w:sz="0" w:space="0" w:color="auto"/>
                                  </w:divBdr>
                                </w:div>
                                <w:div w:id="1328552362">
                                  <w:marLeft w:val="0"/>
                                  <w:marRight w:val="0"/>
                                  <w:marTop w:val="0"/>
                                  <w:marBottom w:val="0"/>
                                  <w:divBdr>
                                    <w:top w:val="none" w:sz="0" w:space="0" w:color="auto"/>
                                    <w:left w:val="none" w:sz="0" w:space="0" w:color="auto"/>
                                    <w:bottom w:val="none" w:sz="0" w:space="0" w:color="auto"/>
                                    <w:right w:val="none" w:sz="0" w:space="0" w:color="auto"/>
                                  </w:divBdr>
                                </w:div>
                                <w:div w:id="380204108">
                                  <w:marLeft w:val="0"/>
                                  <w:marRight w:val="0"/>
                                  <w:marTop w:val="0"/>
                                  <w:marBottom w:val="0"/>
                                  <w:divBdr>
                                    <w:top w:val="none" w:sz="0" w:space="0" w:color="auto"/>
                                    <w:left w:val="none" w:sz="0" w:space="0" w:color="auto"/>
                                    <w:bottom w:val="none" w:sz="0" w:space="0" w:color="auto"/>
                                    <w:right w:val="none" w:sz="0" w:space="0" w:color="auto"/>
                                  </w:divBdr>
                                </w:div>
                                <w:div w:id="1121150257">
                                  <w:marLeft w:val="0"/>
                                  <w:marRight w:val="0"/>
                                  <w:marTop w:val="0"/>
                                  <w:marBottom w:val="0"/>
                                  <w:divBdr>
                                    <w:top w:val="none" w:sz="0" w:space="0" w:color="auto"/>
                                    <w:left w:val="none" w:sz="0" w:space="0" w:color="auto"/>
                                    <w:bottom w:val="none" w:sz="0" w:space="0" w:color="auto"/>
                                    <w:right w:val="none" w:sz="0" w:space="0" w:color="auto"/>
                                  </w:divBdr>
                                </w:div>
                                <w:div w:id="62797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291037">
              <w:marLeft w:val="0"/>
              <w:marRight w:val="0"/>
              <w:marTop w:val="0"/>
              <w:marBottom w:val="0"/>
              <w:divBdr>
                <w:top w:val="none" w:sz="0" w:space="0" w:color="auto"/>
                <w:left w:val="none" w:sz="0" w:space="0" w:color="auto"/>
                <w:bottom w:val="none" w:sz="0" w:space="0" w:color="auto"/>
                <w:right w:val="none" w:sz="0" w:space="0" w:color="auto"/>
              </w:divBdr>
            </w:div>
            <w:div w:id="51539323">
              <w:marLeft w:val="0"/>
              <w:marRight w:val="0"/>
              <w:marTop w:val="0"/>
              <w:marBottom w:val="0"/>
              <w:divBdr>
                <w:top w:val="none" w:sz="0" w:space="0" w:color="auto"/>
                <w:left w:val="none" w:sz="0" w:space="0" w:color="auto"/>
                <w:bottom w:val="none" w:sz="0" w:space="0" w:color="auto"/>
                <w:right w:val="none" w:sz="0" w:space="0" w:color="auto"/>
              </w:divBdr>
            </w:div>
            <w:div w:id="1934392921">
              <w:marLeft w:val="0"/>
              <w:marRight w:val="0"/>
              <w:marTop w:val="0"/>
              <w:marBottom w:val="0"/>
              <w:divBdr>
                <w:top w:val="none" w:sz="0" w:space="0" w:color="auto"/>
                <w:left w:val="none" w:sz="0" w:space="0" w:color="auto"/>
                <w:bottom w:val="none" w:sz="0" w:space="0" w:color="auto"/>
                <w:right w:val="none" w:sz="0" w:space="0" w:color="auto"/>
              </w:divBdr>
              <w:divsChild>
                <w:div w:id="1049690662">
                  <w:marLeft w:val="0"/>
                  <w:marRight w:val="0"/>
                  <w:marTop w:val="0"/>
                  <w:marBottom w:val="0"/>
                  <w:divBdr>
                    <w:top w:val="none" w:sz="0" w:space="0" w:color="auto"/>
                    <w:left w:val="none" w:sz="0" w:space="0" w:color="auto"/>
                    <w:bottom w:val="none" w:sz="0" w:space="0" w:color="auto"/>
                    <w:right w:val="none" w:sz="0" w:space="0" w:color="auto"/>
                  </w:divBdr>
                  <w:divsChild>
                    <w:div w:id="262996910">
                      <w:marLeft w:val="0"/>
                      <w:marRight w:val="0"/>
                      <w:marTop w:val="0"/>
                      <w:marBottom w:val="0"/>
                      <w:divBdr>
                        <w:top w:val="none" w:sz="0" w:space="0" w:color="auto"/>
                        <w:left w:val="none" w:sz="0" w:space="0" w:color="auto"/>
                        <w:bottom w:val="none" w:sz="0" w:space="0" w:color="auto"/>
                        <w:right w:val="none" w:sz="0" w:space="0" w:color="auto"/>
                      </w:divBdr>
                      <w:divsChild>
                        <w:div w:id="404838940">
                          <w:marLeft w:val="0"/>
                          <w:marRight w:val="0"/>
                          <w:marTop w:val="0"/>
                          <w:marBottom w:val="0"/>
                          <w:divBdr>
                            <w:top w:val="none" w:sz="0" w:space="0" w:color="auto"/>
                            <w:left w:val="none" w:sz="0" w:space="0" w:color="auto"/>
                            <w:bottom w:val="none" w:sz="0" w:space="0" w:color="auto"/>
                            <w:right w:val="none" w:sz="0" w:space="0" w:color="auto"/>
                          </w:divBdr>
                          <w:divsChild>
                            <w:div w:id="814682114">
                              <w:marLeft w:val="0"/>
                              <w:marRight w:val="0"/>
                              <w:marTop w:val="0"/>
                              <w:marBottom w:val="0"/>
                              <w:divBdr>
                                <w:top w:val="none" w:sz="0" w:space="0" w:color="auto"/>
                                <w:left w:val="none" w:sz="0" w:space="0" w:color="auto"/>
                                <w:bottom w:val="none" w:sz="0" w:space="0" w:color="auto"/>
                                <w:right w:val="none" w:sz="0" w:space="0" w:color="auto"/>
                              </w:divBdr>
                              <w:divsChild>
                                <w:div w:id="904334730">
                                  <w:marLeft w:val="0"/>
                                  <w:marRight w:val="0"/>
                                  <w:marTop w:val="0"/>
                                  <w:marBottom w:val="0"/>
                                  <w:divBdr>
                                    <w:top w:val="none" w:sz="0" w:space="0" w:color="auto"/>
                                    <w:left w:val="none" w:sz="0" w:space="0" w:color="auto"/>
                                    <w:bottom w:val="none" w:sz="0" w:space="0" w:color="auto"/>
                                    <w:right w:val="none" w:sz="0" w:space="0" w:color="auto"/>
                                  </w:divBdr>
                                </w:div>
                                <w:div w:id="1935166782">
                                  <w:marLeft w:val="0"/>
                                  <w:marRight w:val="0"/>
                                  <w:marTop w:val="0"/>
                                  <w:marBottom w:val="0"/>
                                  <w:divBdr>
                                    <w:top w:val="none" w:sz="0" w:space="0" w:color="auto"/>
                                    <w:left w:val="none" w:sz="0" w:space="0" w:color="auto"/>
                                    <w:bottom w:val="none" w:sz="0" w:space="0" w:color="auto"/>
                                    <w:right w:val="none" w:sz="0" w:space="0" w:color="auto"/>
                                  </w:divBdr>
                                </w:div>
                                <w:div w:id="1670055470">
                                  <w:marLeft w:val="0"/>
                                  <w:marRight w:val="0"/>
                                  <w:marTop w:val="0"/>
                                  <w:marBottom w:val="0"/>
                                  <w:divBdr>
                                    <w:top w:val="none" w:sz="0" w:space="0" w:color="auto"/>
                                    <w:left w:val="none" w:sz="0" w:space="0" w:color="auto"/>
                                    <w:bottom w:val="none" w:sz="0" w:space="0" w:color="auto"/>
                                    <w:right w:val="none" w:sz="0" w:space="0" w:color="auto"/>
                                  </w:divBdr>
                                </w:div>
                                <w:div w:id="429010752">
                                  <w:marLeft w:val="0"/>
                                  <w:marRight w:val="0"/>
                                  <w:marTop w:val="0"/>
                                  <w:marBottom w:val="0"/>
                                  <w:divBdr>
                                    <w:top w:val="none" w:sz="0" w:space="0" w:color="auto"/>
                                    <w:left w:val="none" w:sz="0" w:space="0" w:color="auto"/>
                                    <w:bottom w:val="none" w:sz="0" w:space="0" w:color="auto"/>
                                    <w:right w:val="none" w:sz="0" w:space="0" w:color="auto"/>
                                  </w:divBdr>
                                </w:div>
                                <w:div w:id="7930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808060">
              <w:marLeft w:val="0"/>
              <w:marRight w:val="0"/>
              <w:marTop w:val="0"/>
              <w:marBottom w:val="0"/>
              <w:divBdr>
                <w:top w:val="none" w:sz="0" w:space="0" w:color="auto"/>
                <w:left w:val="none" w:sz="0" w:space="0" w:color="auto"/>
                <w:bottom w:val="none" w:sz="0" w:space="0" w:color="auto"/>
                <w:right w:val="none" w:sz="0" w:space="0" w:color="auto"/>
              </w:divBdr>
              <w:divsChild>
                <w:div w:id="1129085071">
                  <w:marLeft w:val="0"/>
                  <w:marRight w:val="0"/>
                  <w:marTop w:val="0"/>
                  <w:marBottom w:val="0"/>
                  <w:divBdr>
                    <w:top w:val="none" w:sz="0" w:space="0" w:color="auto"/>
                    <w:left w:val="none" w:sz="0" w:space="0" w:color="auto"/>
                    <w:bottom w:val="none" w:sz="0" w:space="0" w:color="auto"/>
                    <w:right w:val="none" w:sz="0" w:space="0" w:color="auto"/>
                  </w:divBdr>
                  <w:divsChild>
                    <w:div w:id="1098986148">
                      <w:marLeft w:val="0"/>
                      <w:marRight w:val="0"/>
                      <w:marTop w:val="0"/>
                      <w:marBottom w:val="0"/>
                      <w:divBdr>
                        <w:top w:val="none" w:sz="0" w:space="0" w:color="auto"/>
                        <w:left w:val="none" w:sz="0" w:space="0" w:color="auto"/>
                        <w:bottom w:val="none" w:sz="0" w:space="0" w:color="auto"/>
                        <w:right w:val="none" w:sz="0" w:space="0" w:color="auto"/>
                      </w:divBdr>
                      <w:divsChild>
                        <w:div w:id="1275095773">
                          <w:marLeft w:val="0"/>
                          <w:marRight w:val="0"/>
                          <w:marTop w:val="0"/>
                          <w:marBottom w:val="0"/>
                          <w:divBdr>
                            <w:top w:val="none" w:sz="0" w:space="0" w:color="auto"/>
                            <w:left w:val="none" w:sz="0" w:space="0" w:color="auto"/>
                            <w:bottom w:val="none" w:sz="0" w:space="0" w:color="auto"/>
                            <w:right w:val="none" w:sz="0" w:space="0" w:color="auto"/>
                          </w:divBdr>
                          <w:divsChild>
                            <w:div w:id="1007634706">
                              <w:marLeft w:val="0"/>
                              <w:marRight w:val="0"/>
                              <w:marTop w:val="0"/>
                              <w:marBottom w:val="0"/>
                              <w:divBdr>
                                <w:top w:val="none" w:sz="0" w:space="0" w:color="auto"/>
                                <w:left w:val="none" w:sz="0" w:space="0" w:color="auto"/>
                                <w:bottom w:val="none" w:sz="0" w:space="0" w:color="auto"/>
                                <w:right w:val="none" w:sz="0" w:space="0" w:color="auto"/>
                              </w:divBdr>
                              <w:divsChild>
                                <w:div w:id="100705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628960">
              <w:marLeft w:val="0"/>
              <w:marRight w:val="0"/>
              <w:marTop w:val="0"/>
              <w:marBottom w:val="0"/>
              <w:divBdr>
                <w:top w:val="none" w:sz="0" w:space="0" w:color="auto"/>
                <w:left w:val="none" w:sz="0" w:space="0" w:color="auto"/>
                <w:bottom w:val="none" w:sz="0" w:space="0" w:color="auto"/>
                <w:right w:val="none" w:sz="0" w:space="0" w:color="auto"/>
              </w:divBdr>
            </w:div>
            <w:div w:id="79520791">
              <w:marLeft w:val="0"/>
              <w:marRight w:val="0"/>
              <w:marTop w:val="0"/>
              <w:marBottom w:val="0"/>
              <w:divBdr>
                <w:top w:val="none" w:sz="0" w:space="0" w:color="auto"/>
                <w:left w:val="none" w:sz="0" w:space="0" w:color="auto"/>
                <w:bottom w:val="none" w:sz="0" w:space="0" w:color="auto"/>
                <w:right w:val="none" w:sz="0" w:space="0" w:color="auto"/>
              </w:divBdr>
              <w:divsChild>
                <w:div w:id="1089346078">
                  <w:marLeft w:val="0"/>
                  <w:marRight w:val="0"/>
                  <w:marTop w:val="0"/>
                  <w:marBottom w:val="0"/>
                  <w:divBdr>
                    <w:top w:val="none" w:sz="0" w:space="0" w:color="auto"/>
                    <w:left w:val="none" w:sz="0" w:space="0" w:color="auto"/>
                    <w:bottom w:val="none" w:sz="0" w:space="0" w:color="auto"/>
                    <w:right w:val="none" w:sz="0" w:space="0" w:color="auto"/>
                  </w:divBdr>
                  <w:divsChild>
                    <w:div w:id="501967000">
                      <w:marLeft w:val="0"/>
                      <w:marRight w:val="0"/>
                      <w:marTop w:val="0"/>
                      <w:marBottom w:val="0"/>
                      <w:divBdr>
                        <w:top w:val="none" w:sz="0" w:space="0" w:color="auto"/>
                        <w:left w:val="none" w:sz="0" w:space="0" w:color="auto"/>
                        <w:bottom w:val="none" w:sz="0" w:space="0" w:color="auto"/>
                        <w:right w:val="none" w:sz="0" w:space="0" w:color="auto"/>
                      </w:divBdr>
                      <w:divsChild>
                        <w:div w:id="1500848214">
                          <w:marLeft w:val="0"/>
                          <w:marRight w:val="0"/>
                          <w:marTop w:val="0"/>
                          <w:marBottom w:val="0"/>
                          <w:divBdr>
                            <w:top w:val="none" w:sz="0" w:space="0" w:color="auto"/>
                            <w:left w:val="none" w:sz="0" w:space="0" w:color="auto"/>
                            <w:bottom w:val="none" w:sz="0" w:space="0" w:color="auto"/>
                            <w:right w:val="none" w:sz="0" w:space="0" w:color="auto"/>
                          </w:divBdr>
                          <w:divsChild>
                            <w:div w:id="1674185704">
                              <w:marLeft w:val="0"/>
                              <w:marRight w:val="0"/>
                              <w:marTop w:val="0"/>
                              <w:marBottom w:val="0"/>
                              <w:divBdr>
                                <w:top w:val="none" w:sz="0" w:space="0" w:color="auto"/>
                                <w:left w:val="none" w:sz="0" w:space="0" w:color="auto"/>
                                <w:bottom w:val="none" w:sz="0" w:space="0" w:color="auto"/>
                                <w:right w:val="none" w:sz="0" w:space="0" w:color="auto"/>
                              </w:divBdr>
                              <w:divsChild>
                                <w:div w:id="2063284374">
                                  <w:marLeft w:val="0"/>
                                  <w:marRight w:val="0"/>
                                  <w:marTop w:val="0"/>
                                  <w:marBottom w:val="0"/>
                                  <w:divBdr>
                                    <w:top w:val="none" w:sz="0" w:space="0" w:color="auto"/>
                                    <w:left w:val="none" w:sz="0" w:space="0" w:color="auto"/>
                                    <w:bottom w:val="none" w:sz="0" w:space="0" w:color="auto"/>
                                    <w:right w:val="none" w:sz="0" w:space="0" w:color="auto"/>
                                  </w:divBdr>
                                </w:div>
                                <w:div w:id="1790276765">
                                  <w:marLeft w:val="0"/>
                                  <w:marRight w:val="0"/>
                                  <w:marTop w:val="0"/>
                                  <w:marBottom w:val="0"/>
                                  <w:divBdr>
                                    <w:top w:val="none" w:sz="0" w:space="0" w:color="auto"/>
                                    <w:left w:val="none" w:sz="0" w:space="0" w:color="auto"/>
                                    <w:bottom w:val="none" w:sz="0" w:space="0" w:color="auto"/>
                                    <w:right w:val="none" w:sz="0" w:space="0" w:color="auto"/>
                                  </w:divBdr>
                                </w:div>
                                <w:div w:id="160989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743720">
              <w:marLeft w:val="0"/>
              <w:marRight w:val="0"/>
              <w:marTop w:val="0"/>
              <w:marBottom w:val="0"/>
              <w:divBdr>
                <w:top w:val="none" w:sz="0" w:space="0" w:color="auto"/>
                <w:left w:val="none" w:sz="0" w:space="0" w:color="auto"/>
                <w:bottom w:val="none" w:sz="0" w:space="0" w:color="auto"/>
                <w:right w:val="none" w:sz="0" w:space="0" w:color="auto"/>
              </w:divBdr>
              <w:divsChild>
                <w:div w:id="1696341453">
                  <w:marLeft w:val="0"/>
                  <w:marRight w:val="0"/>
                  <w:marTop w:val="0"/>
                  <w:marBottom w:val="0"/>
                  <w:divBdr>
                    <w:top w:val="none" w:sz="0" w:space="0" w:color="auto"/>
                    <w:left w:val="none" w:sz="0" w:space="0" w:color="auto"/>
                    <w:bottom w:val="none" w:sz="0" w:space="0" w:color="auto"/>
                    <w:right w:val="none" w:sz="0" w:space="0" w:color="auto"/>
                  </w:divBdr>
                  <w:divsChild>
                    <w:div w:id="382021184">
                      <w:marLeft w:val="0"/>
                      <w:marRight w:val="0"/>
                      <w:marTop w:val="0"/>
                      <w:marBottom w:val="0"/>
                      <w:divBdr>
                        <w:top w:val="none" w:sz="0" w:space="0" w:color="auto"/>
                        <w:left w:val="none" w:sz="0" w:space="0" w:color="auto"/>
                        <w:bottom w:val="none" w:sz="0" w:space="0" w:color="auto"/>
                        <w:right w:val="none" w:sz="0" w:space="0" w:color="auto"/>
                      </w:divBdr>
                      <w:divsChild>
                        <w:div w:id="1129588896">
                          <w:marLeft w:val="0"/>
                          <w:marRight w:val="0"/>
                          <w:marTop w:val="0"/>
                          <w:marBottom w:val="0"/>
                          <w:divBdr>
                            <w:top w:val="none" w:sz="0" w:space="0" w:color="auto"/>
                            <w:left w:val="none" w:sz="0" w:space="0" w:color="auto"/>
                            <w:bottom w:val="none" w:sz="0" w:space="0" w:color="auto"/>
                            <w:right w:val="none" w:sz="0" w:space="0" w:color="auto"/>
                          </w:divBdr>
                          <w:divsChild>
                            <w:div w:id="863324807">
                              <w:marLeft w:val="0"/>
                              <w:marRight w:val="0"/>
                              <w:marTop w:val="0"/>
                              <w:marBottom w:val="0"/>
                              <w:divBdr>
                                <w:top w:val="none" w:sz="0" w:space="0" w:color="auto"/>
                                <w:left w:val="none" w:sz="0" w:space="0" w:color="auto"/>
                                <w:bottom w:val="none" w:sz="0" w:space="0" w:color="auto"/>
                                <w:right w:val="none" w:sz="0" w:space="0" w:color="auto"/>
                              </w:divBdr>
                              <w:divsChild>
                                <w:div w:id="167806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143172">
              <w:marLeft w:val="0"/>
              <w:marRight w:val="0"/>
              <w:marTop w:val="0"/>
              <w:marBottom w:val="0"/>
              <w:divBdr>
                <w:top w:val="none" w:sz="0" w:space="0" w:color="auto"/>
                <w:left w:val="none" w:sz="0" w:space="0" w:color="auto"/>
                <w:bottom w:val="none" w:sz="0" w:space="0" w:color="auto"/>
                <w:right w:val="none" w:sz="0" w:space="0" w:color="auto"/>
              </w:divBdr>
              <w:divsChild>
                <w:div w:id="119882509">
                  <w:marLeft w:val="0"/>
                  <w:marRight w:val="0"/>
                  <w:marTop w:val="0"/>
                  <w:marBottom w:val="0"/>
                  <w:divBdr>
                    <w:top w:val="none" w:sz="0" w:space="0" w:color="auto"/>
                    <w:left w:val="none" w:sz="0" w:space="0" w:color="auto"/>
                    <w:bottom w:val="none" w:sz="0" w:space="0" w:color="auto"/>
                    <w:right w:val="none" w:sz="0" w:space="0" w:color="auto"/>
                  </w:divBdr>
                  <w:divsChild>
                    <w:div w:id="2119134286">
                      <w:marLeft w:val="0"/>
                      <w:marRight w:val="0"/>
                      <w:marTop w:val="0"/>
                      <w:marBottom w:val="0"/>
                      <w:divBdr>
                        <w:top w:val="none" w:sz="0" w:space="0" w:color="auto"/>
                        <w:left w:val="none" w:sz="0" w:space="0" w:color="auto"/>
                        <w:bottom w:val="none" w:sz="0" w:space="0" w:color="auto"/>
                        <w:right w:val="none" w:sz="0" w:space="0" w:color="auto"/>
                      </w:divBdr>
                      <w:divsChild>
                        <w:div w:id="983050680">
                          <w:marLeft w:val="0"/>
                          <w:marRight w:val="0"/>
                          <w:marTop w:val="0"/>
                          <w:marBottom w:val="0"/>
                          <w:divBdr>
                            <w:top w:val="none" w:sz="0" w:space="0" w:color="auto"/>
                            <w:left w:val="none" w:sz="0" w:space="0" w:color="auto"/>
                            <w:bottom w:val="none" w:sz="0" w:space="0" w:color="auto"/>
                            <w:right w:val="none" w:sz="0" w:space="0" w:color="auto"/>
                          </w:divBdr>
                          <w:divsChild>
                            <w:div w:id="1940404396">
                              <w:marLeft w:val="0"/>
                              <w:marRight w:val="0"/>
                              <w:marTop w:val="0"/>
                              <w:marBottom w:val="0"/>
                              <w:divBdr>
                                <w:top w:val="none" w:sz="0" w:space="0" w:color="auto"/>
                                <w:left w:val="none" w:sz="0" w:space="0" w:color="auto"/>
                                <w:bottom w:val="none" w:sz="0" w:space="0" w:color="auto"/>
                                <w:right w:val="none" w:sz="0" w:space="0" w:color="auto"/>
                              </w:divBdr>
                              <w:divsChild>
                                <w:div w:id="112755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565058">
              <w:marLeft w:val="0"/>
              <w:marRight w:val="0"/>
              <w:marTop w:val="0"/>
              <w:marBottom w:val="0"/>
              <w:divBdr>
                <w:top w:val="none" w:sz="0" w:space="0" w:color="auto"/>
                <w:left w:val="none" w:sz="0" w:space="0" w:color="auto"/>
                <w:bottom w:val="none" w:sz="0" w:space="0" w:color="auto"/>
                <w:right w:val="none" w:sz="0" w:space="0" w:color="auto"/>
              </w:divBdr>
              <w:divsChild>
                <w:div w:id="2043240288">
                  <w:marLeft w:val="0"/>
                  <w:marRight w:val="0"/>
                  <w:marTop w:val="0"/>
                  <w:marBottom w:val="0"/>
                  <w:divBdr>
                    <w:top w:val="none" w:sz="0" w:space="0" w:color="auto"/>
                    <w:left w:val="none" w:sz="0" w:space="0" w:color="auto"/>
                    <w:bottom w:val="none" w:sz="0" w:space="0" w:color="auto"/>
                    <w:right w:val="none" w:sz="0" w:space="0" w:color="auto"/>
                  </w:divBdr>
                  <w:divsChild>
                    <w:div w:id="1287590049">
                      <w:marLeft w:val="0"/>
                      <w:marRight w:val="0"/>
                      <w:marTop w:val="0"/>
                      <w:marBottom w:val="0"/>
                      <w:divBdr>
                        <w:top w:val="none" w:sz="0" w:space="0" w:color="auto"/>
                        <w:left w:val="none" w:sz="0" w:space="0" w:color="auto"/>
                        <w:bottom w:val="none" w:sz="0" w:space="0" w:color="auto"/>
                        <w:right w:val="none" w:sz="0" w:space="0" w:color="auto"/>
                      </w:divBdr>
                      <w:divsChild>
                        <w:div w:id="539978868">
                          <w:marLeft w:val="0"/>
                          <w:marRight w:val="0"/>
                          <w:marTop w:val="0"/>
                          <w:marBottom w:val="0"/>
                          <w:divBdr>
                            <w:top w:val="none" w:sz="0" w:space="0" w:color="auto"/>
                            <w:left w:val="none" w:sz="0" w:space="0" w:color="auto"/>
                            <w:bottom w:val="none" w:sz="0" w:space="0" w:color="auto"/>
                            <w:right w:val="none" w:sz="0" w:space="0" w:color="auto"/>
                          </w:divBdr>
                          <w:divsChild>
                            <w:div w:id="1319574931">
                              <w:marLeft w:val="0"/>
                              <w:marRight w:val="0"/>
                              <w:marTop w:val="0"/>
                              <w:marBottom w:val="0"/>
                              <w:divBdr>
                                <w:top w:val="none" w:sz="0" w:space="0" w:color="auto"/>
                                <w:left w:val="none" w:sz="0" w:space="0" w:color="auto"/>
                                <w:bottom w:val="none" w:sz="0" w:space="0" w:color="auto"/>
                                <w:right w:val="none" w:sz="0" w:space="0" w:color="auto"/>
                              </w:divBdr>
                              <w:divsChild>
                                <w:div w:id="128400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921838">
              <w:marLeft w:val="0"/>
              <w:marRight w:val="0"/>
              <w:marTop w:val="0"/>
              <w:marBottom w:val="0"/>
              <w:divBdr>
                <w:top w:val="none" w:sz="0" w:space="0" w:color="auto"/>
                <w:left w:val="none" w:sz="0" w:space="0" w:color="auto"/>
                <w:bottom w:val="none" w:sz="0" w:space="0" w:color="auto"/>
                <w:right w:val="none" w:sz="0" w:space="0" w:color="auto"/>
              </w:divBdr>
              <w:divsChild>
                <w:div w:id="355037053">
                  <w:marLeft w:val="0"/>
                  <w:marRight w:val="0"/>
                  <w:marTop w:val="0"/>
                  <w:marBottom w:val="0"/>
                  <w:divBdr>
                    <w:top w:val="none" w:sz="0" w:space="0" w:color="auto"/>
                    <w:left w:val="none" w:sz="0" w:space="0" w:color="auto"/>
                    <w:bottom w:val="none" w:sz="0" w:space="0" w:color="auto"/>
                    <w:right w:val="none" w:sz="0" w:space="0" w:color="auto"/>
                  </w:divBdr>
                  <w:divsChild>
                    <w:div w:id="761027327">
                      <w:marLeft w:val="0"/>
                      <w:marRight w:val="0"/>
                      <w:marTop w:val="0"/>
                      <w:marBottom w:val="0"/>
                      <w:divBdr>
                        <w:top w:val="none" w:sz="0" w:space="0" w:color="auto"/>
                        <w:left w:val="none" w:sz="0" w:space="0" w:color="auto"/>
                        <w:bottom w:val="none" w:sz="0" w:space="0" w:color="auto"/>
                        <w:right w:val="none" w:sz="0" w:space="0" w:color="auto"/>
                      </w:divBdr>
                      <w:divsChild>
                        <w:div w:id="1873423744">
                          <w:marLeft w:val="0"/>
                          <w:marRight w:val="0"/>
                          <w:marTop w:val="0"/>
                          <w:marBottom w:val="0"/>
                          <w:divBdr>
                            <w:top w:val="none" w:sz="0" w:space="0" w:color="auto"/>
                            <w:left w:val="none" w:sz="0" w:space="0" w:color="auto"/>
                            <w:bottom w:val="none" w:sz="0" w:space="0" w:color="auto"/>
                            <w:right w:val="none" w:sz="0" w:space="0" w:color="auto"/>
                          </w:divBdr>
                          <w:divsChild>
                            <w:div w:id="561601956">
                              <w:marLeft w:val="0"/>
                              <w:marRight w:val="0"/>
                              <w:marTop w:val="0"/>
                              <w:marBottom w:val="0"/>
                              <w:divBdr>
                                <w:top w:val="none" w:sz="0" w:space="0" w:color="auto"/>
                                <w:left w:val="none" w:sz="0" w:space="0" w:color="auto"/>
                                <w:bottom w:val="none" w:sz="0" w:space="0" w:color="auto"/>
                                <w:right w:val="none" w:sz="0" w:space="0" w:color="auto"/>
                              </w:divBdr>
                              <w:divsChild>
                                <w:div w:id="95926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498870">
              <w:marLeft w:val="0"/>
              <w:marRight w:val="0"/>
              <w:marTop w:val="0"/>
              <w:marBottom w:val="0"/>
              <w:divBdr>
                <w:top w:val="none" w:sz="0" w:space="0" w:color="auto"/>
                <w:left w:val="none" w:sz="0" w:space="0" w:color="auto"/>
                <w:bottom w:val="none" w:sz="0" w:space="0" w:color="auto"/>
                <w:right w:val="none" w:sz="0" w:space="0" w:color="auto"/>
              </w:divBdr>
            </w:div>
            <w:div w:id="1212500299">
              <w:marLeft w:val="0"/>
              <w:marRight w:val="0"/>
              <w:marTop w:val="0"/>
              <w:marBottom w:val="0"/>
              <w:divBdr>
                <w:top w:val="none" w:sz="0" w:space="0" w:color="auto"/>
                <w:left w:val="none" w:sz="0" w:space="0" w:color="auto"/>
                <w:bottom w:val="none" w:sz="0" w:space="0" w:color="auto"/>
                <w:right w:val="none" w:sz="0" w:space="0" w:color="auto"/>
              </w:divBdr>
              <w:divsChild>
                <w:div w:id="2131514559">
                  <w:marLeft w:val="0"/>
                  <w:marRight w:val="0"/>
                  <w:marTop w:val="0"/>
                  <w:marBottom w:val="0"/>
                  <w:divBdr>
                    <w:top w:val="none" w:sz="0" w:space="0" w:color="auto"/>
                    <w:left w:val="none" w:sz="0" w:space="0" w:color="auto"/>
                    <w:bottom w:val="none" w:sz="0" w:space="0" w:color="auto"/>
                    <w:right w:val="none" w:sz="0" w:space="0" w:color="auto"/>
                  </w:divBdr>
                  <w:divsChild>
                    <w:div w:id="200362646">
                      <w:marLeft w:val="0"/>
                      <w:marRight w:val="0"/>
                      <w:marTop w:val="0"/>
                      <w:marBottom w:val="0"/>
                      <w:divBdr>
                        <w:top w:val="none" w:sz="0" w:space="0" w:color="auto"/>
                        <w:left w:val="none" w:sz="0" w:space="0" w:color="auto"/>
                        <w:bottom w:val="none" w:sz="0" w:space="0" w:color="auto"/>
                        <w:right w:val="none" w:sz="0" w:space="0" w:color="auto"/>
                      </w:divBdr>
                      <w:divsChild>
                        <w:div w:id="1263759822">
                          <w:marLeft w:val="0"/>
                          <w:marRight w:val="0"/>
                          <w:marTop w:val="0"/>
                          <w:marBottom w:val="0"/>
                          <w:divBdr>
                            <w:top w:val="none" w:sz="0" w:space="0" w:color="auto"/>
                            <w:left w:val="none" w:sz="0" w:space="0" w:color="auto"/>
                            <w:bottom w:val="none" w:sz="0" w:space="0" w:color="auto"/>
                            <w:right w:val="none" w:sz="0" w:space="0" w:color="auto"/>
                          </w:divBdr>
                          <w:divsChild>
                            <w:div w:id="476990995">
                              <w:marLeft w:val="0"/>
                              <w:marRight w:val="0"/>
                              <w:marTop w:val="0"/>
                              <w:marBottom w:val="0"/>
                              <w:divBdr>
                                <w:top w:val="none" w:sz="0" w:space="0" w:color="auto"/>
                                <w:left w:val="none" w:sz="0" w:space="0" w:color="auto"/>
                                <w:bottom w:val="none" w:sz="0" w:space="0" w:color="auto"/>
                                <w:right w:val="none" w:sz="0" w:space="0" w:color="auto"/>
                              </w:divBdr>
                              <w:divsChild>
                                <w:div w:id="1645506198">
                                  <w:marLeft w:val="0"/>
                                  <w:marRight w:val="0"/>
                                  <w:marTop w:val="0"/>
                                  <w:marBottom w:val="0"/>
                                  <w:divBdr>
                                    <w:top w:val="none" w:sz="0" w:space="0" w:color="auto"/>
                                    <w:left w:val="none" w:sz="0" w:space="0" w:color="auto"/>
                                    <w:bottom w:val="none" w:sz="0" w:space="0" w:color="auto"/>
                                    <w:right w:val="none" w:sz="0" w:space="0" w:color="auto"/>
                                  </w:divBdr>
                                </w:div>
                                <w:div w:id="301621617">
                                  <w:marLeft w:val="0"/>
                                  <w:marRight w:val="0"/>
                                  <w:marTop w:val="0"/>
                                  <w:marBottom w:val="0"/>
                                  <w:divBdr>
                                    <w:top w:val="none" w:sz="0" w:space="0" w:color="auto"/>
                                    <w:left w:val="none" w:sz="0" w:space="0" w:color="auto"/>
                                    <w:bottom w:val="none" w:sz="0" w:space="0" w:color="auto"/>
                                    <w:right w:val="none" w:sz="0" w:space="0" w:color="auto"/>
                                  </w:divBdr>
                                </w:div>
                                <w:div w:id="133329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29295">
              <w:marLeft w:val="0"/>
              <w:marRight w:val="0"/>
              <w:marTop w:val="0"/>
              <w:marBottom w:val="0"/>
              <w:divBdr>
                <w:top w:val="none" w:sz="0" w:space="0" w:color="auto"/>
                <w:left w:val="none" w:sz="0" w:space="0" w:color="auto"/>
                <w:bottom w:val="none" w:sz="0" w:space="0" w:color="auto"/>
                <w:right w:val="none" w:sz="0" w:space="0" w:color="auto"/>
              </w:divBdr>
              <w:divsChild>
                <w:div w:id="193270108">
                  <w:marLeft w:val="0"/>
                  <w:marRight w:val="0"/>
                  <w:marTop w:val="0"/>
                  <w:marBottom w:val="0"/>
                  <w:divBdr>
                    <w:top w:val="none" w:sz="0" w:space="0" w:color="auto"/>
                    <w:left w:val="none" w:sz="0" w:space="0" w:color="auto"/>
                    <w:bottom w:val="none" w:sz="0" w:space="0" w:color="auto"/>
                    <w:right w:val="none" w:sz="0" w:space="0" w:color="auto"/>
                  </w:divBdr>
                  <w:divsChild>
                    <w:div w:id="381759949">
                      <w:marLeft w:val="0"/>
                      <w:marRight w:val="0"/>
                      <w:marTop w:val="0"/>
                      <w:marBottom w:val="0"/>
                      <w:divBdr>
                        <w:top w:val="none" w:sz="0" w:space="0" w:color="auto"/>
                        <w:left w:val="none" w:sz="0" w:space="0" w:color="auto"/>
                        <w:bottom w:val="none" w:sz="0" w:space="0" w:color="auto"/>
                        <w:right w:val="none" w:sz="0" w:space="0" w:color="auto"/>
                      </w:divBdr>
                      <w:divsChild>
                        <w:div w:id="1134636429">
                          <w:marLeft w:val="0"/>
                          <w:marRight w:val="0"/>
                          <w:marTop w:val="0"/>
                          <w:marBottom w:val="0"/>
                          <w:divBdr>
                            <w:top w:val="none" w:sz="0" w:space="0" w:color="auto"/>
                            <w:left w:val="none" w:sz="0" w:space="0" w:color="auto"/>
                            <w:bottom w:val="none" w:sz="0" w:space="0" w:color="auto"/>
                            <w:right w:val="none" w:sz="0" w:space="0" w:color="auto"/>
                          </w:divBdr>
                          <w:divsChild>
                            <w:div w:id="343091111">
                              <w:marLeft w:val="0"/>
                              <w:marRight w:val="0"/>
                              <w:marTop w:val="0"/>
                              <w:marBottom w:val="0"/>
                              <w:divBdr>
                                <w:top w:val="none" w:sz="0" w:space="0" w:color="auto"/>
                                <w:left w:val="none" w:sz="0" w:space="0" w:color="auto"/>
                                <w:bottom w:val="none" w:sz="0" w:space="0" w:color="auto"/>
                                <w:right w:val="none" w:sz="0" w:space="0" w:color="auto"/>
                              </w:divBdr>
                              <w:divsChild>
                                <w:div w:id="182920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353166">
              <w:marLeft w:val="0"/>
              <w:marRight w:val="0"/>
              <w:marTop w:val="0"/>
              <w:marBottom w:val="0"/>
              <w:divBdr>
                <w:top w:val="none" w:sz="0" w:space="0" w:color="auto"/>
                <w:left w:val="none" w:sz="0" w:space="0" w:color="auto"/>
                <w:bottom w:val="none" w:sz="0" w:space="0" w:color="auto"/>
                <w:right w:val="none" w:sz="0" w:space="0" w:color="auto"/>
              </w:divBdr>
              <w:divsChild>
                <w:div w:id="1961918299">
                  <w:marLeft w:val="0"/>
                  <w:marRight w:val="0"/>
                  <w:marTop w:val="0"/>
                  <w:marBottom w:val="0"/>
                  <w:divBdr>
                    <w:top w:val="none" w:sz="0" w:space="0" w:color="auto"/>
                    <w:left w:val="none" w:sz="0" w:space="0" w:color="auto"/>
                    <w:bottom w:val="none" w:sz="0" w:space="0" w:color="auto"/>
                    <w:right w:val="none" w:sz="0" w:space="0" w:color="auto"/>
                  </w:divBdr>
                  <w:divsChild>
                    <w:div w:id="1827015854">
                      <w:marLeft w:val="0"/>
                      <w:marRight w:val="0"/>
                      <w:marTop w:val="0"/>
                      <w:marBottom w:val="0"/>
                      <w:divBdr>
                        <w:top w:val="none" w:sz="0" w:space="0" w:color="auto"/>
                        <w:left w:val="none" w:sz="0" w:space="0" w:color="auto"/>
                        <w:bottom w:val="none" w:sz="0" w:space="0" w:color="auto"/>
                        <w:right w:val="none" w:sz="0" w:space="0" w:color="auto"/>
                      </w:divBdr>
                      <w:divsChild>
                        <w:div w:id="1300186560">
                          <w:marLeft w:val="0"/>
                          <w:marRight w:val="0"/>
                          <w:marTop w:val="0"/>
                          <w:marBottom w:val="0"/>
                          <w:divBdr>
                            <w:top w:val="none" w:sz="0" w:space="0" w:color="auto"/>
                            <w:left w:val="none" w:sz="0" w:space="0" w:color="auto"/>
                            <w:bottom w:val="none" w:sz="0" w:space="0" w:color="auto"/>
                            <w:right w:val="none" w:sz="0" w:space="0" w:color="auto"/>
                          </w:divBdr>
                          <w:divsChild>
                            <w:div w:id="1660036284">
                              <w:marLeft w:val="0"/>
                              <w:marRight w:val="0"/>
                              <w:marTop w:val="0"/>
                              <w:marBottom w:val="0"/>
                              <w:divBdr>
                                <w:top w:val="none" w:sz="0" w:space="0" w:color="auto"/>
                                <w:left w:val="none" w:sz="0" w:space="0" w:color="auto"/>
                                <w:bottom w:val="none" w:sz="0" w:space="0" w:color="auto"/>
                                <w:right w:val="none" w:sz="0" w:space="0" w:color="auto"/>
                              </w:divBdr>
                              <w:divsChild>
                                <w:div w:id="209566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999169">
              <w:marLeft w:val="0"/>
              <w:marRight w:val="0"/>
              <w:marTop w:val="0"/>
              <w:marBottom w:val="0"/>
              <w:divBdr>
                <w:top w:val="none" w:sz="0" w:space="0" w:color="auto"/>
                <w:left w:val="none" w:sz="0" w:space="0" w:color="auto"/>
                <w:bottom w:val="none" w:sz="0" w:space="0" w:color="auto"/>
                <w:right w:val="none" w:sz="0" w:space="0" w:color="auto"/>
              </w:divBdr>
              <w:divsChild>
                <w:div w:id="1941066420">
                  <w:marLeft w:val="0"/>
                  <w:marRight w:val="0"/>
                  <w:marTop w:val="0"/>
                  <w:marBottom w:val="0"/>
                  <w:divBdr>
                    <w:top w:val="none" w:sz="0" w:space="0" w:color="auto"/>
                    <w:left w:val="none" w:sz="0" w:space="0" w:color="auto"/>
                    <w:bottom w:val="none" w:sz="0" w:space="0" w:color="auto"/>
                    <w:right w:val="none" w:sz="0" w:space="0" w:color="auto"/>
                  </w:divBdr>
                  <w:divsChild>
                    <w:div w:id="727538207">
                      <w:marLeft w:val="0"/>
                      <w:marRight w:val="0"/>
                      <w:marTop w:val="0"/>
                      <w:marBottom w:val="0"/>
                      <w:divBdr>
                        <w:top w:val="none" w:sz="0" w:space="0" w:color="auto"/>
                        <w:left w:val="none" w:sz="0" w:space="0" w:color="auto"/>
                        <w:bottom w:val="none" w:sz="0" w:space="0" w:color="auto"/>
                        <w:right w:val="none" w:sz="0" w:space="0" w:color="auto"/>
                      </w:divBdr>
                      <w:divsChild>
                        <w:div w:id="1426657682">
                          <w:marLeft w:val="0"/>
                          <w:marRight w:val="0"/>
                          <w:marTop w:val="0"/>
                          <w:marBottom w:val="0"/>
                          <w:divBdr>
                            <w:top w:val="none" w:sz="0" w:space="0" w:color="auto"/>
                            <w:left w:val="none" w:sz="0" w:space="0" w:color="auto"/>
                            <w:bottom w:val="none" w:sz="0" w:space="0" w:color="auto"/>
                            <w:right w:val="none" w:sz="0" w:space="0" w:color="auto"/>
                          </w:divBdr>
                          <w:divsChild>
                            <w:div w:id="958611973">
                              <w:marLeft w:val="0"/>
                              <w:marRight w:val="0"/>
                              <w:marTop w:val="0"/>
                              <w:marBottom w:val="0"/>
                              <w:divBdr>
                                <w:top w:val="none" w:sz="0" w:space="0" w:color="auto"/>
                                <w:left w:val="none" w:sz="0" w:space="0" w:color="auto"/>
                                <w:bottom w:val="none" w:sz="0" w:space="0" w:color="auto"/>
                                <w:right w:val="none" w:sz="0" w:space="0" w:color="auto"/>
                              </w:divBdr>
                              <w:divsChild>
                                <w:div w:id="9833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0928458">
              <w:marLeft w:val="0"/>
              <w:marRight w:val="0"/>
              <w:marTop w:val="0"/>
              <w:marBottom w:val="0"/>
              <w:divBdr>
                <w:top w:val="none" w:sz="0" w:space="0" w:color="auto"/>
                <w:left w:val="none" w:sz="0" w:space="0" w:color="auto"/>
                <w:bottom w:val="none" w:sz="0" w:space="0" w:color="auto"/>
                <w:right w:val="none" w:sz="0" w:space="0" w:color="auto"/>
              </w:divBdr>
              <w:divsChild>
                <w:div w:id="596333112">
                  <w:marLeft w:val="0"/>
                  <w:marRight w:val="0"/>
                  <w:marTop w:val="0"/>
                  <w:marBottom w:val="0"/>
                  <w:divBdr>
                    <w:top w:val="none" w:sz="0" w:space="0" w:color="auto"/>
                    <w:left w:val="none" w:sz="0" w:space="0" w:color="auto"/>
                    <w:bottom w:val="none" w:sz="0" w:space="0" w:color="auto"/>
                    <w:right w:val="none" w:sz="0" w:space="0" w:color="auto"/>
                  </w:divBdr>
                  <w:divsChild>
                    <w:div w:id="655183321">
                      <w:marLeft w:val="0"/>
                      <w:marRight w:val="0"/>
                      <w:marTop w:val="0"/>
                      <w:marBottom w:val="0"/>
                      <w:divBdr>
                        <w:top w:val="none" w:sz="0" w:space="0" w:color="auto"/>
                        <w:left w:val="none" w:sz="0" w:space="0" w:color="auto"/>
                        <w:bottom w:val="none" w:sz="0" w:space="0" w:color="auto"/>
                        <w:right w:val="none" w:sz="0" w:space="0" w:color="auto"/>
                      </w:divBdr>
                      <w:divsChild>
                        <w:div w:id="366570234">
                          <w:marLeft w:val="0"/>
                          <w:marRight w:val="0"/>
                          <w:marTop w:val="0"/>
                          <w:marBottom w:val="0"/>
                          <w:divBdr>
                            <w:top w:val="none" w:sz="0" w:space="0" w:color="auto"/>
                            <w:left w:val="none" w:sz="0" w:space="0" w:color="auto"/>
                            <w:bottom w:val="none" w:sz="0" w:space="0" w:color="auto"/>
                            <w:right w:val="none" w:sz="0" w:space="0" w:color="auto"/>
                          </w:divBdr>
                          <w:divsChild>
                            <w:div w:id="1445881920">
                              <w:marLeft w:val="0"/>
                              <w:marRight w:val="0"/>
                              <w:marTop w:val="0"/>
                              <w:marBottom w:val="0"/>
                              <w:divBdr>
                                <w:top w:val="none" w:sz="0" w:space="0" w:color="auto"/>
                                <w:left w:val="none" w:sz="0" w:space="0" w:color="auto"/>
                                <w:bottom w:val="none" w:sz="0" w:space="0" w:color="auto"/>
                                <w:right w:val="none" w:sz="0" w:space="0" w:color="auto"/>
                              </w:divBdr>
                              <w:divsChild>
                                <w:div w:id="101797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845019">
              <w:marLeft w:val="0"/>
              <w:marRight w:val="0"/>
              <w:marTop w:val="0"/>
              <w:marBottom w:val="0"/>
              <w:divBdr>
                <w:top w:val="none" w:sz="0" w:space="0" w:color="auto"/>
                <w:left w:val="none" w:sz="0" w:space="0" w:color="auto"/>
                <w:bottom w:val="none" w:sz="0" w:space="0" w:color="auto"/>
                <w:right w:val="none" w:sz="0" w:space="0" w:color="auto"/>
              </w:divBdr>
            </w:div>
            <w:div w:id="1460951540">
              <w:marLeft w:val="0"/>
              <w:marRight w:val="0"/>
              <w:marTop w:val="0"/>
              <w:marBottom w:val="0"/>
              <w:divBdr>
                <w:top w:val="none" w:sz="0" w:space="0" w:color="auto"/>
                <w:left w:val="none" w:sz="0" w:space="0" w:color="auto"/>
                <w:bottom w:val="none" w:sz="0" w:space="0" w:color="auto"/>
                <w:right w:val="none" w:sz="0" w:space="0" w:color="auto"/>
              </w:divBdr>
            </w:div>
            <w:div w:id="405613253">
              <w:marLeft w:val="0"/>
              <w:marRight w:val="0"/>
              <w:marTop w:val="0"/>
              <w:marBottom w:val="0"/>
              <w:divBdr>
                <w:top w:val="none" w:sz="0" w:space="0" w:color="auto"/>
                <w:left w:val="none" w:sz="0" w:space="0" w:color="auto"/>
                <w:bottom w:val="none" w:sz="0" w:space="0" w:color="auto"/>
                <w:right w:val="none" w:sz="0" w:space="0" w:color="auto"/>
              </w:divBdr>
            </w:div>
            <w:div w:id="1069840242">
              <w:marLeft w:val="0"/>
              <w:marRight w:val="0"/>
              <w:marTop w:val="0"/>
              <w:marBottom w:val="0"/>
              <w:divBdr>
                <w:top w:val="none" w:sz="0" w:space="0" w:color="auto"/>
                <w:left w:val="none" w:sz="0" w:space="0" w:color="auto"/>
                <w:bottom w:val="none" w:sz="0" w:space="0" w:color="auto"/>
                <w:right w:val="none" w:sz="0" w:space="0" w:color="auto"/>
              </w:divBdr>
              <w:divsChild>
                <w:div w:id="1470900031">
                  <w:marLeft w:val="0"/>
                  <w:marRight w:val="0"/>
                  <w:marTop w:val="0"/>
                  <w:marBottom w:val="0"/>
                  <w:divBdr>
                    <w:top w:val="none" w:sz="0" w:space="0" w:color="auto"/>
                    <w:left w:val="none" w:sz="0" w:space="0" w:color="auto"/>
                    <w:bottom w:val="none" w:sz="0" w:space="0" w:color="auto"/>
                    <w:right w:val="none" w:sz="0" w:space="0" w:color="auto"/>
                  </w:divBdr>
                  <w:divsChild>
                    <w:div w:id="222645949">
                      <w:marLeft w:val="0"/>
                      <w:marRight w:val="0"/>
                      <w:marTop w:val="0"/>
                      <w:marBottom w:val="0"/>
                      <w:divBdr>
                        <w:top w:val="none" w:sz="0" w:space="0" w:color="auto"/>
                        <w:left w:val="none" w:sz="0" w:space="0" w:color="auto"/>
                        <w:bottom w:val="none" w:sz="0" w:space="0" w:color="auto"/>
                        <w:right w:val="none" w:sz="0" w:space="0" w:color="auto"/>
                      </w:divBdr>
                      <w:divsChild>
                        <w:div w:id="700328042">
                          <w:marLeft w:val="0"/>
                          <w:marRight w:val="0"/>
                          <w:marTop w:val="0"/>
                          <w:marBottom w:val="0"/>
                          <w:divBdr>
                            <w:top w:val="none" w:sz="0" w:space="0" w:color="auto"/>
                            <w:left w:val="none" w:sz="0" w:space="0" w:color="auto"/>
                            <w:bottom w:val="none" w:sz="0" w:space="0" w:color="auto"/>
                            <w:right w:val="none" w:sz="0" w:space="0" w:color="auto"/>
                          </w:divBdr>
                          <w:divsChild>
                            <w:div w:id="226037775">
                              <w:marLeft w:val="0"/>
                              <w:marRight w:val="0"/>
                              <w:marTop w:val="0"/>
                              <w:marBottom w:val="0"/>
                              <w:divBdr>
                                <w:top w:val="none" w:sz="0" w:space="0" w:color="auto"/>
                                <w:left w:val="none" w:sz="0" w:space="0" w:color="auto"/>
                                <w:bottom w:val="none" w:sz="0" w:space="0" w:color="auto"/>
                                <w:right w:val="none" w:sz="0" w:space="0" w:color="auto"/>
                              </w:divBdr>
                              <w:divsChild>
                                <w:div w:id="15133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144236">
              <w:marLeft w:val="0"/>
              <w:marRight w:val="0"/>
              <w:marTop w:val="0"/>
              <w:marBottom w:val="0"/>
              <w:divBdr>
                <w:top w:val="none" w:sz="0" w:space="0" w:color="auto"/>
                <w:left w:val="none" w:sz="0" w:space="0" w:color="auto"/>
                <w:bottom w:val="none" w:sz="0" w:space="0" w:color="auto"/>
                <w:right w:val="none" w:sz="0" w:space="0" w:color="auto"/>
              </w:divBdr>
              <w:divsChild>
                <w:div w:id="2050839350">
                  <w:marLeft w:val="0"/>
                  <w:marRight w:val="0"/>
                  <w:marTop w:val="0"/>
                  <w:marBottom w:val="0"/>
                  <w:divBdr>
                    <w:top w:val="none" w:sz="0" w:space="0" w:color="auto"/>
                    <w:left w:val="none" w:sz="0" w:space="0" w:color="auto"/>
                    <w:bottom w:val="none" w:sz="0" w:space="0" w:color="auto"/>
                    <w:right w:val="none" w:sz="0" w:space="0" w:color="auto"/>
                  </w:divBdr>
                  <w:divsChild>
                    <w:div w:id="434908203">
                      <w:marLeft w:val="0"/>
                      <w:marRight w:val="0"/>
                      <w:marTop w:val="0"/>
                      <w:marBottom w:val="0"/>
                      <w:divBdr>
                        <w:top w:val="none" w:sz="0" w:space="0" w:color="auto"/>
                        <w:left w:val="none" w:sz="0" w:space="0" w:color="auto"/>
                        <w:bottom w:val="none" w:sz="0" w:space="0" w:color="auto"/>
                        <w:right w:val="none" w:sz="0" w:space="0" w:color="auto"/>
                      </w:divBdr>
                      <w:divsChild>
                        <w:div w:id="1235622904">
                          <w:marLeft w:val="0"/>
                          <w:marRight w:val="0"/>
                          <w:marTop w:val="0"/>
                          <w:marBottom w:val="0"/>
                          <w:divBdr>
                            <w:top w:val="none" w:sz="0" w:space="0" w:color="auto"/>
                            <w:left w:val="none" w:sz="0" w:space="0" w:color="auto"/>
                            <w:bottom w:val="none" w:sz="0" w:space="0" w:color="auto"/>
                            <w:right w:val="none" w:sz="0" w:space="0" w:color="auto"/>
                          </w:divBdr>
                          <w:divsChild>
                            <w:div w:id="1742632113">
                              <w:marLeft w:val="0"/>
                              <w:marRight w:val="0"/>
                              <w:marTop w:val="0"/>
                              <w:marBottom w:val="0"/>
                              <w:divBdr>
                                <w:top w:val="none" w:sz="0" w:space="0" w:color="auto"/>
                                <w:left w:val="none" w:sz="0" w:space="0" w:color="auto"/>
                                <w:bottom w:val="none" w:sz="0" w:space="0" w:color="auto"/>
                                <w:right w:val="none" w:sz="0" w:space="0" w:color="auto"/>
                              </w:divBdr>
                              <w:divsChild>
                                <w:div w:id="17677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702495">
              <w:marLeft w:val="0"/>
              <w:marRight w:val="0"/>
              <w:marTop w:val="0"/>
              <w:marBottom w:val="0"/>
              <w:divBdr>
                <w:top w:val="none" w:sz="0" w:space="0" w:color="auto"/>
                <w:left w:val="none" w:sz="0" w:space="0" w:color="auto"/>
                <w:bottom w:val="none" w:sz="0" w:space="0" w:color="auto"/>
                <w:right w:val="none" w:sz="0" w:space="0" w:color="auto"/>
              </w:divBdr>
              <w:divsChild>
                <w:div w:id="1477915274">
                  <w:marLeft w:val="0"/>
                  <w:marRight w:val="0"/>
                  <w:marTop w:val="0"/>
                  <w:marBottom w:val="0"/>
                  <w:divBdr>
                    <w:top w:val="none" w:sz="0" w:space="0" w:color="auto"/>
                    <w:left w:val="none" w:sz="0" w:space="0" w:color="auto"/>
                    <w:bottom w:val="none" w:sz="0" w:space="0" w:color="auto"/>
                    <w:right w:val="none" w:sz="0" w:space="0" w:color="auto"/>
                  </w:divBdr>
                  <w:divsChild>
                    <w:div w:id="2109305369">
                      <w:marLeft w:val="0"/>
                      <w:marRight w:val="0"/>
                      <w:marTop w:val="0"/>
                      <w:marBottom w:val="0"/>
                      <w:divBdr>
                        <w:top w:val="none" w:sz="0" w:space="0" w:color="auto"/>
                        <w:left w:val="none" w:sz="0" w:space="0" w:color="auto"/>
                        <w:bottom w:val="none" w:sz="0" w:space="0" w:color="auto"/>
                        <w:right w:val="none" w:sz="0" w:space="0" w:color="auto"/>
                      </w:divBdr>
                      <w:divsChild>
                        <w:div w:id="898596492">
                          <w:marLeft w:val="0"/>
                          <w:marRight w:val="0"/>
                          <w:marTop w:val="0"/>
                          <w:marBottom w:val="0"/>
                          <w:divBdr>
                            <w:top w:val="none" w:sz="0" w:space="0" w:color="auto"/>
                            <w:left w:val="none" w:sz="0" w:space="0" w:color="auto"/>
                            <w:bottom w:val="none" w:sz="0" w:space="0" w:color="auto"/>
                            <w:right w:val="none" w:sz="0" w:space="0" w:color="auto"/>
                          </w:divBdr>
                          <w:divsChild>
                            <w:div w:id="1377588071">
                              <w:marLeft w:val="0"/>
                              <w:marRight w:val="0"/>
                              <w:marTop w:val="0"/>
                              <w:marBottom w:val="0"/>
                              <w:divBdr>
                                <w:top w:val="none" w:sz="0" w:space="0" w:color="auto"/>
                                <w:left w:val="none" w:sz="0" w:space="0" w:color="auto"/>
                                <w:bottom w:val="none" w:sz="0" w:space="0" w:color="auto"/>
                                <w:right w:val="none" w:sz="0" w:space="0" w:color="auto"/>
                              </w:divBdr>
                              <w:divsChild>
                                <w:div w:id="14520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236030">
              <w:marLeft w:val="0"/>
              <w:marRight w:val="0"/>
              <w:marTop w:val="0"/>
              <w:marBottom w:val="0"/>
              <w:divBdr>
                <w:top w:val="none" w:sz="0" w:space="0" w:color="auto"/>
                <w:left w:val="none" w:sz="0" w:space="0" w:color="auto"/>
                <w:bottom w:val="none" w:sz="0" w:space="0" w:color="auto"/>
                <w:right w:val="none" w:sz="0" w:space="0" w:color="auto"/>
              </w:divBdr>
              <w:divsChild>
                <w:div w:id="133059566">
                  <w:marLeft w:val="0"/>
                  <w:marRight w:val="0"/>
                  <w:marTop w:val="0"/>
                  <w:marBottom w:val="0"/>
                  <w:divBdr>
                    <w:top w:val="none" w:sz="0" w:space="0" w:color="auto"/>
                    <w:left w:val="none" w:sz="0" w:space="0" w:color="auto"/>
                    <w:bottom w:val="none" w:sz="0" w:space="0" w:color="auto"/>
                    <w:right w:val="none" w:sz="0" w:space="0" w:color="auto"/>
                  </w:divBdr>
                  <w:divsChild>
                    <w:div w:id="611400431">
                      <w:marLeft w:val="0"/>
                      <w:marRight w:val="0"/>
                      <w:marTop w:val="0"/>
                      <w:marBottom w:val="0"/>
                      <w:divBdr>
                        <w:top w:val="none" w:sz="0" w:space="0" w:color="auto"/>
                        <w:left w:val="none" w:sz="0" w:space="0" w:color="auto"/>
                        <w:bottom w:val="none" w:sz="0" w:space="0" w:color="auto"/>
                        <w:right w:val="none" w:sz="0" w:space="0" w:color="auto"/>
                      </w:divBdr>
                      <w:divsChild>
                        <w:div w:id="285241473">
                          <w:marLeft w:val="0"/>
                          <w:marRight w:val="0"/>
                          <w:marTop w:val="0"/>
                          <w:marBottom w:val="0"/>
                          <w:divBdr>
                            <w:top w:val="none" w:sz="0" w:space="0" w:color="auto"/>
                            <w:left w:val="none" w:sz="0" w:space="0" w:color="auto"/>
                            <w:bottom w:val="none" w:sz="0" w:space="0" w:color="auto"/>
                            <w:right w:val="none" w:sz="0" w:space="0" w:color="auto"/>
                          </w:divBdr>
                          <w:divsChild>
                            <w:div w:id="1075594132">
                              <w:marLeft w:val="0"/>
                              <w:marRight w:val="0"/>
                              <w:marTop w:val="0"/>
                              <w:marBottom w:val="0"/>
                              <w:divBdr>
                                <w:top w:val="none" w:sz="0" w:space="0" w:color="auto"/>
                                <w:left w:val="none" w:sz="0" w:space="0" w:color="auto"/>
                                <w:bottom w:val="none" w:sz="0" w:space="0" w:color="auto"/>
                                <w:right w:val="none" w:sz="0" w:space="0" w:color="auto"/>
                              </w:divBdr>
                              <w:divsChild>
                                <w:div w:id="2027704919">
                                  <w:marLeft w:val="0"/>
                                  <w:marRight w:val="0"/>
                                  <w:marTop w:val="0"/>
                                  <w:marBottom w:val="0"/>
                                  <w:divBdr>
                                    <w:top w:val="none" w:sz="0" w:space="0" w:color="auto"/>
                                    <w:left w:val="none" w:sz="0" w:space="0" w:color="auto"/>
                                    <w:bottom w:val="none" w:sz="0" w:space="0" w:color="auto"/>
                                    <w:right w:val="none" w:sz="0" w:space="0" w:color="auto"/>
                                  </w:divBdr>
                                </w:div>
                                <w:div w:id="1788887277">
                                  <w:marLeft w:val="0"/>
                                  <w:marRight w:val="0"/>
                                  <w:marTop w:val="0"/>
                                  <w:marBottom w:val="0"/>
                                  <w:divBdr>
                                    <w:top w:val="none" w:sz="0" w:space="0" w:color="auto"/>
                                    <w:left w:val="none" w:sz="0" w:space="0" w:color="auto"/>
                                    <w:bottom w:val="none" w:sz="0" w:space="0" w:color="auto"/>
                                    <w:right w:val="none" w:sz="0" w:space="0" w:color="auto"/>
                                  </w:divBdr>
                                </w:div>
                                <w:div w:id="157164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8008846">
              <w:marLeft w:val="0"/>
              <w:marRight w:val="0"/>
              <w:marTop w:val="0"/>
              <w:marBottom w:val="0"/>
              <w:divBdr>
                <w:top w:val="none" w:sz="0" w:space="0" w:color="auto"/>
                <w:left w:val="none" w:sz="0" w:space="0" w:color="auto"/>
                <w:bottom w:val="none" w:sz="0" w:space="0" w:color="auto"/>
                <w:right w:val="none" w:sz="0" w:space="0" w:color="auto"/>
              </w:divBdr>
            </w:div>
            <w:div w:id="243225216">
              <w:marLeft w:val="0"/>
              <w:marRight w:val="0"/>
              <w:marTop w:val="0"/>
              <w:marBottom w:val="0"/>
              <w:divBdr>
                <w:top w:val="none" w:sz="0" w:space="0" w:color="auto"/>
                <w:left w:val="none" w:sz="0" w:space="0" w:color="auto"/>
                <w:bottom w:val="none" w:sz="0" w:space="0" w:color="auto"/>
                <w:right w:val="none" w:sz="0" w:space="0" w:color="auto"/>
              </w:divBdr>
            </w:div>
            <w:div w:id="1843467772">
              <w:marLeft w:val="0"/>
              <w:marRight w:val="0"/>
              <w:marTop w:val="0"/>
              <w:marBottom w:val="0"/>
              <w:divBdr>
                <w:top w:val="none" w:sz="0" w:space="0" w:color="auto"/>
                <w:left w:val="none" w:sz="0" w:space="0" w:color="auto"/>
                <w:bottom w:val="none" w:sz="0" w:space="0" w:color="auto"/>
                <w:right w:val="none" w:sz="0" w:space="0" w:color="auto"/>
              </w:divBdr>
            </w:div>
            <w:div w:id="2050182241">
              <w:marLeft w:val="0"/>
              <w:marRight w:val="0"/>
              <w:marTop w:val="0"/>
              <w:marBottom w:val="0"/>
              <w:divBdr>
                <w:top w:val="none" w:sz="0" w:space="0" w:color="auto"/>
                <w:left w:val="none" w:sz="0" w:space="0" w:color="auto"/>
                <w:bottom w:val="none" w:sz="0" w:space="0" w:color="auto"/>
                <w:right w:val="none" w:sz="0" w:space="0" w:color="auto"/>
              </w:divBdr>
              <w:divsChild>
                <w:div w:id="1994480573">
                  <w:marLeft w:val="0"/>
                  <w:marRight w:val="0"/>
                  <w:marTop w:val="0"/>
                  <w:marBottom w:val="0"/>
                  <w:divBdr>
                    <w:top w:val="none" w:sz="0" w:space="0" w:color="auto"/>
                    <w:left w:val="none" w:sz="0" w:space="0" w:color="auto"/>
                    <w:bottom w:val="none" w:sz="0" w:space="0" w:color="auto"/>
                    <w:right w:val="none" w:sz="0" w:space="0" w:color="auto"/>
                  </w:divBdr>
                  <w:divsChild>
                    <w:div w:id="2035157463">
                      <w:marLeft w:val="0"/>
                      <w:marRight w:val="0"/>
                      <w:marTop w:val="0"/>
                      <w:marBottom w:val="0"/>
                      <w:divBdr>
                        <w:top w:val="none" w:sz="0" w:space="0" w:color="auto"/>
                        <w:left w:val="none" w:sz="0" w:space="0" w:color="auto"/>
                        <w:bottom w:val="none" w:sz="0" w:space="0" w:color="auto"/>
                        <w:right w:val="none" w:sz="0" w:space="0" w:color="auto"/>
                      </w:divBdr>
                      <w:divsChild>
                        <w:div w:id="2038965280">
                          <w:marLeft w:val="0"/>
                          <w:marRight w:val="0"/>
                          <w:marTop w:val="0"/>
                          <w:marBottom w:val="0"/>
                          <w:divBdr>
                            <w:top w:val="none" w:sz="0" w:space="0" w:color="auto"/>
                            <w:left w:val="none" w:sz="0" w:space="0" w:color="auto"/>
                            <w:bottom w:val="none" w:sz="0" w:space="0" w:color="auto"/>
                            <w:right w:val="none" w:sz="0" w:space="0" w:color="auto"/>
                          </w:divBdr>
                          <w:divsChild>
                            <w:div w:id="1230649951">
                              <w:marLeft w:val="0"/>
                              <w:marRight w:val="0"/>
                              <w:marTop w:val="0"/>
                              <w:marBottom w:val="0"/>
                              <w:divBdr>
                                <w:top w:val="none" w:sz="0" w:space="0" w:color="auto"/>
                                <w:left w:val="none" w:sz="0" w:space="0" w:color="auto"/>
                                <w:bottom w:val="none" w:sz="0" w:space="0" w:color="auto"/>
                                <w:right w:val="none" w:sz="0" w:space="0" w:color="auto"/>
                              </w:divBdr>
                              <w:divsChild>
                                <w:div w:id="695739759">
                                  <w:marLeft w:val="0"/>
                                  <w:marRight w:val="0"/>
                                  <w:marTop w:val="0"/>
                                  <w:marBottom w:val="0"/>
                                  <w:divBdr>
                                    <w:top w:val="none" w:sz="0" w:space="0" w:color="auto"/>
                                    <w:left w:val="none" w:sz="0" w:space="0" w:color="auto"/>
                                    <w:bottom w:val="none" w:sz="0" w:space="0" w:color="auto"/>
                                    <w:right w:val="none" w:sz="0" w:space="0" w:color="auto"/>
                                  </w:divBdr>
                                </w:div>
                                <w:div w:id="361519539">
                                  <w:marLeft w:val="0"/>
                                  <w:marRight w:val="0"/>
                                  <w:marTop w:val="0"/>
                                  <w:marBottom w:val="0"/>
                                  <w:divBdr>
                                    <w:top w:val="none" w:sz="0" w:space="0" w:color="auto"/>
                                    <w:left w:val="none" w:sz="0" w:space="0" w:color="auto"/>
                                    <w:bottom w:val="none" w:sz="0" w:space="0" w:color="auto"/>
                                    <w:right w:val="none" w:sz="0" w:space="0" w:color="auto"/>
                                  </w:divBdr>
                                </w:div>
                                <w:div w:id="1430344893">
                                  <w:marLeft w:val="0"/>
                                  <w:marRight w:val="0"/>
                                  <w:marTop w:val="0"/>
                                  <w:marBottom w:val="0"/>
                                  <w:divBdr>
                                    <w:top w:val="none" w:sz="0" w:space="0" w:color="auto"/>
                                    <w:left w:val="none" w:sz="0" w:space="0" w:color="auto"/>
                                    <w:bottom w:val="none" w:sz="0" w:space="0" w:color="auto"/>
                                    <w:right w:val="none" w:sz="0" w:space="0" w:color="auto"/>
                                  </w:divBdr>
                                </w:div>
                                <w:div w:id="1964723390">
                                  <w:marLeft w:val="0"/>
                                  <w:marRight w:val="0"/>
                                  <w:marTop w:val="0"/>
                                  <w:marBottom w:val="0"/>
                                  <w:divBdr>
                                    <w:top w:val="none" w:sz="0" w:space="0" w:color="auto"/>
                                    <w:left w:val="none" w:sz="0" w:space="0" w:color="auto"/>
                                    <w:bottom w:val="none" w:sz="0" w:space="0" w:color="auto"/>
                                    <w:right w:val="none" w:sz="0" w:space="0" w:color="auto"/>
                                  </w:divBdr>
                                </w:div>
                                <w:div w:id="116917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490758">
              <w:marLeft w:val="0"/>
              <w:marRight w:val="0"/>
              <w:marTop w:val="0"/>
              <w:marBottom w:val="0"/>
              <w:divBdr>
                <w:top w:val="none" w:sz="0" w:space="0" w:color="auto"/>
                <w:left w:val="none" w:sz="0" w:space="0" w:color="auto"/>
                <w:bottom w:val="none" w:sz="0" w:space="0" w:color="auto"/>
                <w:right w:val="none" w:sz="0" w:space="0" w:color="auto"/>
              </w:divBdr>
            </w:div>
            <w:div w:id="992367631">
              <w:marLeft w:val="0"/>
              <w:marRight w:val="0"/>
              <w:marTop w:val="0"/>
              <w:marBottom w:val="0"/>
              <w:divBdr>
                <w:top w:val="none" w:sz="0" w:space="0" w:color="auto"/>
                <w:left w:val="none" w:sz="0" w:space="0" w:color="auto"/>
                <w:bottom w:val="none" w:sz="0" w:space="0" w:color="auto"/>
                <w:right w:val="none" w:sz="0" w:space="0" w:color="auto"/>
              </w:divBdr>
              <w:divsChild>
                <w:div w:id="1030574084">
                  <w:marLeft w:val="0"/>
                  <w:marRight w:val="0"/>
                  <w:marTop w:val="0"/>
                  <w:marBottom w:val="0"/>
                  <w:divBdr>
                    <w:top w:val="none" w:sz="0" w:space="0" w:color="auto"/>
                    <w:left w:val="none" w:sz="0" w:space="0" w:color="auto"/>
                    <w:bottom w:val="none" w:sz="0" w:space="0" w:color="auto"/>
                    <w:right w:val="none" w:sz="0" w:space="0" w:color="auto"/>
                  </w:divBdr>
                  <w:divsChild>
                    <w:div w:id="1892187276">
                      <w:marLeft w:val="0"/>
                      <w:marRight w:val="0"/>
                      <w:marTop w:val="0"/>
                      <w:marBottom w:val="0"/>
                      <w:divBdr>
                        <w:top w:val="none" w:sz="0" w:space="0" w:color="auto"/>
                        <w:left w:val="none" w:sz="0" w:space="0" w:color="auto"/>
                        <w:bottom w:val="none" w:sz="0" w:space="0" w:color="auto"/>
                        <w:right w:val="none" w:sz="0" w:space="0" w:color="auto"/>
                      </w:divBdr>
                      <w:divsChild>
                        <w:div w:id="1466972394">
                          <w:marLeft w:val="0"/>
                          <w:marRight w:val="0"/>
                          <w:marTop w:val="0"/>
                          <w:marBottom w:val="0"/>
                          <w:divBdr>
                            <w:top w:val="none" w:sz="0" w:space="0" w:color="auto"/>
                            <w:left w:val="none" w:sz="0" w:space="0" w:color="auto"/>
                            <w:bottom w:val="none" w:sz="0" w:space="0" w:color="auto"/>
                            <w:right w:val="none" w:sz="0" w:space="0" w:color="auto"/>
                          </w:divBdr>
                          <w:divsChild>
                            <w:div w:id="1512799863">
                              <w:marLeft w:val="0"/>
                              <w:marRight w:val="0"/>
                              <w:marTop w:val="0"/>
                              <w:marBottom w:val="0"/>
                              <w:divBdr>
                                <w:top w:val="none" w:sz="0" w:space="0" w:color="auto"/>
                                <w:left w:val="none" w:sz="0" w:space="0" w:color="auto"/>
                                <w:bottom w:val="none" w:sz="0" w:space="0" w:color="auto"/>
                                <w:right w:val="none" w:sz="0" w:space="0" w:color="auto"/>
                              </w:divBdr>
                              <w:divsChild>
                                <w:div w:id="6496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696632">
              <w:marLeft w:val="0"/>
              <w:marRight w:val="0"/>
              <w:marTop w:val="0"/>
              <w:marBottom w:val="0"/>
              <w:divBdr>
                <w:top w:val="none" w:sz="0" w:space="0" w:color="auto"/>
                <w:left w:val="none" w:sz="0" w:space="0" w:color="auto"/>
                <w:bottom w:val="none" w:sz="0" w:space="0" w:color="auto"/>
                <w:right w:val="none" w:sz="0" w:space="0" w:color="auto"/>
              </w:divBdr>
              <w:divsChild>
                <w:div w:id="246574669">
                  <w:marLeft w:val="0"/>
                  <w:marRight w:val="0"/>
                  <w:marTop w:val="0"/>
                  <w:marBottom w:val="0"/>
                  <w:divBdr>
                    <w:top w:val="none" w:sz="0" w:space="0" w:color="auto"/>
                    <w:left w:val="none" w:sz="0" w:space="0" w:color="auto"/>
                    <w:bottom w:val="none" w:sz="0" w:space="0" w:color="auto"/>
                    <w:right w:val="none" w:sz="0" w:space="0" w:color="auto"/>
                  </w:divBdr>
                  <w:divsChild>
                    <w:div w:id="1941520299">
                      <w:marLeft w:val="0"/>
                      <w:marRight w:val="0"/>
                      <w:marTop w:val="0"/>
                      <w:marBottom w:val="0"/>
                      <w:divBdr>
                        <w:top w:val="none" w:sz="0" w:space="0" w:color="auto"/>
                        <w:left w:val="none" w:sz="0" w:space="0" w:color="auto"/>
                        <w:bottom w:val="none" w:sz="0" w:space="0" w:color="auto"/>
                        <w:right w:val="none" w:sz="0" w:space="0" w:color="auto"/>
                      </w:divBdr>
                      <w:divsChild>
                        <w:div w:id="1894736112">
                          <w:marLeft w:val="0"/>
                          <w:marRight w:val="0"/>
                          <w:marTop w:val="0"/>
                          <w:marBottom w:val="0"/>
                          <w:divBdr>
                            <w:top w:val="none" w:sz="0" w:space="0" w:color="auto"/>
                            <w:left w:val="none" w:sz="0" w:space="0" w:color="auto"/>
                            <w:bottom w:val="none" w:sz="0" w:space="0" w:color="auto"/>
                            <w:right w:val="none" w:sz="0" w:space="0" w:color="auto"/>
                          </w:divBdr>
                          <w:divsChild>
                            <w:div w:id="1433161933">
                              <w:marLeft w:val="0"/>
                              <w:marRight w:val="0"/>
                              <w:marTop w:val="0"/>
                              <w:marBottom w:val="0"/>
                              <w:divBdr>
                                <w:top w:val="none" w:sz="0" w:space="0" w:color="auto"/>
                                <w:left w:val="none" w:sz="0" w:space="0" w:color="auto"/>
                                <w:bottom w:val="none" w:sz="0" w:space="0" w:color="auto"/>
                                <w:right w:val="none" w:sz="0" w:space="0" w:color="auto"/>
                              </w:divBdr>
                              <w:divsChild>
                                <w:div w:id="152601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122842">
              <w:marLeft w:val="0"/>
              <w:marRight w:val="0"/>
              <w:marTop w:val="0"/>
              <w:marBottom w:val="0"/>
              <w:divBdr>
                <w:top w:val="none" w:sz="0" w:space="0" w:color="auto"/>
                <w:left w:val="none" w:sz="0" w:space="0" w:color="auto"/>
                <w:bottom w:val="none" w:sz="0" w:space="0" w:color="auto"/>
                <w:right w:val="none" w:sz="0" w:space="0" w:color="auto"/>
              </w:divBdr>
              <w:divsChild>
                <w:div w:id="195656875">
                  <w:marLeft w:val="0"/>
                  <w:marRight w:val="0"/>
                  <w:marTop w:val="0"/>
                  <w:marBottom w:val="0"/>
                  <w:divBdr>
                    <w:top w:val="none" w:sz="0" w:space="0" w:color="auto"/>
                    <w:left w:val="none" w:sz="0" w:space="0" w:color="auto"/>
                    <w:bottom w:val="none" w:sz="0" w:space="0" w:color="auto"/>
                    <w:right w:val="none" w:sz="0" w:space="0" w:color="auto"/>
                  </w:divBdr>
                  <w:divsChild>
                    <w:div w:id="59377027">
                      <w:marLeft w:val="0"/>
                      <w:marRight w:val="0"/>
                      <w:marTop w:val="0"/>
                      <w:marBottom w:val="0"/>
                      <w:divBdr>
                        <w:top w:val="none" w:sz="0" w:space="0" w:color="auto"/>
                        <w:left w:val="none" w:sz="0" w:space="0" w:color="auto"/>
                        <w:bottom w:val="none" w:sz="0" w:space="0" w:color="auto"/>
                        <w:right w:val="none" w:sz="0" w:space="0" w:color="auto"/>
                      </w:divBdr>
                      <w:divsChild>
                        <w:div w:id="1531379775">
                          <w:marLeft w:val="0"/>
                          <w:marRight w:val="0"/>
                          <w:marTop w:val="0"/>
                          <w:marBottom w:val="0"/>
                          <w:divBdr>
                            <w:top w:val="none" w:sz="0" w:space="0" w:color="auto"/>
                            <w:left w:val="none" w:sz="0" w:space="0" w:color="auto"/>
                            <w:bottom w:val="none" w:sz="0" w:space="0" w:color="auto"/>
                            <w:right w:val="none" w:sz="0" w:space="0" w:color="auto"/>
                          </w:divBdr>
                          <w:divsChild>
                            <w:div w:id="699941515">
                              <w:marLeft w:val="0"/>
                              <w:marRight w:val="0"/>
                              <w:marTop w:val="0"/>
                              <w:marBottom w:val="0"/>
                              <w:divBdr>
                                <w:top w:val="none" w:sz="0" w:space="0" w:color="auto"/>
                                <w:left w:val="none" w:sz="0" w:space="0" w:color="auto"/>
                                <w:bottom w:val="none" w:sz="0" w:space="0" w:color="auto"/>
                                <w:right w:val="none" w:sz="0" w:space="0" w:color="auto"/>
                              </w:divBdr>
                              <w:divsChild>
                                <w:div w:id="10042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10502">
              <w:marLeft w:val="0"/>
              <w:marRight w:val="0"/>
              <w:marTop w:val="0"/>
              <w:marBottom w:val="0"/>
              <w:divBdr>
                <w:top w:val="none" w:sz="0" w:space="0" w:color="auto"/>
                <w:left w:val="none" w:sz="0" w:space="0" w:color="auto"/>
                <w:bottom w:val="none" w:sz="0" w:space="0" w:color="auto"/>
                <w:right w:val="none" w:sz="0" w:space="0" w:color="auto"/>
              </w:divBdr>
              <w:divsChild>
                <w:div w:id="1402488820">
                  <w:marLeft w:val="0"/>
                  <w:marRight w:val="0"/>
                  <w:marTop w:val="0"/>
                  <w:marBottom w:val="0"/>
                  <w:divBdr>
                    <w:top w:val="none" w:sz="0" w:space="0" w:color="auto"/>
                    <w:left w:val="none" w:sz="0" w:space="0" w:color="auto"/>
                    <w:bottom w:val="none" w:sz="0" w:space="0" w:color="auto"/>
                    <w:right w:val="none" w:sz="0" w:space="0" w:color="auto"/>
                  </w:divBdr>
                  <w:divsChild>
                    <w:div w:id="986711710">
                      <w:marLeft w:val="0"/>
                      <w:marRight w:val="0"/>
                      <w:marTop w:val="0"/>
                      <w:marBottom w:val="0"/>
                      <w:divBdr>
                        <w:top w:val="none" w:sz="0" w:space="0" w:color="auto"/>
                        <w:left w:val="none" w:sz="0" w:space="0" w:color="auto"/>
                        <w:bottom w:val="none" w:sz="0" w:space="0" w:color="auto"/>
                        <w:right w:val="none" w:sz="0" w:space="0" w:color="auto"/>
                      </w:divBdr>
                      <w:divsChild>
                        <w:div w:id="1519662225">
                          <w:marLeft w:val="0"/>
                          <w:marRight w:val="0"/>
                          <w:marTop w:val="0"/>
                          <w:marBottom w:val="0"/>
                          <w:divBdr>
                            <w:top w:val="none" w:sz="0" w:space="0" w:color="auto"/>
                            <w:left w:val="none" w:sz="0" w:space="0" w:color="auto"/>
                            <w:bottom w:val="none" w:sz="0" w:space="0" w:color="auto"/>
                            <w:right w:val="none" w:sz="0" w:space="0" w:color="auto"/>
                          </w:divBdr>
                          <w:divsChild>
                            <w:div w:id="835877942">
                              <w:marLeft w:val="0"/>
                              <w:marRight w:val="0"/>
                              <w:marTop w:val="0"/>
                              <w:marBottom w:val="0"/>
                              <w:divBdr>
                                <w:top w:val="none" w:sz="0" w:space="0" w:color="auto"/>
                                <w:left w:val="none" w:sz="0" w:space="0" w:color="auto"/>
                                <w:bottom w:val="none" w:sz="0" w:space="0" w:color="auto"/>
                                <w:right w:val="none" w:sz="0" w:space="0" w:color="auto"/>
                              </w:divBdr>
                              <w:divsChild>
                                <w:div w:id="406268627">
                                  <w:marLeft w:val="0"/>
                                  <w:marRight w:val="0"/>
                                  <w:marTop w:val="0"/>
                                  <w:marBottom w:val="0"/>
                                  <w:divBdr>
                                    <w:top w:val="none" w:sz="0" w:space="0" w:color="auto"/>
                                    <w:left w:val="none" w:sz="0" w:space="0" w:color="auto"/>
                                    <w:bottom w:val="none" w:sz="0" w:space="0" w:color="auto"/>
                                    <w:right w:val="none" w:sz="0" w:space="0" w:color="auto"/>
                                  </w:divBdr>
                                </w:div>
                                <w:div w:id="1734113029">
                                  <w:marLeft w:val="0"/>
                                  <w:marRight w:val="0"/>
                                  <w:marTop w:val="0"/>
                                  <w:marBottom w:val="0"/>
                                  <w:divBdr>
                                    <w:top w:val="none" w:sz="0" w:space="0" w:color="auto"/>
                                    <w:left w:val="none" w:sz="0" w:space="0" w:color="auto"/>
                                    <w:bottom w:val="none" w:sz="0" w:space="0" w:color="auto"/>
                                    <w:right w:val="none" w:sz="0" w:space="0" w:color="auto"/>
                                  </w:divBdr>
                                </w:div>
                                <w:div w:id="812328158">
                                  <w:marLeft w:val="0"/>
                                  <w:marRight w:val="0"/>
                                  <w:marTop w:val="0"/>
                                  <w:marBottom w:val="0"/>
                                  <w:divBdr>
                                    <w:top w:val="none" w:sz="0" w:space="0" w:color="auto"/>
                                    <w:left w:val="none" w:sz="0" w:space="0" w:color="auto"/>
                                    <w:bottom w:val="none" w:sz="0" w:space="0" w:color="auto"/>
                                    <w:right w:val="none" w:sz="0" w:space="0" w:color="auto"/>
                                  </w:divBdr>
                                </w:div>
                                <w:div w:id="1867668475">
                                  <w:marLeft w:val="0"/>
                                  <w:marRight w:val="0"/>
                                  <w:marTop w:val="0"/>
                                  <w:marBottom w:val="0"/>
                                  <w:divBdr>
                                    <w:top w:val="none" w:sz="0" w:space="0" w:color="auto"/>
                                    <w:left w:val="none" w:sz="0" w:space="0" w:color="auto"/>
                                    <w:bottom w:val="none" w:sz="0" w:space="0" w:color="auto"/>
                                    <w:right w:val="none" w:sz="0" w:space="0" w:color="auto"/>
                                  </w:divBdr>
                                </w:div>
                                <w:div w:id="116458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300764">
              <w:marLeft w:val="0"/>
              <w:marRight w:val="0"/>
              <w:marTop w:val="0"/>
              <w:marBottom w:val="0"/>
              <w:divBdr>
                <w:top w:val="none" w:sz="0" w:space="0" w:color="auto"/>
                <w:left w:val="none" w:sz="0" w:space="0" w:color="auto"/>
                <w:bottom w:val="none" w:sz="0" w:space="0" w:color="auto"/>
                <w:right w:val="none" w:sz="0" w:space="0" w:color="auto"/>
              </w:divBdr>
            </w:div>
            <w:div w:id="1365061254">
              <w:marLeft w:val="0"/>
              <w:marRight w:val="0"/>
              <w:marTop w:val="0"/>
              <w:marBottom w:val="0"/>
              <w:divBdr>
                <w:top w:val="none" w:sz="0" w:space="0" w:color="auto"/>
                <w:left w:val="none" w:sz="0" w:space="0" w:color="auto"/>
                <w:bottom w:val="none" w:sz="0" w:space="0" w:color="auto"/>
                <w:right w:val="none" w:sz="0" w:space="0" w:color="auto"/>
              </w:divBdr>
              <w:divsChild>
                <w:div w:id="1776824415">
                  <w:marLeft w:val="0"/>
                  <w:marRight w:val="0"/>
                  <w:marTop w:val="0"/>
                  <w:marBottom w:val="0"/>
                  <w:divBdr>
                    <w:top w:val="none" w:sz="0" w:space="0" w:color="auto"/>
                    <w:left w:val="none" w:sz="0" w:space="0" w:color="auto"/>
                    <w:bottom w:val="none" w:sz="0" w:space="0" w:color="auto"/>
                    <w:right w:val="none" w:sz="0" w:space="0" w:color="auto"/>
                  </w:divBdr>
                  <w:divsChild>
                    <w:div w:id="479616766">
                      <w:marLeft w:val="0"/>
                      <w:marRight w:val="0"/>
                      <w:marTop w:val="0"/>
                      <w:marBottom w:val="0"/>
                      <w:divBdr>
                        <w:top w:val="none" w:sz="0" w:space="0" w:color="auto"/>
                        <w:left w:val="none" w:sz="0" w:space="0" w:color="auto"/>
                        <w:bottom w:val="none" w:sz="0" w:space="0" w:color="auto"/>
                        <w:right w:val="none" w:sz="0" w:space="0" w:color="auto"/>
                      </w:divBdr>
                      <w:divsChild>
                        <w:div w:id="714735750">
                          <w:marLeft w:val="0"/>
                          <w:marRight w:val="0"/>
                          <w:marTop w:val="0"/>
                          <w:marBottom w:val="0"/>
                          <w:divBdr>
                            <w:top w:val="none" w:sz="0" w:space="0" w:color="auto"/>
                            <w:left w:val="none" w:sz="0" w:space="0" w:color="auto"/>
                            <w:bottom w:val="none" w:sz="0" w:space="0" w:color="auto"/>
                            <w:right w:val="none" w:sz="0" w:space="0" w:color="auto"/>
                          </w:divBdr>
                          <w:divsChild>
                            <w:div w:id="1027752816">
                              <w:marLeft w:val="0"/>
                              <w:marRight w:val="0"/>
                              <w:marTop w:val="0"/>
                              <w:marBottom w:val="0"/>
                              <w:divBdr>
                                <w:top w:val="none" w:sz="0" w:space="0" w:color="auto"/>
                                <w:left w:val="none" w:sz="0" w:space="0" w:color="auto"/>
                                <w:bottom w:val="none" w:sz="0" w:space="0" w:color="auto"/>
                                <w:right w:val="none" w:sz="0" w:space="0" w:color="auto"/>
                              </w:divBdr>
                              <w:divsChild>
                                <w:div w:id="47664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117900">
              <w:marLeft w:val="0"/>
              <w:marRight w:val="0"/>
              <w:marTop w:val="0"/>
              <w:marBottom w:val="0"/>
              <w:divBdr>
                <w:top w:val="none" w:sz="0" w:space="0" w:color="auto"/>
                <w:left w:val="none" w:sz="0" w:space="0" w:color="auto"/>
                <w:bottom w:val="none" w:sz="0" w:space="0" w:color="auto"/>
                <w:right w:val="none" w:sz="0" w:space="0" w:color="auto"/>
              </w:divBdr>
              <w:divsChild>
                <w:div w:id="927737653">
                  <w:marLeft w:val="0"/>
                  <w:marRight w:val="0"/>
                  <w:marTop w:val="0"/>
                  <w:marBottom w:val="0"/>
                  <w:divBdr>
                    <w:top w:val="none" w:sz="0" w:space="0" w:color="auto"/>
                    <w:left w:val="none" w:sz="0" w:space="0" w:color="auto"/>
                    <w:bottom w:val="none" w:sz="0" w:space="0" w:color="auto"/>
                    <w:right w:val="none" w:sz="0" w:space="0" w:color="auto"/>
                  </w:divBdr>
                  <w:divsChild>
                    <w:div w:id="985739319">
                      <w:marLeft w:val="0"/>
                      <w:marRight w:val="0"/>
                      <w:marTop w:val="0"/>
                      <w:marBottom w:val="0"/>
                      <w:divBdr>
                        <w:top w:val="none" w:sz="0" w:space="0" w:color="auto"/>
                        <w:left w:val="none" w:sz="0" w:space="0" w:color="auto"/>
                        <w:bottom w:val="none" w:sz="0" w:space="0" w:color="auto"/>
                        <w:right w:val="none" w:sz="0" w:space="0" w:color="auto"/>
                      </w:divBdr>
                      <w:divsChild>
                        <w:div w:id="568733154">
                          <w:marLeft w:val="0"/>
                          <w:marRight w:val="0"/>
                          <w:marTop w:val="0"/>
                          <w:marBottom w:val="0"/>
                          <w:divBdr>
                            <w:top w:val="none" w:sz="0" w:space="0" w:color="auto"/>
                            <w:left w:val="none" w:sz="0" w:space="0" w:color="auto"/>
                            <w:bottom w:val="none" w:sz="0" w:space="0" w:color="auto"/>
                            <w:right w:val="none" w:sz="0" w:space="0" w:color="auto"/>
                          </w:divBdr>
                          <w:divsChild>
                            <w:div w:id="116604696">
                              <w:marLeft w:val="0"/>
                              <w:marRight w:val="0"/>
                              <w:marTop w:val="0"/>
                              <w:marBottom w:val="0"/>
                              <w:divBdr>
                                <w:top w:val="none" w:sz="0" w:space="0" w:color="auto"/>
                                <w:left w:val="none" w:sz="0" w:space="0" w:color="auto"/>
                                <w:bottom w:val="none" w:sz="0" w:space="0" w:color="auto"/>
                                <w:right w:val="none" w:sz="0" w:space="0" w:color="auto"/>
                              </w:divBdr>
                              <w:divsChild>
                                <w:div w:id="162962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2207350">
              <w:marLeft w:val="0"/>
              <w:marRight w:val="0"/>
              <w:marTop w:val="0"/>
              <w:marBottom w:val="0"/>
              <w:divBdr>
                <w:top w:val="none" w:sz="0" w:space="0" w:color="auto"/>
                <w:left w:val="none" w:sz="0" w:space="0" w:color="auto"/>
                <w:bottom w:val="none" w:sz="0" w:space="0" w:color="auto"/>
                <w:right w:val="none" w:sz="0" w:space="0" w:color="auto"/>
              </w:divBdr>
              <w:divsChild>
                <w:div w:id="608858479">
                  <w:marLeft w:val="0"/>
                  <w:marRight w:val="0"/>
                  <w:marTop w:val="0"/>
                  <w:marBottom w:val="0"/>
                  <w:divBdr>
                    <w:top w:val="none" w:sz="0" w:space="0" w:color="auto"/>
                    <w:left w:val="none" w:sz="0" w:space="0" w:color="auto"/>
                    <w:bottom w:val="none" w:sz="0" w:space="0" w:color="auto"/>
                    <w:right w:val="none" w:sz="0" w:space="0" w:color="auto"/>
                  </w:divBdr>
                  <w:divsChild>
                    <w:div w:id="466242746">
                      <w:marLeft w:val="0"/>
                      <w:marRight w:val="0"/>
                      <w:marTop w:val="0"/>
                      <w:marBottom w:val="0"/>
                      <w:divBdr>
                        <w:top w:val="none" w:sz="0" w:space="0" w:color="auto"/>
                        <w:left w:val="none" w:sz="0" w:space="0" w:color="auto"/>
                        <w:bottom w:val="none" w:sz="0" w:space="0" w:color="auto"/>
                        <w:right w:val="none" w:sz="0" w:space="0" w:color="auto"/>
                      </w:divBdr>
                      <w:divsChild>
                        <w:div w:id="1185554438">
                          <w:marLeft w:val="0"/>
                          <w:marRight w:val="0"/>
                          <w:marTop w:val="0"/>
                          <w:marBottom w:val="0"/>
                          <w:divBdr>
                            <w:top w:val="none" w:sz="0" w:space="0" w:color="auto"/>
                            <w:left w:val="none" w:sz="0" w:space="0" w:color="auto"/>
                            <w:bottom w:val="none" w:sz="0" w:space="0" w:color="auto"/>
                            <w:right w:val="none" w:sz="0" w:space="0" w:color="auto"/>
                          </w:divBdr>
                          <w:divsChild>
                            <w:div w:id="2011709580">
                              <w:marLeft w:val="0"/>
                              <w:marRight w:val="0"/>
                              <w:marTop w:val="0"/>
                              <w:marBottom w:val="0"/>
                              <w:divBdr>
                                <w:top w:val="none" w:sz="0" w:space="0" w:color="auto"/>
                                <w:left w:val="none" w:sz="0" w:space="0" w:color="auto"/>
                                <w:bottom w:val="none" w:sz="0" w:space="0" w:color="auto"/>
                                <w:right w:val="none" w:sz="0" w:space="0" w:color="auto"/>
                              </w:divBdr>
                              <w:divsChild>
                                <w:div w:id="55740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3537056">
              <w:marLeft w:val="0"/>
              <w:marRight w:val="0"/>
              <w:marTop w:val="0"/>
              <w:marBottom w:val="0"/>
              <w:divBdr>
                <w:top w:val="none" w:sz="0" w:space="0" w:color="auto"/>
                <w:left w:val="none" w:sz="0" w:space="0" w:color="auto"/>
                <w:bottom w:val="none" w:sz="0" w:space="0" w:color="auto"/>
                <w:right w:val="none" w:sz="0" w:space="0" w:color="auto"/>
              </w:divBdr>
              <w:divsChild>
                <w:div w:id="5639393">
                  <w:marLeft w:val="0"/>
                  <w:marRight w:val="0"/>
                  <w:marTop w:val="0"/>
                  <w:marBottom w:val="0"/>
                  <w:divBdr>
                    <w:top w:val="none" w:sz="0" w:space="0" w:color="auto"/>
                    <w:left w:val="none" w:sz="0" w:space="0" w:color="auto"/>
                    <w:bottom w:val="none" w:sz="0" w:space="0" w:color="auto"/>
                    <w:right w:val="none" w:sz="0" w:space="0" w:color="auto"/>
                  </w:divBdr>
                  <w:divsChild>
                    <w:div w:id="565721342">
                      <w:marLeft w:val="0"/>
                      <w:marRight w:val="0"/>
                      <w:marTop w:val="0"/>
                      <w:marBottom w:val="0"/>
                      <w:divBdr>
                        <w:top w:val="none" w:sz="0" w:space="0" w:color="auto"/>
                        <w:left w:val="none" w:sz="0" w:space="0" w:color="auto"/>
                        <w:bottom w:val="none" w:sz="0" w:space="0" w:color="auto"/>
                        <w:right w:val="none" w:sz="0" w:space="0" w:color="auto"/>
                      </w:divBdr>
                      <w:divsChild>
                        <w:div w:id="542181674">
                          <w:marLeft w:val="0"/>
                          <w:marRight w:val="0"/>
                          <w:marTop w:val="0"/>
                          <w:marBottom w:val="0"/>
                          <w:divBdr>
                            <w:top w:val="none" w:sz="0" w:space="0" w:color="auto"/>
                            <w:left w:val="none" w:sz="0" w:space="0" w:color="auto"/>
                            <w:bottom w:val="none" w:sz="0" w:space="0" w:color="auto"/>
                            <w:right w:val="none" w:sz="0" w:space="0" w:color="auto"/>
                          </w:divBdr>
                          <w:divsChild>
                            <w:div w:id="1032070758">
                              <w:marLeft w:val="0"/>
                              <w:marRight w:val="0"/>
                              <w:marTop w:val="0"/>
                              <w:marBottom w:val="0"/>
                              <w:divBdr>
                                <w:top w:val="none" w:sz="0" w:space="0" w:color="auto"/>
                                <w:left w:val="none" w:sz="0" w:space="0" w:color="auto"/>
                                <w:bottom w:val="none" w:sz="0" w:space="0" w:color="auto"/>
                                <w:right w:val="none" w:sz="0" w:space="0" w:color="auto"/>
                              </w:divBdr>
                              <w:divsChild>
                                <w:div w:id="1850026524">
                                  <w:marLeft w:val="0"/>
                                  <w:marRight w:val="0"/>
                                  <w:marTop w:val="0"/>
                                  <w:marBottom w:val="0"/>
                                  <w:divBdr>
                                    <w:top w:val="none" w:sz="0" w:space="0" w:color="auto"/>
                                    <w:left w:val="none" w:sz="0" w:space="0" w:color="auto"/>
                                    <w:bottom w:val="none" w:sz="0" w:space="0" w:color="auto"/>
                                    <w:right w:val="none" w:sz="0" w:space="0" w:color="auto"/>
                                  </w:divBdr>
                                </w:div>
                                <w:div w:id="17320227">
                                  <w:marLeft w:val="0"/>
                                  <w:marRight w:val="0"/>
                                  <w:marTop w:val="0"/>
                                  <w:marBottom w:val="0"/>
                                  <w:divBdr>
                                    <w:top w:val="none" w:sz="0" w:space="0" w:color="auto"/>
                                    <w:left w:val="none" w:sz="0" w:space="0" w:color="auto"/>
                                    <w:bottom w:val="none" w:sz="0" w:space="0" w:color="auto"/>
                                    <w:right w:val="none" w:sz="0" w:space="0" w:color="auto"/>
                                  </w:divBdr>
                                </w:div>
                                <w:div w:id="1458572212">
                                  <w:marLeft w:val="0"/>
                                  <w:marRight w:val="0"/>
                                  <w:marTop w:val="0"/>
                                  <w:marBottom w:val="0"/>
                                  <w:divBdr>
                                    <w:top w:val="none" w:sz="0" w:space="0" w:color="auto"/>
                                    <w:left w:val="none" w:sz="0" w:space="0" w:color="auto"/>
                                    <w:bottom w:val="none" w:sz="0" w:space="0" w:color="auto"/>
                                    <w:right w:val="none" w:sz="0" w:space="0" w:color="auto"/>
                                  </w:divBdr>
                                </w:div>
                                <w:div w:id="86079520">
                                  <w:marLeft w:val="0"/>
                                  <w:marRight w:val="0"/>
                                  <w:marTop w:val="0"/>
                                  <w:marBottom w:val="0"/>
                                  <w:divBdr>
                                    <w:top w:val="none" w:sz="0" w:space="0" w:color="auto"/>
                                    <w:left w:val="none" w:sz="0" w:space="0" w:color="auto"/>
                                    <w:bottom w:val="none" w:sz="0" w:space="0" w:color="auto"/>
                                    <w:right w:val="none" w:sz="0" w:space="0" w:color="auto"/>
                                  </w:divBdr>
                                </w:div>
                                <w:div w:id="21011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284122">
              <w:marLeft w:val="0"/>
              <w:marRight w:val="0"/>
              <w:marTop w:val="0"/>
              <w:marBottom w:val="0"/>
              <w:divBdr>
                <w:top w:val="none" w:sz="0" w:space="0" w:color="auto"/>
                <w:left w:val="none" w:sz="0" w:space="0" w:color="auto"/>
                <w:bottom w:val="none" w:sz="0" w:space="0" w:color="auto"/>
                <w:right w:val="none" w:sz="0" w:space="0" w:color="auto"/>
              </w:divBdr>
              <w:divsChild>
                <w:div w:id="246043541">
                  <w:marLeft w:val="0"/>
                  <w:marRight w:val="0"/>
                  <w:marTop w:val="0"/>
                  <w:marBottom w:val="0"/>
                  <w:divBdr>
                    <w:top w:val="none" w:sz="0" w:space="0" w:color="auto"/>
                    <w:left w:val="none" w:sz="0" w:space="0" w:color="auto"/>
                    <w:bottom w:val="none" w:sz="0" w:space="0" w:color="auto"/>
                    <w:right w:val="none" w:sz="0" w:space="0" w:color="auto"/>
                  </w:divBdr>
                  <w:divsChild>
                    <w:div w:id="2064981064">
                      <w:marLeft w:val="0"/>
                      <w:marRight w:val="0"/>
                      <w:marTop w:val="0"/>
                      <w:marBottom w:val="0"/>
                      <w:divBdr>
                        <w:top w:val="none" w:sz="0" w:space="0" w:color="auto"/>
                        <w:left w:val="none" w:sz="0" w:space="0" w:color="auto"/>
                        <w:bottom w:val="none" w:sz="0" w:space="0" w:color="auto"/>
                        <w:right w:val="none" w:sz="0" w:space="0" w:color="auto"/>
                      </w:divBdr>
                      <w:divsChild>
                        <w:div w:id="1359962776">
                          <w:marLeft w:val="0"/>
                          <w:marRight w:val="0"/>
                          <w:marTop w:val="0"/>
                          <w:marBottom w:val="0"/>
                          <w:divBdr>
                            <w:top w:val="none" w:sz="0" w:space="0" w:color="auto"/>
                            <w:left w:val="none" w:sz="0" w:space="0" w:color="auto"/>
                            <w:bottom w:val="none" w:sz="0" w:space="0" w:color="auto"/>
                            <w:right w:val="none" w:sz="0" w:space="0" w:color="auto"/>
                          </w:divBdr>
                          <w:divsChild>
                            <w:div w:id="101612952">
                              <w:marLeft w:val="0"/>
                              <w:marRight w:val="0"/>
                              <w:marTop w:val="0"/>
                              <w:marBottom w:val="0"/>
                              <w:divBdr>
                                <w:top w:val="none" w:sz="0" w:space="0" w:color="auto"/>
                                <w:left w:val="none" w:sz="0" w:space="0" w:color="auto"/>
                                <w:bottom w:val="none" w:sz="0" w:space="0" w:color="auto"/>
                                <w:right w:val="none" w:sz="0" w:space="0" w:color="auto"/>
                              </w:divBdr>
                              <w:divsChild>
                                <w:div w:id="33365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054967">
              <w:marLeft w:val="0"/>
              <w:marRight w:val="0"/>
              <w:marTop w:val="0"/>
              <w:marBottom w:val="0"/>
              <w:divBdr>
                <w:top w:val="none" w:sz="0" w:space="0" w:color="auto"/>
                <w:left w:val="none" w:sz="0" w:space="0" w:color="auto"/>
                <w:bottom w:val="none" w:sz="0" w:space="0" w:color="auto"/>
                <w:right w:val="none" w:sz="0" w:space="0" w:color="auto"/>
              </w:divBdr>
              <w:divsChild>
                <w:div w:id="134301627">
                  <w:marLeft w:val="0"/>
                  <w:marRight w:val="0"/>
                  <w:marTop w:val="0"/>
                  <w:marBottom w:val="0"/>
                  <w:divBdr>
                    <w:top w:val="none" w:sz="0" w:space="0" w:color="auto"/>
                    <w:left w:val="none" w:sz="0" w:space="0" w:color="auto"/>
                    <w:bottom w:val="none" w:sz="0" w:space="0" w:color="auto"/>
                    <w:right w:val="none" w:sz="0" w:space="0" w:color="auto"/>
                  </w:divBdr>
                  <w:divsChild>
                    <w:div w:id="47921767">
                      <w:marLeft w:val="0"/>
                      <w:marRight w:val="0"/>
                      <w:marTop w:val="0"/>
                      <w:marBottom w:val="0"/>
                      <w:divBdr>
                        <w:top w:val="none" w:sz="0" w:space="0" w:color="auto"/>
                        <w:left w:val="none" w:sz="0" w:space="0" w:color="auto"/>
                        <w:bottom w:val="none" w:sz="0" w:space="0" w:color="auto"/>
                        <w:right w:val="none" w:sz="0" w:space="0" w:color="auto"/>
                      </w:divBdr>
                      <w:divsChild>
                        <w:div w:id="2014650614">
                          <w:marLeft w:val="0"/>
                          <w:marRight w:val="0"/>
                          <w:marTop w:val="0"/>
                          <w:marBottom w:val="0"/>
                          <w:divBdr>
                            <w:top w:val="none" w:sz="0" w:space="0" w:color="auto"/>
                            <w:left w:val="none" w:sz="0" w:space="0" w:color="auto"/>
                            <w:bottom w:val="none" w:sz="0" w:space="0" w:color="auto"/>
                            <w:right w:val="none" w:sz="0" w:space="0" w:color="auto"/>
                          </w:divBdr>
                          <w:divsChild>
                            <w:div w:id="95449893">
                              <w:marLeft w:val="0"/>
                              <w:marRight w:val="0"/>
                              <w:marTop w:val="0"/>
                              <w:marBottom w:val="0"/>
                              <w:divBdr>
                                <w:top w:val="none" w:sz="0" w:space="0" w:color="auto"/>
                                <w:left w:val="none" w:sz="0" w:space="0" w:color="auto"/>
                                <w:bottom w:val="none" w:sz="0" w:space="0" w:color="auto"/>
                                <w:right w:val="none" w:sz="0" w:space="0" w:color="auto"/>
                              </w:divBdr>
                              <w:divsChild>
                                <w:div w:id="15688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279149">
              <w:marLeft w:val="0"/>
              <w:marRight w:val="0"/>
              <w:marTop w:val="0"/>
              <w:marBottom w:val="0"/>
              <w:divBdr>
                <w:top w:val="none" w:sz="0" w:space="0" w:color="auto"/>
                <w:left w:val="none" w:sz="0" w:space="0" w:color="auto"/>
                <w:bottom w:val="none" w:sz="0" w:space="0" w:color="auto"/>
                <w:right w:val="none" w:sz="0" w:space="0" w:color="auto"/>
              </w:divBdr>
              <w:divsChild>
                <w:div w:id="1803307635">
                  <w:marLeft w:val="0"/>
                  <w:marRight w:val="0"/>
                  <w:marTop w:val="0"/>
                  <w:marBottom w:val="0"/>
                  <w:divBdr>
                    <w:top w:val="none" w:sz="0" w:space="0" w:color="auto"/>
                    <w:left w:val="none" w:sz="0" w:space="0" w:color="auto"/>
                    <w:bottom w:val="none" w:sz="0" w:space="0" w:color="auto"/>
                    <w:right w:val="none" w:sz="0" w:space="0" w:color="auto"/>
                  </w:divBdr>
                  <w:divsChild>
                    <w:div w:id="1360744683">
                      <w:marLeft w:val="0"/>
                      <w:marRight w:val="0"/>
                      <w:marTop w:val="0"/>
                      <w:marBottom w:val="0"/>
                      <w:divBdr>
                        <w:top w:val="none" w:sz="0" w:space="0" w:color="auto"/>
                        <w:left w:val="none" w:sz="0" w:space="0" w:color="auto"/>
                        <w:bottom w:val="none" w:sz="0" w:space="0" w:color="auto"/>
                        <w:right w:val="none" w:sz="0" w:space="0" w:color="auto"/>
                      </w:divBdr>
                      <w:divsChild>
                        <w:div w:id="1290742702">
                          <w:marLeft w:val="0"/>
                          <w:marRight w:val="0"/>
                          <w:marTop w:val="0"/>
                          <w:marBottom w:val="0"/>
                          <w:divBdr>
                            <w:top w:val="none" w:sz="0" w:space="0" w:color="auto"/>
                            <w:left w:val="none" w:sz="0" w:space="0" w:color="auto"/>
                            <w:bottom w:val="none" w:sz="0" w:space="0" w:color="auto"/>
                            <w:right w:val="none" w:sz="0" w:space="0" w:color="auto"/>
                          </w:divBdr>
                          <w:divsChild>
                            <w:div w:id="1842236480">
                              <w:marLeft w:val="0"/>
                              <w:marRight w:val="0"/>
                              <w:marTop w:val="0"/>
                              <w:marBottom w:val="0"/>
                              <w:divBdr>
                                <w:top w:val="none" w:sz="0" w:space="0" w:color="auto"/>
                                <w:left w:val="none" w:sz="0" w:space="0" w:color="auto"/>
                                <w:bottom w:val="none" w:sz="0" w:space="0" w:color="auto"/>
                                <w:right w:val="none" w:sz="0" w:space="0" w:color="auto"/>
                              </w:divBdr>
                              <w:divsChild>
                                <w:div w:id="16850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9913468">
              <w:marLeft w:val="0"/>
              <w:marRight w:val="0"/>
              <w:marTop w:val="0"/>
              <w:marBottom w:val="0"/>
              <w:divBdr>
                <w:top w:val="none" w:sz="0" w:space="0" w:color="auto"/>
                <w:left w:val="none" w:sz="0" w:space="0" w:color="auto"/>
                <w:bottom w:val="none" w:sz="0" w:space="0" w:color="auto"/>
                <w:right w:val="none" w:sz="0" w:space="0" w:color="auto"/>
              </w:divBdr>
              <w:divsChild>
                <w:div w:id="94904621">
                  <w:marLeft w:val="0"/>
                  <w:marRight w:val="0"/>
                  <w:marTop w:val="0"/>
                  <w:marBottom w:val="0"/>
                  <w:divBdr>
                    <w:top w:val="none" w:sz="0" w:space="0" w:color="auto"/>
                    <w:left w:val="none" w:sz="0" w:space="0" w:color="auto"/>
                    <w:bottom w:val="none" w:sz="0" w:space="0" w:color="auto"/>
                    <w:right w:val="none" w:sz="0" w:space="0" w:color="auto"/>
                  </w:divBdr>
                  <w:divsChild>
                    <w:div w:id="1625429517">
                      <w:marLeft w:val="0"/>
                      <w:marRight w:val="0"/>
                      <w:marTop w:val="0"/>
                      <w:marBottom w:val="0"/>
                      <w:divBdr>
                        <w:top w:val="none" w:sz="0" w:space="0" w:color="auto"/>
                        <w:left w:val="none" w:sz="0" w:space="0" w:color="auto"/>
                        <w:bottom w:val="none" w:sz="0" w:space="0" w:color="auto"/>
                        <w:right w:val="none" w:sz="0" w:space="0" w:color="auto"/>
                      </w:divBdr>
                      <w:divsChild>
                        <w:div w:id="99221963">
                          <w:marLeft w:val="0"/>
                          <w:marRight w:val="0"/>
                          <w:marTop w:val="0"/>
                          <w:marBottom w:val="0"/>
                          <w:divBdr>
                            <w:top w:val="none" w:sz="0" w:space="0" w:color="auto"/>
                            <w:left w:val="none" w:sz="0" w:space="0" w:color="auto"/>
                            <w:bottom w:val="none" w:sz="0" w:space="0" w:color="auto"/>
                            <w:right w:val="none" w:sz="0" w:space="0" w:color="auto"/>
                          </w:divBdr>
                          <w:divsChild>
                            <w:div w:id="750734885">
                              <w:marLeft w:val="0"/>
                              <w:marRight w:val="0"/>
                              <w:marTop w:val="0"/>
                              <w:marBottom w:val="0"/>
                              <w:divBdr>
                                <w:top w:val="none" w:sz="0" w:space="0" w:color="auto"/>
                                <w:left w:val="none" w:sz="0" w:space="0" w:color="auto"/>
                                <w:bottom w:val="none" w:sz="0" w:space="0" w:color="auto"/>
                                <w:right w:val="none" w:sz="0" w:space="0" w:color="auto"/>
                              </w:divBdr>
                              <w:divsChild>
                                <w:div w:id="137831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752628">
              <w:marLeft w:val="0"/>
              <w:marRight w:val="0"/>
              <w:marTop w:val="0"/>
              <w:marBottom w:val="0"/>
              <w:divBdr>
                <w:top w:val="none" w:sz="0" w:space="0" w:color="auto"/>
                <w:left w:val="none" w:sz="0" w:space="0" w:color="auto"/>
                <w:bottom w:val="none" w:sz="0" w:space="0" w:color="auto"/>
                <w:right w:val="none" w:sz="0" w:space="0" w:color="auto"/>
              </w:divBdr>
              <w:divsChild>
                <w:div w:id="535117711">
                  <w:marLeft w:val="0"/>
                  <w:marRight w:val="0"/>
                  <w:marTop w:val="0"/>
                  <w:marBottom w:val="0"/>
                  <w:divBdr>
                    <w:top w:val="none" w:sz="0" w:space="0" w:color="auto"/>
                    <w:left w:val="none" w:sz="0" w:space="0" w:color="auto"/>
                    <w:bottom w:val="none" w:sz="0" w:space="0" w:color="auto"/>
                    <w:right w:val="none" w:sz="0" w:space="0" w:color="auto"/>
                  </w:divBdr>
                  <w:divsChild>
                    <w:div w:id="1290429184">
                      <w:marLeft w:val="0"/>
                      <w:marRight w:val="0"/>
                      <w:marTop w:val="0"/>
                      <w:marBottom w:val="0"/>
                      <w:divBdr>
                        <w:top w:val="none" w:sz="0" w:space="0" w:color="auto"/>
                        <w:left w:val="none" w:sz="0" w:space="0" w:color="auto"/>
                        <w:bottom w:val="none" w:sz="0" w:space="0" w:color="auto"/>
                        <w:right w:val="none" w:sz="0" w:space="0" w:color="auto"/>
                      </w:divBdr>
                      <w:divsChild>
                        <w:div w:id="1849056858">
                          <w:marLeft w:val="0"/>
                          <w:marRight w:val="0"/>
                          <w:marTop w:val="0"/>
                          <w:marBottom w:val="0"/>
                          <w:divBdr>
                            <w:top w:val="none" w:sz="0" w:space="0" w:color="auto"/>
                            <w:left w:val="none" w:sz="0" w:space="0" w:color="auto"/>
                            <w:bottom w:val="none" w:sz="0" w:space="0" w:color="auto"/>
                            <w:right w:val="none" w:sz="0" w:space="0" w:color="auto"/>
                          </w:divBdr>
                          <w:divsChild>
                            <w:div w:id="1090083726">
                              <w:marLeft w:val="0"/>
                              <w:marRight w:val="0"/>
                              <w:marTop w:val="0"/>
                              <w:marBottom w:val="0"/>
                              <w:divBdr>
                                <w:top w:val="none" w:sz="0" w:space="0" w:color="auto"/>
                                <w:left w:val="none" w:sz="0" w:space="0" w:color="auto"/>
                                <w:bottom w:val="none" w:sz="0" w:space="0" w:color="auto"/>
                                <w:right w:val="none" w:sz="0" w:space="0" w:color="auto"/>
                              </w:divBdr>
                              <w:divsChild>
                                <w:div w:id="1783694665">
                                  <w:marLeft w:val="0"/>
                                  <w:marRight w:val="0"/>
                                  <w:marTop w:val="0"/>
                                  <w:marBottom w:val="0"/>
                                  <w:divBdr>
                                    <w:top w:val="none" w:sz="0" w:space="0" w:color="auto"/>
                                    <w:left w:val="none" w:sz="0" w:space="0" w:color="auto"/>
                                    <w:bottom w:val="none" w:sz="0" w:space="0" w:color="auto"/>
                                    <w:right w:val="none" w:sz="0" w:space="0" w:color="auto"/>
                                  </w:divBdr>
                                </w:div>
                                <w:div w:id="117861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092701">
              <w:marLeft w:val="0"/>
              <w:marRight w:val="0"/>
              <w:marTop w:val="0"/>
              <w:marBottom w:val="0"/>
              <w:divBdr>
                <w:top w:val="none" w:sz="0" w:space="0" w:color="auto"/>
                <w:left w:val="none" w:sz="0" w:space="0" w:color="auto"/>
                <w:bottom w:val="none" w:sz="0" w:space="0" w:color="auto"/>
                <w:right w:val="none" w:sz="0" w:space="0" w:color="auto"/>
              </w:divBdr>
            </w:div>
            <w:div w:id="1696811384">
              <w:marLeft w:val="0"/>
              <w:marRight w:val="0"/>
              <w:marTop w:val="0"/>
              <w:marBottom w:val="0"/>
              <w:divBdr>
                <w:top w:val="none" w:sz="0" w:space="0" w:color="auto"/>
                <w:left w:val="none" w:sz="0" w:space="0" w:color="auto"/>
                <w:bottom w:val="none" w:sz="0" w:space="0" w:color="auto"/>
                <w:right w:val="none" w:sz="0" w:space="0" w:color="auto"/>
              </w:divBdr>
            </w:div>
            <w:div w:id="791289526">
              <w:marLeft w:val="0"/>
              <w:marRight w:val="0"/>
              <w:marTop w:val="0"/>
              <w:marBottom w:val="0"/>
              <w:divBdr>
                <w:top w:val="none" w:sz="0" w:space="0" w:color="auto"/>
                <w:left w:val="none" w:sz="0" w:space="0" w:color="auto"/>
                <w:bottom w:val="none" w:sz="0" w:space="0" w:color="auto"/>
                <w:right w:val="none" w:sz="0" w:space="0" w:color="auto"/>
              </w:divBdr>
            </w:div>
            <w:div w:id="1916235248">
              <w:marLeft w:val="0"/>
              <w:marRight w:val="0"/>
              <w:marTop w:val="0"/>
              <w:marBottom w:val="0"/>
              <w:divBdr>
                <w:top w:val="none" w:sz="0" w:space="0" w:color="auto"/>
                <w:left w:val="none" w:sz="0" w:space="0" w:color="auto"/>
                <w:bottom w:val="none" w:sz="0" w:space="0" w:color="auto"/>
                <w:right w:val="none" w:sz="0" w:space="0" w:color="auto"/>
              </w:divBdr>
              <w:divsChild>
                <w:div w:id="1781803421">
                  <w:marLeft w:val="0"/>
                  <w:marRight w:val="0"/>
                  <w:marTop w:val="0"/>
                  <w:marBottom w:val="0"/>
                  <w:divBdr>
                    <w:top w:val="none" w:sz="0" w:space="0" w:color="auto"/>
                    <w:left w:val="none" w:sz="0" w:space="0" w:color="auto"/>
                    <w:bottom w:val="none" w:sz="0" w:space="0" w:color="auto"/>
                    <w:right w:val="none" w:sz="0" w:space="0" w:color="auto"/>
                  </w:divBdr>
                  <w:divsChild>
                    <w:div w:id="570846432">
                      <w:marLeft w:val="0"/>
                      <w:marRight w:val="0"/>
                      <w:marTop w:val="0"/>
                      <w:marBottom w:val="0"/>
                      <w:divBdr>
                        <w:top w:val="none" w:sz="0" w:space="0" w:color="auto"/>
                        <w:left w:val="none" w:sz="0" w:space="0" w:color="auto"/>
                        <w:bottom w:val="none" w:sz="0" w:space="0" w:color="auto"/>
                        <w:right w:val="none" w:sz="0" w:space="0" w:color="auto"/>
                      </w:divBdr>
                      <w:divsChild>
                        <w:div w:id="1173834471">
                          <w:marLeft w:val="0"/>
                          <w:marRight w:val="0"/>
                          <w:marTop w:val="0"/>
                          <w:marBottom w:val="0"/>
                          <w:divBdr>
                            <w:top w:val="none" w:sz="0" w:space="0" w:color="auto"/>
                            <w:left w:val="none" w:sz="0" w:space="0" w:color="auto"/>
                            <w:bottom w:val="none" w:sz="0" w:space="0" w:color="auto"/>
                            <w:right w:val="none" w:sz="0" w:space="0" w:color="auto"/>
                          </w:divBdr>
                          <w:divsChild>
                            <w:div w:id="569192259">
                              <w:marLeft w:val="0"/>
                              <w:marRight w:val="0"/>
                              <w:marTop w:val="0"/>
                              <w:marBottom w:val="0"/>
                              <w:divBdr>
                                <w:top w:val="none" w:sz="0" w:space="0" w:color="auto"/>
                                <w:left w:val="none" w:sz="0" w:space="0" w:color="auto"/>
                                <w:bottom w:val="none" w:sz="0" w:space="0" w:color="auto"/>
                                <w:right w:val="none" w:sz="0" w:space="0" w:color="auto"/>
                              </w:divBdr>
                              <w:divsChild>
                                <w:div w:id="104316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835697">
              <w:marLeft w:val="0"/>
              <w:marRight w:val="0"/>
              <w:marTop w:val="0"/>
              <w:marBottom w:val="0"/>
              <w:divBdr>
                <w:top w:val="none" w:sz="0" w:space="0" w:color="auto"/>
                <w:left w:val="none" w:sz="0" w:space="0" w:color="auto"/>
                <w:bottom w:val="none" w:sz="0" w:space="0" w:color="auto"/>
                <w:right w:val="none" w:sz="0" w:space="0" w:color="auto"/>
              </w:divBdr>
              <w:divsChild>
                <w:div w:id="281420432">
                  <w:marLeft w:val="0"/>
                  <w:marRight w:val="0"/>
                  <w:marTop w:val="0"/>
                  <w:marBottom w:val="0"/>
                  <w:divBdr>
                    <w:top w:val="none" w:sz="0" w:space="0" w:color="auto"/>
                    <w:left w:val="none" w:sz="0" w:space="0" w:color="auto"/>
                    <w:bottom w:val="none" w:sz="0" w:space="0" w:color="auto"/>
                    <w:right w:val="none" w:sz="0" w:space="0" w:color="auto"/>
                  </w:divBdr>
                  <w:divsChild>
                    <w:div w:id="165097833">
                      <w:marLeft w:val="0"/>
                      <w:marRight w:val="0"/>
                      <w:marTop w:val="0"/>
                      <w:marBottom w:val="0"/>
                      <w:divBdr>
                        <w:top w:val="none" w:sz="0" w:space="0" w:color="auto"/>
                        <w:left w:val="none" w:sz="0" w:space="0" w:color="auto"/>
                        <w:bottom w:val="none" w:sz="0" w:space="0" w:color="auto"/>
                        <w:right w:val="none" w:sz="0" w:space="0" w:color="auto"/>
                      </w:divBdr>
                      <w:divsChild>
                        <w:div w:id="1488472720">
                          <w:marLeft w:val="0"/>
                          <w:marRight w:val="0"/>
                          <w:marTop w:val="0"/>
                          <w:marBottom w:val="0"/>
                          <w:divBdr>
                            <w:top w:val="none" w:sz="0" w:space="0" w:color="auto"/>
                            <w:left w:val="none" w:sz="0" w:space="0" w:color="auto"/>
                            <w:bottom w:val="none" w:sz="0" w:space="0" w:color="auto"/>
                            <w:right w:val="none" w:sz="0" w:space="0" w:color="auto"/>
                          </w:divBdr>
                          <w:divsChild>
                            <w:div w:id="2131706770">
                              <w:marLeft w:val="0"/>
                              <w:marRight w:val="0"/>
                              <w:marTop w:val="0"/>
                              <w:marBottom w:val="0"/>
                              <w:divBdr>
                                <w:top w:val="none" w:sz="0" w:space="0" w:color="auto"/>
                                <w:left w:val="none" w:sz="0" w:space="0" w:color="auto"/>
                                <w:bottom w:val="none" w:sz="0" w:space="0" w:color="auto"/>
                                <w:right w:val="none" w:sz="0" w:space="0" w:color="auto"/>
                              </w:divBdr>
                              <w:divsChild>
                                <w:div w:id="91875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585340">
              <w:marLeft w:val="0"/>
              <w:marRight w:val="0"/>
              <w:marTop w:val="0"/>
              <w:marBottom w:val="0"/>
              <w:divBdr>
                <w:top w:val="none" w:sz="0" w:space="0" w:color="auto"/>
                <w:left w:val="none" w:sz="0" w:space="0" w:color="auto"/>
                <w:bottom w:val="none" w:sz="0" w:space="0" w:color="auto"/>
                <w:right w:val="none" w:sz="0" w:space="0" w:color="auto"/>
              </w:divBdr>
              <w:divsChild>
                <w:div w:id="1394887759">
                  <w:marLeft w:val="0"/>
                  <w:marRight w:val="0"/>
                  <w:marTop w:val="0"/>
                  <w:marBottom w:val="0"/>
                  <w:divBdr>
                    <w:top w:val="none" w:sz="0" w:space="0" w:color="auto"/>
                    <w:left w:val="none" w:sz="0" w:space="0" w:color="auto"/>
                    <w:bottom w:val="none" w:sz="0" w:space="0" w:color="auto"/>
                    <w:right w:val="none" w:sz="0" w:space="0" w:color="auto"/>
                  </w:divBdr>
                  <w:divsChild>
                    <w:div w:id="1167983311">
                      <w:marLeft w:val="0"/>
                      <w:marRight w:val="0"/>
                      <w:marTop w:val="0"/>
                      <w:marBottom w:val="0"/>
                      <w:divBdr>
                        <w:top w:val="none" w:sz="0" w:space="0" w:color="auto"/>
                        <w:left w:val="none" w:sz="0" w:space="0" w:color="auto"/>
                        <w:bottom w:val="none" w:sz="0" w:space="0" w:color="auto"/>
                        <w:right w:val="none" w:sz="0" w:space="0" w:color="auto"/>
                      </w:divBdr>
                      <w:divsChild>
                        <w:div w:id="803356194">
                          <w:marLeft w:val="0"/>
                          <w:marRight w:val="0"/>
                          <w:marTop w:val="0"/>
                          <w:marBottom w:val="0"/>
                          <w:divBdr>
                            <w:top w:val="none" w:sz="0" w:space="0" w:color="auto"/>
                            <w:left w:val="none" w:sz="0" w:space="0" w:color="auto"/>
                            <w:bottom w:val="none" w:sz="0" w:space="0" w:color="auto"/>
                            <w:right w:val="none" w:sz="0" w:space="0" w:color="auto"/>
                          </w:divBdr>
                          <w:divsChild>
                            <w:div w:id="1475760792">
                              <w:marLeft w:val="0"/>
                              <w:marRight w:val="0"/>
                              <w:marTop w:val="0"/>
                              <w:marBottom w:val="0"/>
                              <w:divBdr>
                                <w:top w:val="none" w:sz="0" w:space="0" w:color="auto"/>
                                <w:left w:val="none" w:sz="0" w:space="0" w:color="auto"/>
                                <w:bottom w:val="none" w:sz="0" w:space="0" w:color="auto"/>
                                <w:right w:val="none" w:sz="0" w:space="0" w:color="auto"/>
                              </w:divBdr>
                              <w:divsChild>
                                <w:div w:id="73204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769381">
              <w:marLeft w:val="0"/>
              <w:marRight w:val="0"/>
              <w:marTop w:val="0"/>
              <w:marBottom w:val="0"/>
              <w:divBdr>
                <w:top w:val="none" w:sz="0" w:space="0" w:color="auto"/>
                <w:left w:val="none" w:sz="0" w:space="0" w:color="auto"/>
                <w:bottom w:val="none" w:sz="0" w:space="0" w:color="auto"/>
                <w:right w:val="none" w:sz="0" w:space="0" w:color="auto"/>
              </w:divBdr>
              <w:divsChild>
                <w:div w:id="587272226">
                  <w:marLeft w:val="0"/>
                  <w:marRight w:val="0"/>
                  <w:marTop w:val="0"/>
                  <w:marBottom w:val="0"/>
                  <w:divBdr>
                    <w:top w:val="none" w:sz="0" w:space="0" w:color="auto"/>
                    <w:left w:val="none" w:sz="0" w:space="0" w:color="auto"/>
                    <w:bottom w:val="none" w:sz="0" w:space="0" w:color="auto"/>
                    <w:right w:val="none" w:sz="0" w:space="0" w:color="auto"/>
                  </w:divBdr>
                  <w:divsChild>
                    <w:div w:id="2004578793">
                      <w:marLeft w:val="0"/>
                      <w:marRight w:val="0"/>
                      <w:marTop w:val="0"/>
                      <w:marBottom w:val="0"/>
                      <w:divBdr>
                        <w:top w:val="none" w:sz="0" w:space="0" w:color="auto"/>
                        <w:left w:val="none" w:sz="0" w:space="0" w:color="auto"/>
                        <w:bottom w:val="none" w:sz="0" w:space="0" w:color="auto"/>
                        <w:right w:val="none" w:sz="0" w:space="0" w:color="auto"/>
                      </w:divBdr>
                      <w:divsChild>
                        <w:div w:id="1059203475">
                          <w:marLeft w:val="0"/>
                          <w:marRight w:val="0"/>
                          <w:marTop w:val="0"/>
                          <w:marBottom w:val="0"/>
                          <w:divBdr>
                            <w:top w:val="none" w:sz="0" w:space="0" w:color="auto"/>
                            <w:left w:val="none" w:sz="0" w:space="0" w:color="auto"/>
                            <w:bottom w:val="none" w:sz="0" w:space="0" w:color="auto"/>
                            <w:right w:val="none" w:sz="0" w:space="0" w:color="auto"/>
                          </w:divBdr>
                          <w:divsChild>
                            <w:div w:id="6492346">
                              <w:marLeft w:val="0"/>
                              <w:marRight w:val="0"/>
                              <w:marTop w:val="0"/>
                              <w:marBottom w:val="0"/>
                              <w:divBdr>
                                <w:top w:val="none" w:sz="0" w:space="0" w:color="auto"/>
                                <w:left w:val="none" w:sz="0" w:space="0" w:color="auto"/>
                                <w:bottom w:val="none" w:sz="0" w:space="0" w:color="auto"/>
                                <w:right w:val="none" w:sz="0" w:space="0" w:color="auto"/>
                              </w:divBdr>
                              <w:divsChild>
                                <w:div w:id="44874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061671">
              <w:marLeft w:val="0"/>
              <w:marRight w:val="0"/>
              <w:marTop w:val="0"/>
              <w:marBottom w:val="0"/>
              <w:divBdr>
                <w:top w:val="none" w:sz="0" w:space="0" w:color="auto"/>
                <w:left w:val="none" w:sz="0" w:space="0" w:color="auto"/>
                <w:bottom w:val="none" w:sz="0" w:space="0" w:color="auto"/>
                <w:right w:val="none" w:sz="0" w:space="0" w:color="auto"/>
              </w:divBdr>
            </w:div>
            <w:div w:id="1019699571">
              <w:marLeft w:val="0"/>
              <w:marRight w:val="0"/>
              <w:marTop w:val="0"/>
              <w:marBottom w:val="0"/>
              <w:divBdr>
                <w:top w:val="none" w:sz="0" w:space="0" w:color="auto"/>
                <w:left w:val="none" w:sz="0" w:space="0" w:color="auto"/>
                <w:bottom w:val="none" w:sz="0" w:space="0" w:color="auto"/>
                <w:right w:val="none" w:sz="0" w:space="0" w:color="auto"/>
              </w:divBdr>
              <w:divsChild>
                <w:div w:id="287397815">
                  <w:marLeft w:val="0"/>
                  <w:marRight w:val="0"/>
                  <w:marTop w:val="0"/>
                  <w:marBottom w:val="0"/>
                  <w:divBdr>
                    <w:top w:val="none" w:sz="0" w:space="0" w:color="auto"/>
                    <w:left w:val="none" w:sz="0" w:space="0" w:color="auto"/>
                    <w:bottom w:val="none" w:sz="0" w:space="0" w:color="auto"/>
                    <w:right w:val="none" w:sz="0" w:space="0" w:color="auto"/>
                  </w:divBdr>
                  <w:divsChild>
                    <w:div w:id="1257326427">
                      <w:marLeft w:val="0"/>
                      <w:marRight w:val="0"/>
                      <w:marTop w:val="0"/>
                      <w:marBottom w:val="0"/>
                      <w:divBdr>
                        <w:top w:val="none" w:sz="0" w:space="0" w:color="auto"/>
                        <w:left w:val="none" w:sz="0" w:space="0" w:color="auto"/>
                        <w:bottom w:val="none" w:sz="0" w:space="0" w:color="auto"/>
                        <w:right w:val="none" w:sz="0" w:space="0" w:color="auto"/>
                      </w:divBdr>
                      <w:divsChild>
                        <w:div w:id="1454710915">
                          <w:marLeft w:val="0"/>
                          <w:marRight w:val="0"/>
                          <w:marTop w:val="0"/>
                          <w:marBottom w:val="0"/>
                          <w:divBdr>
                            <w:top w:val="none" w:sz="0" w:space="0" w:color="auto"/>
                            <w:left w:val="none" w:sz="0" w:space="0" w:color="auto"/>
                            <w:bottom w:val="none" w:sz="0" w:space="0" w:color="auto"/>
                            <w:right w:val="none" w:sz="0" w:space="0" w:color="auto"/>
                          </w:divBdr>
                          <w:divsChild>
                            <w:div w:id="856233003">
                              <w:marLeft w:val="0"/>
                              <w:marRight w:val="0"/>
                              <w:marTop w:val="0"/>
                              <w:marBottom w:val="0"/>
                              <w:divBdr>
                                <w:top w:val="none" w:sz="0" w:space="0" w:color="auto"/>
                                <w:left w:val="none" w:sz="0" w:space="0" w:color="auto"/>
                                <w:bottom w:val="none" w:sz="0" w:space="0" w:color="auto"/>
                                <w:right w:val="none" w:sz="0" w:space="0" w:color="auto"/>
                              </w:divBdr>
                              <w:divsChild>
                                <w:div w:id="1232422426">
                                  <w:marLeft w:val="0"/>
                                  <w:marRight w:val="0"/>
                                  <w:marTop w:val="0"/>
                                  <w:marBottom w:val="0"/>
                                  <w:divBdr>
                                    <w:top w:val="none" w:sz="0" w:space="0" w:color="auto"/>
                                    <w:left w:val="none" w:sz="0" w:space="0" w:color="auto"/>
                                    <w:bottom w:val="none" w:sz="0" w:space="0" w:color="auto"/>
                                    <w:right w:val="none" w:sz="0" w:space="0" w:color="auto"/>
                                  </w:divBdr>
                                </w:div>
                                <w:div w:id="13501165">
                                  <w:marLeft w:val="0"/>
                                  <w:marRight w:val="0"/>
                                  <w:marTop w:val="0"/>
                                  <w:marBottom w:val="0"/>
                                  <w:divBdr>
                                    <w:top w:val="none" w:sz="0" w:space="0" w:color="auto"/>
                                    <w:left w:val="none" w:sz="0" w:space="0" w:color="auto"/>
                                    <w:bottom w:val="none" w:sz="0" w:space="0" w:color="auto"/>
                                    <w:right w:val="none" w:sz="0" w:space="0" w:color="auto"/>
                                  </w:divBdr>
                                </w:div>
                                <w:div w:id="1152064880">
                                  <w:marLeft w:val="0"/>
                                  <w:marRight w:val="0"/>
                                  <w:marTop w:val="0"/>
                                  <w:marBottom w:val="0"/>
                                  <w:divBdr>
                                    <w:top w:val="none" w:sz="0" w:space="0" w:color="auto"/>
                                    <w:left w:val="none" w:sz="0" w:space="0" w:color="auto"/>
                                    <w:bottom w:val="none" w:sz="0" w:space="0" w:color="auto"/>
                                    <w:right w:val="none" w:sz="0" w:space="0" w:color="auto"/>
                                  </w:divBdr>
                                </w:div>
                                <w:div w:id="1643921967">
                                  <w:marLeft w:val="0"/>
                                  <w:marRight w:val="0"/>
                                  <w:marTop w:val="0"/>
                                  <w:marBottom w:val="0"/>
                                  <w:divBdr>
                                    <w:top w:val="none" w:sz="0" w:space="0" w:color="auto"/>
                                    <w:left w:val="none" w:sz="0" w:space="0" w:color="auto"/>
                                    <w:bottom w:val="none" w:sz="0" w:space="0" w:color="auto"/>
                                    <w:right w:val="none" w:sz="0" w:space="0" w:color="auto"/>
                                  </w:divBdr>
                                </w:div>
                                <w:div w:id="485515208">
                                  <w:marLeft w:val="0"/>
                                  <w:marRight w:val="0"/>
                                  <w:marTop w:val="0"/>
                                  <w:marBottom w:val="0"/>
                                  <w:divBdr>
                                    <w:top w:val="none" w:sz="0" w:space="0" w:color="auto"/>
                                    <w:left w:val="none" w:sz="0" w:space="0" w:color="auto"/>
                                    <w:bottom w:val="none" w:sz="0" w:space="0" w:color="auto"/>
                                    <w:right w:val="none" w:sz="0" w:space="0" w:color="auto"/>
                                  </w:divBdr>
                                </w:div>
                                <w:div w:id="793402699">
                                  <w:marLeft w:val="0"/>
                                  <w:marRight w:val="0"/>
                                  <w:marTop w:val="0"/>
                                  <w:marBottom w:val="0"/>
                                  <w:divBdr>
                                    <w:top w:val="none" w:sz="0" w:space="0" w:color="auto"/>
                                    <w:left w:val="none" w:sz="0" w:space="0" w:color="auto"/>
                                    <w:bottom w:val="none" w:sz="0" w:space="0" w:color="auto"/>
                                    <w:right w:val="none" w:sz="0" w:space="0" w:color="auto"/>
                                  </w:divBdr>
                                </w:div>
                                <w:div w:id="1011224162">
                                  <w:marLeft w:val="0"/>
                                  <w:marRight w:val="0"/>
                                  <w:marTop w:val="0"/>
                                  <w:marBottom w:val="0"/>
                                  <w:divBdr>
                                    <w:top w:val="none" w:sz="0" w:space="0" w:color="auto"/>
                                    <w:left w:val="none" w:sz="0" w:space="0" w:color="auto"/>
                                    <w:bottom w:val="none" w:sz="0" w:space="0" w:color="auto"/>
                                    <w:right w:val="none" w:sz="0" w:space="0" w:color="auto"/>
                                  </w:divBdr>
                                </w:div>
                                <w:div w:id="1382751726">
                                  <w:marLeft w:val="0"/>
                                  <w:marRight w:val="0"/>
                                  <w:marTop w:val="0"/>
                                  <w:marBottom w:val="0"/>
                                  <w:divBdr>
                                    <w:top w:val="none" w:sz="0" w:space="0" w:color="auto"/>
                                    <w:left w:val="none" w:sz="0" w:space="0" w:color="auto"/>
                                    <w:bottom w:val="none" w:sz="0" w:space="0" w:color="auto"/>
                                    <w:right w:val="none" w:sz="0" w:space="0" w:color="auto"/>
                                  </w:divBdr>
                                </w:div>
                                <w:div w:id="902059976">
                                  <w:marLeft w:val="0"/>
                                  <w:marRight w:val="0"/>
                                  <w:marTop w:val="0"/>
                                  <w:marBottom w:val="0"/>
                                  <w:divBdr>
                                    <w:top w:val="none" w:sz="0" w:space="0" w:color="auto"/>
                                    <w:left w:val="none" w:sz="0" w:space="0" w:color="auto"/>
                                    <w:bottom w:val="none" w:sz="0" w:space="0" w:color="auto"/>
                                    <w:right w:val="none" w:sz="0" w:space="0" w:color="auto"/>
                                  </w:divBdr>
                                </w:div>
                                <w:div w:id="1192065119">
                                  <w:marLeft w:val="0"/>
                                  <w:marRight w:val="0"/>
                                  <w:marTop w:val="0"/>
                                  <w:marBottom w:val="0"/>
                                  <w:divBdr>
                                    <w:top w:val="none" w:sz="0" w:space="0" w:color="auto"/>
                                    <w:left w:val="none" w:sz="0" w:space="0" w:color="auto"/>
                                    <w:bottom w:val="none" w:sz="0" w:space="0" w:color="auto"/>
                                    <w:right w:val="none" w:sz="0" w:space="0" w:color="auto"/>
                                  </w:divBdr>
                                </w:div>
                                <w:div w:id="151146237">
                                  <w:marLeft w:val="0"/>
                                  <w:marRight w:val="0"/>
                                  <w:marTop w:val="0"/>
                                  <w:marBottom w:val="0"/>
                                  <w:divBdr>
                                    <w:top w:val="none" w:sz="0" w:space="0" w:color="auto"/>
                                    <w:left w:val="none" w:sz="0" w:space="0" w:color="auto"/>
                                    <w:bottom w:val="none" w:sz="0" w:space="0" w:color="auto"/>
                                    <w:right w:val="none" w:sz="0" w:space="0" w:color="auto"/>
                                  </w:divBdr>
                                </w:div>
                                <w:div w:id="1890074573">
                                  <w:marLeft w:val="0"/>
                                  <w:marRight w:val="0"/>
                                  <w:marTop w:val="0"/>
                                  <w:marBottom w:val="0"/>
                                  <w:divBdr>
                                    <w:top w:val="none" w:sz="0" w:space="0" w:color="auto"/>
                                    <w:left w:val="none" w:sz="0" w:space="0" w:color="auto"/>
                                    <w:bottom w:val="none" w:sz="0" w:space="0" w:color="auto"/>
                                    <w:right w:val="none" w:sz="0" w:space="0" w:color="auto"/>
                                  </w:divBdr>
                                </w:div>
                                <w:div w:id="1129128686">
                                  <w:marLeft w:val="0"/>
                                  <w:marRight w:val="0"/>
                                  <w:marTop w:val="0"/>
                                  <w:marBottom w:val="0"/>
                                  <w:divBdr>
                                    <w:top w:val="none" w:sz="0" w:space="0" w:color="auto"/>
                                    <w:left w:val="none" w:sz="0" w:space="0" w:color="auto"/>
                                    <w:bottom w:val="none" w:sz="0" w:space="0" w:color="auto"/>
                                    <w:right w:val="none" w:sz="0" w:space="0" w:color="auto"/>
                                  </w:divBdr>
                                </w:div>
                                <w:div w:id="452595343">
                                  <w:marLeft w:val="0"/>
                                  <w:marRight w:val="0"/>
                                  <w:marTop w:val="0"/>
                                  <w:marBottom w:val="0"/>
                                  <w:divBdr>
                                    <w:top w:val="none" w:sz="0" w:space="0" w:color="auto"/>
                                    <w:left w:val="none" w:sz="0" w:space="0" w:color="auto"/>
                                    <w:bottom w:val="none" w:sz="0" w:space="0" w:color="auto"/>
                                    <w:right w:val="none" w:sz="0" w:space="0" w:color="auto"/>
                                  </w:divBdr>
                                </w:div>
                                <w:div w:id="206450995">
                                  <w:marLeft w:val="0"/>
                                  <w:marRight w:val="0"/>
                                  <w:marTop w:val="0"/>
                                  <w:marBottom w:val="0"/>
                                  <w:divBdr>
                                    <w:top w:val="none" w:sz="0" w:space="0" w:color="auto"/>
                                    <w:left w:val="none" w:sz="0" w:space="0" w:color="auto"/>
                                    <w:bottom w:val="none" w:sz="0" w:space="0" w:color="auto"/>
                                    <w:right w:val="none" w:sz="0" w:space="0" w:color="auto"/>
                                  </w:divBdr>
                                </w:div>
                                <w:div w:id="233514835">
                                  <w:marLeft w:val="0"/>
                                  <w:marRight w:val="0"/>
                                  <w:marTop w:val="0"/>
                                  <w:marBottom w:val="0"/>
                                  <w:divBdr>
                                    <w:top w:val="none" w:sz="0" w:space="0" w:color="auto"/>
                                    <w:left w:val="none" w:sz="0" w:space="0" w:color="auto"/>
                                    <w:bottom w:val="none" w:sz="0" w:space="0" w:color="auto"/>
                                    <w:right w:val="none" w:sz="0" w:space="0" w:color="auto"/>
                                  </w:divBdr>
                                </w:div>
                                <w:div w:id="485361705">
                                  <w:marLeft w:val="0"/>
                                  <w:marRight w:val="0"/>
                                  <w:marTop w:val="0"/>
                                  <w:marBottom w:val="0"/>
                                  <w:divBdr>
                                    <w:top w:val="none" w:sz="0" w:space="0" w:color="auto"/>
                                    <w:left w:val="none" w:sz="0" w:space="0" w:color="auto"/>
                                    <w:bottom w:val="none" w:sz="0" w:space="0" w:color="auto"/>
                                    <w:right w:val="none" w:sz="0" w:space="0" w:color="auto"/>
                                  </w:divBdr>
                                </w:div>
                                <w:div w:id="370033725">
                                  <w:marLeft w:val="0"/>
                                  <w:marRight w:val="0"/>
                                  <w:marTop w:val="0"/>
                                  <w:marBottom w:val="0"/>
                                  <w:divBdr>
                                    <w:top w:val="none" w:sz="0" w:space="0" w:color="auto"/>
                                    <w:left w:val="none" w:sz="0" w:space="0" w:color="auto"/>
                                    <w:bottom w:val="none" w:sz="0" w:space="0" w:color="auto"/>
                                    <w:right w:val="none" w:sz="0" w:space="0" w:color="auto"/>
                                  </w:divBdr>
                                </w:div>
                                <w:div w:id="15161841">
                                  <w:marLeft w:val="0"/>
                                  <w:marRight w:val="0"/>
                                  <w:marTop w:val="0"/>
                                  <w:marBottom w:val="0"/>
                                  <w:divBdr>
                                    <w:top w:val="none" w:sz="0" w:space="0" w:color="auto"/>
                                    <w:left w:val="none" w:sz="0" w:space="0" w:color="auto"/>
                                    <w:bottom w:val="none" w:sz="0" w:space="0" w:color="auto"/>
                                    <w:right w:val="none" w:sz="0" w:space="0" w:color="auto"/>
                                  </w:divBdr>
                                </w:div>
                                <w:div w:id="77486545">
                                  <w:marLeft w:val="0"/>
                                  <w:marRight w:val="0"/>
                                  <w:marTop w:val="0"/>
                                  <w:marBottom w:val="0"/>
                                  <w:divBdr>
                                    <w:top w:val="none" w:sz="0" w:space="0" w:color="auto"/>
                                    <w:left w:val="none" w:sz="0" w:space="0" w:color="auto"/>
                                    <w:bottom w:val="none" w:sz="0" w:space="0" w:color="auto"/>
                                    <w:right w:val="none" w:sz="0" w:space="0" w:color="auto"/>
                                  </w:divBdr>
                                </w:div>
                                <w:div w:id="1187714538">
                                  <w:marLeft w:val="0"/>
                                  <w:marRight w:val="0"/>
                                  <w:marTop w:val="0"/>
                                  <w:marBottom w:val="0"/>
                                  <w:divBdr>
                                    <w:top w:val="none" w:sz="0" w:space="0" w:color="auto"/>
                                    <w:left w:val="none" w:sz="0" w:space="0" w:color="auto"/>
                                    <w:bottom w:val="none" w:sz="0" w:space="0" w:color="auto"/>
                                    <w:right w:val="none" w:sz="0" w:space="0" w:color="auto"/>
                                  </w:divBdr>
                                </w:div>
                                <w:div w:id="13543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0811161">
              <w:marLeft w:val="0"/>
              <w:marRight w:val="0"/>
              <w:marTop w:val="0"/>
              <w:marBottom w:val="0"/>
              <w:divBdr>
                <w:top w:val="none" w:sz="0" w:space="0" w:color="auto"/>
                <w:left w:val="none" w:sz="0" w:space="0" w:color="auto"/>
                <w:bottom w:val="none" w:sz="0" w:space="0" w:color="auto"/>
                <w:right w:val="none" w:sz="0" w:space="0" w:color="auto"/>
              </w:divBdr>
              <w:divsChild>
                <w:div w:id="1221553271">
                  <w:marLeft w:val="0"/>
                  <w:marRight w:val="0"/>
                  <w:marTop w:val="0"/>
                  <w:marBottom w:val="0"/>
                  <w:divBdr>
                    <w:top w:val="none" w:sz="0" w:space="0" w:color="auto"/>
                    <w:left w:val="none" w:sz="0" w:space="0" w:color="auto"/>
                    <w:bottom w:val="none" w:sz="0" w:space="0" w:color="auto"/>
                    <w:right w:val="none" w:sz="0" w:space="0" w:color="auto"/>
                  </w:divBdr>
                  <w:divsChild>
                    <w:div w:id="1330064409">
                      <w:marLeft w:val="0"/>
                      <w:marRight w:val="0"/>
                      <w:marTop w:val="0"/>
                      <w:marBottom w:val="0"/>
                      <w:divBdr>
                        <w:top w:val="none" w:sz="0" w:space="0" w:color="auto"/>
                        <w:left w:val="none" w:sz="0" w:space="0" w:color="auto"/>
                        <w:bottom w:val="none" w:sz="0" w:space="0" w:color="auto"/>
                        <w:right w:val="none" w:sz="0" w:space="0" w:color="auto"/>
                      </w:divBdr>
                      <w:divsChild>
                        <w:div w:id="88503016">
                          <w:marLeft w:val="0"/>
                          <w:marRight w:val="0"/>
                          <w:marTop w:val="0"/>
                          <w:marBottom w:val="0"/>
                          <w:divBdr>
                            <w:top w:val="none" w:sz="0" w:space="0" w:color="auto"/>
                            <w:left w:val="none" w:sz="0" w:space="0" w:color="auto"/>
                            <w:bottom w:val="none" w:sz="0" w:space="0" w:color="auto"/>
                            <w:right w:val="none" w:sz="0" w:space="0" w:color="auto"/>
                          </w:divBdr>
                          <w:divsChild>
                            <w:div w:id="1620843735">
                              <w:marLeft w:val="0"/>
                              <w:marRight w:val="0"/>
                              <w:marTop w:val="0"/>
                              <w:marBottom w:val="0"/>
                              <w:divBdr>
                                <w:top w:val="none" w:sz="0" w:space="0" w:color="auto"/>
                                <w:left w:val="none" w:sz="0" w:space="0" w:color="auto"/>
                                <w:bottom w:val="none" w:sz="0" w:space="0" w:color="auto"/>
                                <w:right w:val="none" w:sz="0" w:space="0" w:color="auto"/>
                              </w:divBdr>
                              <w:divsChild>
                                <w:div w:id="63572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630866">
              <w:marLeft w:val="0"/>
              <w:marRight w:val="0"/>
              <w:marTop w:val="0"/>
              <w:marBottom w:val="0"/>
              <w:divBdr>
                <w:top w:val="none" w:sz="0" w:space="0" w:color="auto"/>
                <w:left w:val="none" w:sz="0" w:space="0" w:color="auto"/>
                <w:bottom w:val="none" w:sz="0" w:space="0" w:color="auto"/>
                <w:right w:val="none" w:sz="0" w:space="0" w:color="auto"/>
              </w:divBdr>
              <w:divsChild>
                <w:div w:id="1134324080">
                  <w:marLeft w:val="0"/>
                  <w:marRight w:val="0"/>
                  <w:marTop w:val="0"/>
                  <w:marBottom w:val="0"/>
                  <w:divBdr>
                    <w:top w:val="none" w:sz="0" w:space="0" w:color="auto"/>
                    <w:left w:val="none" w:sz="0" w:space="0" w:color="auto"/>
                    <w:bottom w:val="none" w:sz="0" w:space="0" w:color="auto"/>
                    <w:right w:val="none" w:sz="0" w:space="0" w:color="auto"/>
                  </w:divBdr>
                  <w:divsChild>
                    <w:div w:id="128672256">
                      <w:marLeft w:val="0"/>
                      <w:marRight w:val="0"/>
                      <w:marTop w:val="0"/>
                      <w:marBottom w:val="0"/>
                      <w:divBdr>
                        <w:top w:val="none" w:sz="0" w:space="0" w:color="auto"/>
                        <w:left w:val="none" w:sz="0" w:space="0" w:color="auto"/>
                        <w:bottom w:val="none" w:sz="0" w:space="0" w:color="auto"/>
                        <w:right w:val="none" w:sz="0" w:space="0" w:color="auto"/>
                      </w:divBdr>
                      <w:divsChild>
                        <w:div w:id="2084833247">
                          <w:marLeft w:val="0"/>
                          <w:marRight w:val="0"/>
                          <w:marTop w:val="0"/>
                          <w:marBottom w:val="0"/>
                          <w:divBdr>
                            <w:top w:val="none" w:sz="0" w:space="0" w:color="auto"/>
                            <w:left w:val="none" w:sz="0" w:space="0" w:color="auto"/>
                            <w:bottom w:val="none" w:sz="0" w:space="0" w:color="auto"/>
                            <w:right w:val="none" w:sz="0" w:space="0" w:color="auto"/>
                          </w:divBdr>
                          <w:divsChild>
                            <w:div w:id="2043968998">
                              <w:marLeft w:val="0"/>
                              <w:marRight w:val="0"/>
                              <w:marTop w:val="0"/>
                              <w:marBottom w:val="0"/>
                              <w:divBdr>
                                <w:top w:val="none" w:sz="0" w:space="0" w:color="auto"/>
                                <w:left w:val="none" w:sz="0" w:space="0" w:color="auto"/>
                                <w:bottom w:val="none" w:sz="0" w:space="0" w:color="auto"/>
                                <w:right w:val="none" w:sz="0" w:space="0" w:color="auto"/>
                              </w:divBdr>
                              <w:divsChild>
                                <w:div w:id="34166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9491">
              <w:marLeft w:val="0"/>
              <w:marRight w:val="0"/>
              <w:marTop w:val="0"/>
              <w:marBottom w:val="0"/>
              <w:divBdr>
                <w:top w:val="none" w:sz="0" w:space="0" w:color="auto"/>
                <w:left w:val="none" w:sz="0" w:space="0" w:color="auto"/>
                <w:bottom w:val="none" w:sz="0" w:space="0" w:color="auto"/>
                <w:right w:val="none" w:sz="0" w:space="0" w:color="auto"/>
              </w:divBdr>
              <w:divsChild>
                <w:div w:id="1655717986">
                  <w:marLeft w:val="0"/>
                  <w:marRight w:val="0"/>
                  <w:marTop w:val="0"/>
                  <w:marBottom w:val="0"/>
                  <w:divBdr>
                    <w:top w:val="none" w:sz="0" w:space="0" w:color="auto"/>
                    <w:left w:val="none" w:sz="0" w:space="0" w:color="auto"/>
                    <w:bottom w:val="none" w:sz="0" w:space="0" w:color="auto"/>
                    <w:right w:val="none" w:sz="0" w:space="0" w:color="auto"/>
                  </w:divBdr>
                </w:div>
              </w:divsChild>
            </w:div>
            <w:div w:id="2064868600">
              <w:marLeft w:val="0"/>
              <w:marRight w:val="0"/>
              <w:marTop w:val="0"/>
              <w:marBottom w:val="0"/>
              <w:divBdr>
                <w:top w:val="none" w:sz="0" w:space="0" w:color="auto"/>
                <w:left w:val="none" w:sz="0" w:space="0" w:color="auto"/>
                <w:bottom w:val="none" w:sz="0" w:space="0" w:color="auto"/>
                <w:right w:val="none" w:sz="0" w:space="0" w:color="auto"/>
              </w:divBdr>
            </w:div>
            <w:div w:id="399519159">
              <w:marLeft w:val="0"/>
              <w:marRight w:val="0"/>
              <w:marTop w:val="0"/>
              <w:marBottom w:val="0"/>
              <w:divBdr>
                <w:top w:val="none" w:sz="0" w:space="0" w:color="auto"/>
                <w:left w:val="none" w:sz="0" w:space="0" w:color="auto"/>
                <w:bottom w:val="none" w:sz="0" w:space="0" w:color="auto"/>
                <w:right w:val="none" w:sz="0" w:space="0" w:color="auto"/>
              </w:divBdr>
              <w:divsChild>
                <w:div w:id="968323784">
                  <w:marLeft w:val="0"/>
                  <w:marRight w:val="0"/>
                  <w:marTop w:val="0"/>
                  <w:marBottom w:val="0"/>
                  <w:divBdr>
                    <w:top w:val="none" w:sz="0" w:space="0" w:color="auto"/>
                    <w:left w:val="none" w:sz="0" w:space="0" w:color="auto"/>
                    <w:bottom w:val="none" w:sz="0" w:space="0" w:color="auto"/>
                    <w:right w:val="none" w:sz="0" w:space="0" w:color="auto"/>
                  </w:divBdr>
                  <w:divsChild>
                    <w:div w:id="473840999">
                      <w:marLeft w:val="0"/>
                      <w:marRight w:val="0"/>
                      <w:marTop w:val="0"/>
                      <w:marBottom w:val="0"/>
                      <w:divBdr>
                        <w:top w:val="none" w:sz="0" w:space="0" w:color="auto"/>
                        <w:left w:val="none" w:sz="0" w:space="0" w:color="auto"/>
                        <w:bottom w:val="none" w:sz="0" w:space="0" w:color="auto"/>
                        <w:right w:val="none" w:sz="0" w:space="0" w:color="auto"/>
                      </w:divBdr>
                      <w:divsChild>
                        <w:div w:id="461385085">
                          <w:marLeft w:val="0"/>
                          <w:marRight w:val="0"/>
                          <w:marTop w:val="0"/>
                          <w:marBottom w:val="0"/>
                          <w:divBdr>
                            <w:top w:val="none" w:sz="0" w:space="0" w:color="auto"/>
                            <w:left w:val="none" w:sz="0" w:space="0" w:color="auto"/>
                            <w:bottom w:val="none" w:sz="0" w:space="0" w:color="auto"/>
                            <w:right w:val="none" w:sz="0" w:space="0" w:color="auto"/>
                          </w:divBdr>
                          <w:divsChild>
                            <w:div w:id="1534346746">
                              <w:marLeft w:val="0"/>
                              <w:marRight w:val="0"/>
                              <w:marTop w:val="0"/>
                              <w:marBottom w:val="0"/>
                              <w:divBdr>
                                <w:top w:val="none" w:sz="0" w:space="0" w:color="auto"/>
                                <w:left w:val="none" w:sz="0" w:space="0" w:color="auto"/>
                                <w:bottom w:val="none" w:sz="0" w:space="0" w:color="auto"/>
                                <w:right w:val="none" w:sz="0" w:space="0" w:color="auto"/>
                              </w:divBdr>
                              <w:divsChild>
                                <w:div w:id="393550655">
                                  <w:marLeft w:val="0"/>
                                  <w:marRight w:val="0"/>
                                  <w:marTop w:val="0"/>
                                  <w:marBottom w:val="0"/>
                                  <w:divBdr>
                                    <w:top w:val="none" w:sz="0" w:space="0" w:color="auto"/>
                                    <w:left w:val="none" w:sz="0" w:space="0" w:color="auto"/>
                                    <w:bottom w:val="none" w:sz="0" w:space="0" w:color="auto"/>
                                    <w:right w:val="none" w:sz="0" w:space="0" w:color="auto"/>
                                  </w:divBdr>
                                </w:div>
                                <w:div w:id="1158304635">
                                  <w:marLeft w:val="0"/>
                                  <w:marRight w:val="0"/>
                                  <w:marTop w:val="0"/>
                                  <w:marBottom w:val="0"/>
                                  <w:divBdr>
                                    <w:top w:val="none" w:sz="0" w:space="0" w:color="auto"/>
                                    <w:left w:val="none" w:sz="0" w:space="0" w:color="auto"/>
                                    <w:bottom w:val="none" w:sz="0" w:space="0" w:color="auto"/>
                                    <w:right w:val="none" w:sz="0" w:space="0" w:color="auto"/>
                                  </w:divBdr>
                                </w:div>
                                <w:div w:id="658079684">
                                  <w:marLeft w:val="0"/>
                                  <w:marRight w:val="0"/>
                                  <w:marTop w:val="0"/>
                                  <w:marBottom w:val="0"/>
                                  <w:divBdr>
                                    <w:top w:val="none" w:sz="0" w:space="0" w:color="auto"/>
                                    <w:left w:val="none" w:sz="0" w:space="0" w:color="auto"/>
                                    <w:bottom w:val="none" w:sz="0" w:space="0" w:color="auto"/>
                                    <w:right w:val="none" w:sz="0" w:space="0" w:color="auto"/>
                                  </w:divBdr>
                                </w:div>
                                <w:div w:id="520775788">
                                  <w:marLeft w:val="0"/>
                                  <w:marRight w:val="0"/>
                                  <w:marTop w:val="0"/>
                                  <w:marBottom w:val="0"/>
                                  <w:divBdr>
                                    <w:top w:val="none" w:sz="0" w:space="0" w:color="auto"/>
                                    <w:left w:val="none" w:sz="0" w:space="0" w:color="auto"/>
                                    <w:bottom w:val="none" w:sz="0" w:space="0" w:color="auto"/>
                                    <w:right w:val="none" w:sz="0" w:space="0" w:color="auto"/>
                                  </w:divBdr>
                                </w:div>
                                <w:div w:id="210381162">
                                  <w:marLeft w:val="0"/>
                                  <w:marRight w:val="0"/>
                                  <w:marTop w:val="0"/>
                                  <w:marBottom w:val="0"/>
                                  <w:divBdr>
                                    <w:top w:val="none" w:sz="0" w:space="0" w:color="auto"/>
                                    <w:left w:val="none" w:sz="0" w:space="0" w:color="auto"/>
                                    <w:bottom w:val="none" w:sz="0" w:space="0" w:color="auto"/>
                                    <w:right w:val="none" w:sz="0" w:space="0" w:color="auto"/>
                                  </w:divBdr>
                                </w:div>
                                <w:div w:id="1644889731">
                                  <w:marLeft w:val="0"/>
                                  <w:marRight w:val="0"/>
                                  <w:marTop w:val="0"/>
                                  <w:marBottom w:val="0"/>
                                  <w:divBdr>
                                    <w:top w:val="none" w:sz="0" w:space="0" w:color="auto"/>
                                    <w:left w:val="none" w:sz="0" w:space="0" w:color="auto"/>
                                    <w:bottom w:val="none" w:sz="0" w:space="0" w:color="auto"/>
                                    <w:right w:val="none" w:sz="0" w:space="0" w:color="auto"/>
                                  </w:divBdr>
                                </w:div>
                                <w:div w:id="1701393961">
                                  <w:marLeft w:val="0"/>
                                  <w:marRight w:val="0"/>
                                  <w:marTop w:val="0"/>
                                  <w:marBottom w:val="0"/>
                                  <w:divBdr>
                                    <w:top w:val="none" w:sz="0" w:space="0" w:color="auto"/>
                                    <w:left w:val="none" w:sz="0" w:space="0" w:color="auto"/>
                                    <w:bottom w:val="none" w:sz="0" w:space="0" w:color="auto"/>
                                    <w:right w:val="none" w:sz="0" w:space="0" w:color="auto"/>
                                  </w:divBdr>
                                </w:div>
                                <w:div w:id="1432973362">
                                  <w:marLeft w:val="0"/>
                                  <w:marRight w:val="0"/>
                                  <w:marTop w:val="0"/>
                                  <w:marBottom w:val="0"/>
                                  <w:divBdr>
                                    <w:top w:val="none" w:sz="0" w:space="0" w:color="auto"/>
                                    <w:left w:val="none" w:sz="0" w:space="0" w:color="auto"/>
                                    <w:bottom w:val="none" w:sz="0" w:space="0" w:color="auto"/>
                                    <w:right w:val="none" w:sz="0" w:space="0" w:color="auto"/>
                                  </w:divBdr>
                                </w:div>
                                <w:div w:id="1400863575">
                                  <w:marLeft w:val="0"/>
                                  <w:marRight w:val="0"/>
                                  <w:marTop w:val="0"/>
                                  <w:marBottom w:val="0"/>
                                  <w:divBdr>
                                    <w:top w:val="none" w:sz="0" w:space="0" w:color="auto"/>
                                    <w:left w:val="none" w:sz="0" w:space="0" w:color="auto"/>
                                    <w:bottom w:val="none" w:sz="0" w:space="0" w:color="auto"/>
                                    <w:right w:val="none" w:sz="0" w:space="0" w:color="auto"/>
                                  </w:divBdr>
                                </w:div>
                                <w:div w:id="1536892941">
                                  <w:marLeft w:val="0"/>
                                  <w:marRight w:val="0"/>
                                  <w:marTop w:val="0"/>
                                  <w:marBottom w:val="0"/>
                                  <w:divBdr>
                                    <w:top w:val="none" w:sz="0" w:space="0" w:color="auto"/>
                                    <w:left w:val="none" w:sz="0" w:space="0" w:color="auto"/>
                                    <w:bottom w:val="none" w:sz="0" w:space="0" w:color="auto"/>
                                    <w:right w:val="none" w:sz="0" w:space="0" w:color="auto"/>
                                  </w:divBdr>
                                </w:div>
                                <w:div w:id="544289991">
                                  <w:marLeft w:val="0"/>
                                  <w:marRight w:val="0"/>
                                  <w:marTop w:val="0"/>
                                  <w:marBottom w:val="0"/>
                                  <w:divBdr>
                                    <w:top w:val="none" w:sz="0" w:space="0" w:color="auto"/>
                                    <w:left w:val="none" w:sz="0" w:space="0" w:color="auto"/>
                                    <w:bottom w:val="none" w:sz="0" w:space="0" w:color="auto"/>
                                    <w:right w:val="none" w:sz="0" w:space="0" w:color="auto"/>
                                  </w:divBdr>
                                </w:div>
                                <w:div w:id="1094130231">
                                  <w:marLeft w:val="0"/>
                                  <w:marRight w:val="0"/>
                                  <w:marTop w:val="0"/>
                                  <w:marBottom w:val="0"/>
                                  <w:divBdr>
                                    <w:top w:val="none" w:sz="0" w:space="0" w:color="auto"/>
                                    <w:left w:val="none" w:sz="0" w:space="0" w:color="auto"/>
                                    <w:bottom w:val="none" w:sz="0" w:space="0" w:color="auto"/>
                                    <w:right w:val="none" w:sz="0" w:space="0" w:color="auto"/>
                                  </w:divBdr>
                                </w:div>
                                <w:div w:id="1255285871">
                                  <w:marLeft w:val="0"/>
                                  <w:marRight w:val="0"/>
                                  <w:marTop w:val="0"/>
                                  <w:marBottom w:val="0"/>
                                  <w:divBdr>
                                    <w:top w:val="none" w:sz="0" w:space="0" w:color="auto"/>
                                    <w:left w:val="none" w:sz="0" w:space="0" w:color="auto"/>
                                    <w:bottom w:val="none" w:sz="0" w:space="0" w:color="auto"/>
                                    <w:right w:val="none" w:sz="0" w:space="0" w:color="auto"/>
                                  </w:divBdr>
                                </w:div>
                                <w:div w:id="1251164326">
                                  <w:marLeft w:val="0"/>
                                  <w:marRight w:val="0"/>
                                  <w:marTop w:val="0"/>
                                  <w:marBottom w:val="0"/>
                                  <w:divBdr>
                                    <w:top w:val="none" w:sz="0" w:space="0" w:color="auto"/>
                                    <w:left w:val="none" w:sz="0" w:space="0" w:color="auto"/>
                                    <w:bottom w:val="none" w:sz="0" w:space="0" w:color="auto"/>
                                    <w:right w:val="none" w:sz="0" w:space="0" w:color="auto"/>
                                  </w:divBdr>
                                </w:div>
                                <w:div w:id="826895081">
                                  <w:marLeft w:val="0"/>
                                  <w:marRight w:val="0"/>
                                  <w:marTop w:val="0"/>
                                  <w:marBottom w:val="0"/>
                                  <w:divBdr>
                                    <w:top w:val="none" w:sz="0" w:space="0" w:color="auto"/>
                                    <w:left w:val="none" w:sz="0" w:space="0" w:color="auto"/>
                                    <w:bottom w:val="none" w:sz="0" w:space="0" w:color="auto"/>
                                    <w:right w:val="none" w:sz="0" w:space="0" w:color="auto"/>
                                  </w:divBdr>
                                </w:div>
                                <w:div w:id="147524649">
                                  <w:marLeft w:val="0"/>
                                  <w:marRight w:val="0"/>
                                  <w:marTop w:val="0"/>
                                  <w:marBottom w:val="0"/>
                                  <w:divBdr>
                                    <w:top w:val="none" w:sz="0" w:space="0" w:color="auto"/>
                                    <w:left w:val="none" w:sz="0" w:space="0" w:color="auto"/>
                                    <w:bottom w:val="none" w:sz="0" w:space="0" w:color="auto"/>
                                    <w:right w:val="none" w:sz="0" w:space="0" w:color="auto"/>
                                  </w:divBdr>
                                </w:div>
                                <w:div w:id="251396999">
                                  <w:marLeft w:val="0"/>
                                  <w:marRight w:val="0"/>
                                  <w:marTop w:val="0"/>
                                  <w:marBottom w:val="0"/>
                                  <w:divBdr>
                                    <w:top w:val="none" w:sz="0" w:space="0" w:color="auto"/>
                                    <w:left w:val="none" w:sz="0" w:space="0" w:color="auto"/>
                                    <w:bottom w:val="none" w:sz="0" w:space="0" w:color="auto"/>
                                    <w:right w:val="none" w:sz="0" w:space="0" w:color="auto"/>
                                  </w:divBdr>
                                </w:div>
                                <w:div w:id="1777867281">
                                  <w:marLeft w:val="0"/>
                                  <w:marRight w:val="0"/>
                                  <w:marTop w:val="0"/>
                                  <w:marBottom w:val="0"/>
                                  <w:divBdr>
                                    <w:top w:val="none" w:sz="0" w:space="0" w:color="auto"/>
                                    <w:left w:val="none" w:sz="0" w:space="0" w:color="auto"/>
                                    <w:bottom w:val="none" w:sz="0" w:space="0" w:color="auto"/>
                                    <w:right w:val="none" w:sz="0" w:space="0" w:color="auto"/>
                                  </w:divBdr>
                                </w:div>
                                <w:div w:id="505635219">
                                  <w:marLeft w:val="0"/>
                                  <w:marRight w:val="0"/>
                                  <w:marTop w:val="0"/>
                                  <w:marBottom w:val="0"/>
                                  <w:divBdr>
                                    <w:top w:val="none" w:sz="0" w:space="0" w:color="auto"/>
                                    <w:left w:val="none" w:sz="0" w:space="0" w:color="auto"/>
                                    <w:bottom w:val="none" w:sz="0" w:space="0" w:color="auto"/>
                                    <w:right w:val="none" w:sz="0" w:space="0" w:color="auto"/>
                                  </w:divBdr>
                                </w:div>
                                <w:div w:id="169188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871250">
              <w:marLeft w:val="0"/>
              <w:marRight w:val="0"/>
              <w:marTop w:val="0"/>
              <w:marBottom w:val="0"/>
              <w:divBdr>
                <w:top w:val="none" w:sz="0" w:space="0" w:color="auto"/>
                <w:left w:val="none" w:sz="0" w:space="0" w:color="auto"/>
                <w:bottom w:val="none" w:sz="0" w:space="0" w:color="auto"/>
                <w:right w:val="none" w:sz="0" w:space="0" w:color="auto"/>
              </w:divBdr>
              <w:divsChild>
                <w:div w:id="1848253871">
                  <w:marLeft w:val="0"/>
                  <w:marRight w:val="0"/>
                  <w:marTop w:val="0"/>
                  <w:marBottom w:val="0"/>
                  <w:divBdr>
                    <w:top w:val="none" w:sz="0" w:space="0" w:color="auto"/>
                    <w:left w:val="none" w:sz="0" w:space="0" w:color="auto"/>
                    <w:bottom w:val="none" w:sz="0" w:space="0" w:color="auto"/>
                    <w:right w:val="none" w:sz="0" w:space="0" w:color="auto"/>
                  </w:divBdr>
                  <w:divsChild>
                    <w:div w:id="1912347589">
                      <w:marLeft w:val="0"/>
                      <w:marRight w:val="0"/>
                      <w:marTop w:val="0"/>
                      <w:marBottom w:val="0"/>
                      <w:divBdr>
                        <w:top w:val="none" w:sz="0" w:space="0" w:color="auto"/>
                        <w:left w:val="none" w:sz="0" w:space="0" w:color="auto"/>
                        <w:bottom w:val="none" w:sz="0" w:space="0" w:color="auto"/>
                        <w:right w:val="none" w:sz="0" w:space="0" w:color="auto"/>
                      </w:divBdr>
                      <w:divsChild>
                        <w:div w:id="1433667224">
                          <w:marLeft w:val="0"/>
                          <w:marRight w:val="0"/>
                          <w:marTop w:val="0"/>
                          <w:marBottom w:val="0"/>
                          <w:divBdr>
                            <w:top w:val="none" w:sz="0" w:space="0" w:color="auto"/>
                            <w:left w:val="none" w:sz="0" w:space="0" w:color="auto"/>
                            <w:bottom w:val="none" w:sz="0" w:space="0" w:color="auto"/>
                            <w:right w:val="none" w:sz="0" w:space="0" w:color="auto"/>
                          </w:divBdr>
                          <w:divsChild>
                            <w:div w:id="1024208364">
                              <w:marLeft w:val="0"/>
                              <w:marRight w:val="0"/>
                              <w:marTop w:val="0"/>
                              <w:marBottom w:val="0"/>
                              <w:divBdr>
                                <w:top w:val="none" w:sz="0" w:space="0" w:color="auto"/>
                                <w:left w:val="none" w:sz="0" w:space="0" w:color="auto"/>
                                <w:bottom w:val="none" w:sz="0" w:space="0" w:color="auto"/>
                                <w:right w:val="none" w:sz="0" w:space="0" w:color="auto"/>
                              </w:divBdr>
                              <w:divsChild>
                                <w:div w:id="121237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087622">
              <w:marLeft w:val="0"/>
              <w:marRight w:val="0"/>
              <w:marTop w:val="0"/>
              <w:marBottom w:val="0"/>
              <w:divBdr>
                <w:top w:val="none" w:sz="0" w:space="0" w:color="auto"/>
                <w:left w:val="none" w:sz="0" w:space="0" w:color="auto"/>
                <w:bottom w:val="none" w:sz="0" w:space="0" w:color="auto"/>
                <w:right w:val="none" w:sz="0" w:space="0" w:color="auto"/>
              </w:divBdr>
              <w:divsChild>
                <w:div w:id="391075716">
                  <w:marLeft w:val="0"/>
                  <w:marRight w:val="0"/>
                  <w:marTop w:val="0"/>
                  <w:marBottom w:val="0"/>
                  <w:divBdr>
                    <w:top w:val="none" w:sz="0" w:space="0" w:color="auto"/>
                    <w:left w:val="none" w:sz="0" w:space="0" w:color="auto"/>
                    <w:bottom w:val="none" w:sz="0" w:space="0" w:color="auto"/>
                    <w:right w:val="none" w:sz="0" w:space="0" w:color="auto"/>
                  </w:divBdr>
                </w:div>
                <w:div w:id="1539776626">
                  <w:marLeft w:val="0"/>
                  <w:marRight w:val="0"/>
                  <w:marTop w:val="0"/>
                  <w:marBottom w:val="0"/>
                  <w:divBdr>
                    <w:top w:val="none" w:sz="0" w:space="0" w:color="auto"/>
                    <w:left w:val="none" w:sz="0" w:space="0" w:color="auto"/>
                    <w:bottom w:val="none" w:sz="0" w:space="0" w:color="auto"/>
                    <w:right w:val="none" w:sz="0" w:space="0" w:color="auto"/>
                  </w:divBdr>
                  <w:divsChild>
                    <w:div w:id="1312366750">
                      <w:marLeft w:val="0"/>
                      <w:marRight w:val="0"/>
                      <w:marTop w:val="0"/>
                      <w:marBottom w:val="0"/>
                      <w:divBdr>
                        <w:top w:val="none" w:sz="0" w:space="0" w:color="auto"/>
                        <w:left w:val="none" w:sz="0" w:space="0" w:color="auto"/>
                        <w:bottom w:val="none" w:sz="0" w:space="0" w:color="auto"/>
                        <w:right w:val="none" w:sz="0" w:space="0" w:color="auto"/>
                      </w:divBdr>
                      <w:divsChild>
                        <w:div w:id="1026903731">
                          <w:marLeft w:val="0"/>
                          <w:marRight w:val="0"/>
                          <w:marTop w:val="0"/>
                          <w:marBottom w:val="0"/>
                          <w:divBdr>
                            <w:top w:val="none" w:sz="0" w:space="0" w:color="auto"/>
                            <w:left w:val="none" w:sz="0" w:space="0" w:color="auto"/>
                            <w:bottom w:val="none" w:sz="0" w:space="0" w:color="auto"/>
                            <w:right w:val="none" w:sz="0" w:space="0" w:color="auto"/>
                          </w:divBdr>
                          <w:divsChild>
                            <w:div w:id="120659194">
                              <w:marLeft w:val="0"/>
                              <w:marRight w:val="0"/>
                              <w:marTop w:val="0"/>
                              <w:marBottom w:val="0"/>
                              <w:divBdr>
                                <w:top w:val="none" w:sz="0" w:space="0" w:color="auto"/>
                                <w:left w:val="none" w:sz="0" w:space="0" w:color="auto"/>
                                <w:bottom w:val="none" w:sz="0" w:space="0" w:color="auto"/>
                                <w:right w:val="none" w:sz="0" w:space="0" w:color="auto"/>
                              </w:divBdr>
                              <w:divsChild>
                                <w:div w:id="1490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487185">
              <w:marLeft w:val="0"/>
              <w:marRight w:val="0"/>
              <w:marTop w:val="0"/>
              <w:marBottom w:val="0"/>
              <w:divBdr>
                <w:top w:val="none" w:sz="0" w:space="0" w:color="auto"/>
                <w:left w:val="none" w:sz="0" w:space="0" w:color="auto"/>
                <w:bottom w:val="none" w:sz="0" w:space="0" w:color="auto"/>
                <w:right w:val="none" w:sz="0" w:space="0" w:color="auto"/>
              </w:divBdr>
              <w:divsChild>
                <w:div w:id="1026753204">
                  <w:marLeft w:val="0"/>
                  <w:marRight w:val="0"/>
                  <w:marTop w:val="0"/>
                  <w:marBottom w:val="0"/>
                  <w:divBdr>
                    <w:top w:val="none" w:sz="0" w:space="0" w:color="auto"/>
                    <w:left w:val="none" w:sz="0" w:space="0" w:color="auto"/>
                    <w:bottom w:val="none" w:sz="0" w:space="0" w:color="auto"/>
                    <w:right w:val="none" w:sz="0" w:space="0" w:color="auto"/>
                  </w:divBdr>
                  <w:divsChild>
                    <w:div w:id="2116443651">
                      <w:marLeft w:val="0"/>
                      <w:marRight w:val="0"/>
                      <w:marTop w:val="0"/>
                      <w:marBottom w:val="0"/>
                      <w:divBdr>
                        <w:top w:val="none" w:sz="0" w:space="0" w:color="auto"/>
                        <w:left w:val="none" w:sz="0" w:space="0" w:color="auto"/>
                        <w:bottom w:val="none" w:sz="0" w:space="0" w:color="auto"/>
                        <w:right w:val="none" w:sz="0" w:space="0" w:color="auto"/>
                      </w:divBdr>
                      <w:divsChild>
                        <w:div w:id="979917763">
                          <w:marLeft w:val="0"/>
                          <w:marRight w:val="0"/>
                          <w:marTop w:val="0"/>
                          <w:marBottom w:val="0"/>
                          <w:divBdr>
                            <w:top w:val="none" w:sz="0" w:space="0" w:color="auto"/>
                            <w:left w:val="none" w:sz="0" w:space="0" w:color="auto"/>
                            <w:bottom w:val="none" w:sz="0" w:space="0" w:color="auto"/>
                            <w:right w:val="none" w:sz="0" w:space="0" w:color="auto"/>
                          </w:divBdr>
                          <w:divsChild>
                            <w:div w:id="1697197114">
                              <w:marLeft w:val="0"/>
                              <w:marRight w:val="0"/>
                              <w:marTop w:val="0"/>
                              <w:marBottom w:val="0"/>
                              <w:divBdr>
                                <w:top w:val="none" w:sz="0" w:space="0" w:color="auto"/>
                                <w:left w:val="none" w:sz="0" w:space="0" w:color="auto"/>
                                <w:bottom w:val="none" w:sz="0" w:space="0" w:color="auto"/>
                                <w:right w:val="none" w:sz="0" w:space="0" w:color="auto"/>
                              </w:divBdr>
                              <w:divsChild>
                                <w:div w:id="2009281703">
                                  <w:marLeft w:val="0"/>
                                  <w:marRight w:val="0"/>
                                  <w:marTop w:val="0"/>
                                  <w:marBottom w:val="0"/>
                                  <w:divBdr>
                                    <w:top w:val="none" w:sz="0" w:space="0" w:color="auto"/>
                                    <w:left w:val="none" w:sz="0" w:space="0" w:color="auto"/>
                                    <w:bottom w:val="none" w:sz="0" w:space="0" w:color="auto"/>
                                    <w:right w:val="none" w:sz="0" w:space="0" w:color="auto"/>
                                  </w:divBdr>
                                </w:div>
                                <w:div w:id="1909345384">
                                  <w:marLeft w:val="0"/>
                                  <w:marRight w:val="0"/>
                                  <w:marTop w:val="0"/>
                                  <w:marBottom w:val="0"/>
                                  <w:divBdr>
                                    <w:top w:val="none" w:sz="0" w:space="0" w:color="auto"/>
                                    <w:left w:val="none" w:sz="0" w:space="0" w:color="auto"/>
                                    <w:bottom w:val="none" w:sz="0" w:space="0" w:color="auto"/>
                                    <w:right w:val="none" w:sz="0" w:space="0" w:color="auto"/>
                                  </w:divBdr>
                                </w:div>
                                <w:div w:id="1037512927">
                                  <w:marLeft w:val="0"/>
                                  <w:marRight w:val="0"/>
                                  <w:marTop w:val="0"/>
                                  <w:marBottom w:val="0"/>
                                  <w:divBdr>
                                    <w:top w:val="none" w:sz="0" w:space="0" w:color="auto"/>
                                    <w:left w:val="none" w:sz="0" w:space="0" w:color="auto"/>
                                    <w:bottom w:val="none" w:sz="0" w:space="0" w:color="auto"/>
                                    <w:right w:val="none" w:sz="0" w:space="0" w:color="auto"/>
                                  </w:divBdr>
                                </w:div>
                                <w:div w:id="2052263102">
                                  <w:marLeft w:val="0"/>
                                  <w:marRight w:val="0"/>
                                  <w:marTop w:val="0"/>
                                  <w:marBottom w:val="0"/>
                                  <w:divBdr>
                                    <w:top w:val="none" w:sz="0" w:space="0" w:color="auto"/>
                                    <w:left w:val="none" w:sz="0" w:space="0" w:color="auto"/>
                                    <w:bottom w:val="none" w:sz="0" w:space="0" w:color="auto"/>
                                    <w:right w:val="none" w:sz="0" w:space="0" w:color="auto"/>
                                  </w:divBdr>
                                </w:div>
                                <w:div w:id="1663436111">
                                  <w:marLeft w:val="0"/>
                                  <w:marRight w:val="0"/>
                                  <w:marTop w:val="0"/>
                                  <w:marBottom w:val="0"/>
                                  <w:divBdr>
                                    <w:top w:val="none" w:sz="0" w:space="0" w:color="auto"/>
                                    <w:left w:val="none" w:sz="0" w:space="0" w:color="auto"/>
                                    <w:bottom w:val="none" w:sz="0" w:space="0" w:color="auto"/>
                                    <w:right w:val="none" w:sz="0" w:space="0" w:color="auto"/>
                                  </w:divBdr>
                                </w:div>
                                <w:div w:id="1111172454">
                                  <w:marLeft w:val="0"/>
                                  <w:marRight w:val="0"/>
                                  <w:marTop w:val="0"/>
                                  <w:marBottom w:val="0"/>
                                  <w:divBdr>
                                    <w:top w:val="none" w:sz="0" w:space="0" w:color="auto"/>
                                    <w:left w:val="none" w:sz="0" w:space="0" w:color="auto"/>
                                    <w:bottom w:val="none" w:sz="0" w:space="0" w:color="auto"/>
                                    <w:right w:val="none" w:sz="0" w:space="0" w:color="auto"/>
                                  </w:divBdr>
                                </w:div>
                                <w:div w:id="1015695523">
                                  <w:marLeft w:val="0"/>
                                  <w:marRight w:val="0"/>
                                  <w:marTop w:val="0"/>
                                  <w:marBottom w:val="0"/>
                                  <w:divBdr>
                                    <w:top w:val="none" w:sz="0" w:space="0" w:color="auto"/>
                                    <w:left w:val="none" w:sz="0" w:space="0" w:color="auto"/>
                                    <w:bottom w:val="none" w:sz="0" w:space="0" w:color="auto"/>
                                    <w:right w:val="none" w:sz="0" w:space="0" w:color="auto"/>
                                  </w:divBdr>
                                </w:div>
                                <w:div w:id="541092649">
                                  <w:marLeft w:val="0"/>
                                  <w:marRight w:val="0"/>
                                  <w:marTop w:val="0"/>
                                  <w:marBottom w:val="0"/>
                                  <w:divBdr>
                                    <w:top w:val="none" w:sz="0" w:space="0" w:color="auto"/>
                                    <w:left w:val="none" w:sz="0" w:space="0" w:color="auto"/>
                                    <w:bottom w:val="none" w:sz="0" w:space="0" w:color="auto"/>
                                    <w:right w:val="none" w:sz="0" w:space="0" w:color="auto"/>
                                  </w:divBdr>
                                </w:div>
                                <w:div w:id="728456572">
                                  <w:marLeft w:val="0"/>
                                  <w:marRight w:val="0"/>
                                  <w:marTop w:val="0"/>
                                  <w:marBottom w:val="0"/>
                                  <w:divBdr>
                                    <w:top w:val="none" w:sz="0" w:space="0" w:color="auto"/>
                                    <w:left w:val="none" w:sz="0" w:space="0" w:color="auto"/>
                                    <w:bottom w:val="none" w:sz="0" w:space="0" w:color="auto"/>
                                    <w:right w:val="none" w:sz="0" w:space="0" w:color="auto"/>
                                  </w:divBdr>
                                </w:div>
                                <w:div w:id="86929277">
                                  <w:marLeft w:val="0"/>
                                  <w:marRight w:val="0"/>
                                  <w:marTop w:val="0"/>
                                  <w:marBottom w:val="0"/>
                                  <w:divBdr>
                                    <w:top w:val="none" w:sz="0" w:space="0" w:color="auto"/>
                                    <w:left w:val="none" w:sz="0" w:space="0" w:color="auto"/>
                                    <w:bottom w:val="none" w:sz="0" w:space="0" w:color="auto"/>
                                    <w:right w:val="none" w:sz="0" w:space="0" w:color="auto"/>
                                  </w:divBdr>
                                </w:div>
                                <w:div w:id="1243830051">
                                  <w:marLeft w:val="0"/>
                                  <w:marRight w:val="0"/>
                                  <w:marTop w:val="0"/>
                                  <w:marBottom w:val="0"/>
                                  <w:divBdr>
                                    <w:top w:val="none" w:sz="0" w:space="0" w:color="auto"/>
                                    <w:left w:val="none" w:sz="0" w:space="0" w:color="auto"/>
                                    <w:bottom w:val="none" w:sz="0" w:space="0" w:color="auto"/>
                                    <w:right w:val="none" w:sz="0" w:space="0" w:color="auto"/>
                                  </w:divBdr>
                                </w:div>
                                <w:div w:id="8214490">
                                  <w:marLeft w:val="0"/>
                                  <w:marRight w:val="0"/>
                                  <w:marTop w:val="0"/>
                                  <w:marBottom w:val="0"/>
                                  <w:divBdr>
                                    <w:top w:val="none" w:sz="0" w:space="0" w:color="auto"/>
                                    <w:left w:val="none" w:sz="0" w:space="0" w:color="auto"/>
                                    <w:bottom w:val="none" w:sz="0" w:space="0" w:color="auto"/>
                                    <w:right w:val="none" w:sz="0" w:space="0" w:color="auto"/>
                                  </w:divBdr>
                                </w:div>
                                <w:div w:id="1929651724">
                                  <w:marLeft w:val="0"/>
                                  <w:marRight w:val="0"/>
                                  <w:marTop w:val="0"/>
                                  <w:marBottom w:val="0"/>
                                  <w:divBdr>
                                    <w:top w:val="none" w:sz="0" w:space="0" w:color="auto"/>
                                    <w:left w:val="none" w:sz="0" w:space="0" w:color="auto"/>
                                    <w:bottom w:val="none" w:sz="0" w:space="0" w:color="auto"/>
                                    <w:right w:val="none" w:sz="0" w:space="0" w:color="auto"/>
                                  </w:divBdr>
                                </w:div>
                                <w:div w:id="616719589">
                                  <w:marLeft w:val="0"/>
                                  <w:marRight w:val="0"/>
                                  <w:marTop w:val="0"/>
                                  <w:marBottom w:val="0"/>
                                  <w:divBdr>
                                    <w:top w:val="none" w:sz="0" w:space="0" w:color="auto"/>
                                    <w:left w:val="none" w:sz="0" w:space="0" w:color="auto"/>
                                    <w:bottom w:val="none" w:sz="0" w:space="0" w:color="auto"/>
                                    <w:right w:val="none" w:sz="0" w:space="0" w:color="auto"/>
                                  </w:divBdr>
                                </w:div>
                                <w:div w:id="1360737080">
                                  <w:marLeft w:val="0"/>
                                  <w:marRight w:val="0"/>
                                  <w:marTop w:val="0"/>
                                  <w:marBottom w:val="0"/>
                                  <w:divBdr>
                                    <w:top w:val="none" w:sz="0" w:space="0" w:color="auto"/>
                                    <w:left w:val="none" w:sz="0" w:space="0" w:color="auto"/>
                                    <w:bottom w:val="none" w:sz="0" w:space="0" w:color="auto"/>
                                    <w:right w:val="none" w:sz="0" w:space="0" w:color="auto"/>
                                  </w:divBdr>
                                </w:div>
                                <w:div w:id="319773076">
                                  <w:marLeft w:val="0"/>
                                  <w:marRight w:val="0"/>
                                  <w:marTop w:val="0"/>
                                  <w:marBottom w:val="0"/>
                                  <w:divBdr>
                                    <w:top w:val="none" w:sz="0" w:space="0" w:color="auto"/>
                                    <w:left w:val="none" w:sz="0" w:space="0" w:color="auto"/>
                                    <w:bottom w:val="none" w:sz="0" w:space="0" w:color="auto"/>
                                    <w:right w:val="none" w:sz="0" w:space="0" w:color="auto"/>
                                  </w:divBdr>
                                </w:div>
                                <w:div w:id="40549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996516">
              <w:marLeft w:val="0"/>
              <w:marRight w:val="0"/>
              <w:marTop w:val="0"/>
              <w:marBottom w:val="0"/>
              <w:divBdr>
                <w:top w:val="none" w:sz="0" w:space="0" w:color="auto"/>
                <w:left w:val="none" w:sz="0" w:space="0" w:color="auto"/>
                <w:bottom w:val="none" w:sz="0" w:space="0" w:color="auto"/>
                <w:right w:val="none" w:sz="0" w:space="0" w:color="auto"/>
              </w:divBdr>
              <w:divsChild>
                <w:div w:id="334069489">
                  <w:marLeft w:val="0"/>
                  <w:marRight w:val="0"/>
                  <w:marTop w:val="0"/>
                  <w:marBottom w:val="0"/>
                  <w:divBdr>
                    <w:top w:val="none" w:sz="0" w:space="0" w:color="auto"/>
                    <w:left w:val="none" w:sz="0" w:space="0" w:color="auto"/>
                    <w:bottom w:val="none" w:sz="0" w:space="0" w:color="auto"/>
                    <w:right w:val="none" w:sz="0" w:space="0" w:color="auto"/>
                  </w:divBdr>
                  <w:divsChild>
                    <w:div w:id="74206537">
                      <w:marLeft w:val="0"/>
                      <w:marRight w:val="0"/>
                      <w:marTop w:val="0"/>
                      <w:marBottom w:val="0"/>
                      <w:divBdr>
                        <w:top w:val="none" w:sz="0" w:space="0" w:color="auto"/>
                        <w:left w:val="none" w:sz="0" w:space="0" w:color="auto"/>
                        <w:bottom w:val="none" w:sz="0" w:space="0" w:color="auto"/>
                        <w:right w:val="none" w:sz="0" w:space="0" w:color="auto"/>
                      </w:divBdr>
                      <w:divsChild>
                        <w:div w:id="1570463290">
                          <w:marLeft w:val="0"/>
                          <w:marRight w:val="0"/>
                          <w:marTop w:val="0"/>
                          <w:marBottom w:val="0"/>
                          <w:divBdr>
                            <w:top w:val="none" w:sz="0" w:space="0" w:color="auto"/>
                            <w:left w:val="none" w:sz="0" w:space="0" w:color="auto"/>
                            <w:bottom w:val="none" w:sz="0" w:space="0" w:color="auto"/>
                            <w:right w:val="none" w:sz="0" w:space="0" w:color="auto"/>
                          </w:divBdr>
                          <w:divsChild>
                            <w:div w:id="1544826762">
                              <w:marLeft w:val="0"/>
                              <w:marRight w:val="0"/>
                              <w:marTop w:val="0"/>
                              <w:marBottom w:val="0"/>
                              <w:divBdr>
                                <w:top w:val="none" w:sz="0" w:space="0" w:color="auto"/>
                                <w:left w:val="none" w:sz="0" w:space="0" w:color="auto"/>
                                <w:bottom w:val="none" w:sz="0" w:space="0" w:color="auto"/>
                                <w:right w:val="none" w:sz="0" w:space="0" w:color="auto"/>
                              </w:divBdr>
                              <w:divsChild>
                                <w:div w:id="51793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521414">
              <w:marLeft w:val="0"/>
              <w:marRight w:val="0"/>
              <w:marTop w:val="0"/>
              <w:marBottom w:val="0"/>
              <w:divBdr>
                <w:top w:val="none" w:sz="0" w:space="0" w:color="auto"/>
                <w:left w:val="none" w:sz="0" w:space="0" w:color="auto"/>
                <w:bottom w:val="none" w:sz="0" w:space="0" w:color="auto"/>
                <w:right w:val="none" w:sz="0" w:space="0" w:color="auto"/>
              </w:divBdr>
              <w:divsChild>
                <w:div w:id="1671174598">
                  <w:marLeft w:val="0"/>
                  <w:marRight w:val="0"/>
                  <w:marTop w:val="0"/>
                  <w:marBottom w:val="0"/>
                  <w:divBdr>
                    <w:top w:val="none" w:sz="0" w:space="0" w:color="auto"/>
                    <w:left w:val="none" w:sz="0" w:space="0" w:color="auto"/>
                    <w:bottom w:val="none" w:sz="0" w:space="0" w:color="auto"/>
                    <w:right w:val="none" w:sz="0" w:space="0" w:color="auto"/>
                  </w:divBdr>
                  <w:divsChild>
                    <w:div w:id="468476217">
                      <w:marLeft w:val="0"/>
                      <w:marRight w:val="0"/>
                      <w:marTop w:val="0"/>
                      <w:marBottom w:val="0"/>
                      <w:divBdr>
                        <w:top w:val="none" w:sz="0" w:space="0" w:color="auto"/>
                        <w:left w:val="none" w:sz="0" w:space="0" w:color="auto"/>
                        <w:bottom w:val="none" w:sz="0" w:space="0" w:color="auto"/>
                        <w:right w:val="none" w:sz="0" w:space="0" w:color="auto"/>
                      </w:divBdr>
                      <w:divsChild>
                        <w:div w:id="2041928648">
                          <w:marLeft w:val="0"/>
                          <w:marRight w:val="0"/>
                          <w:marTop w:val="0"/>
                          <w:marBottom w:val="0"/>
                          <w:divBdr>
                            <w:top w:val="none" w:sz="0" w:space="0" w:color="auto"/>
                            <w:left w:val="none" w:sz="0" w:space="0" w:color="auto"/>
                            <w:bottom w:val="none" w:sz="0" w:space="0" w:color="auto"/>
                            <w:right w:val="none" w:sz="0" w:space="0" w:color="auto"/>
                          </w:divBdr>
                          <w:divsChild>
                            <w:div w:id="1100369335">
                              <w:marLeft w:val="0"/>
                              <w:marRight w:val="0"/>
                              <w:marTop w:val="0"/>
                              <w:marBottom w:val="0"/>
                              <w:divBdr>
                                <w:top w:val="none" w:sz="0" w:space="0" w:color="auto"/>
                                <w:left w:val="none" w:sz="0" w:space="0" w:color="auto"/>
                                <w:bottom w:val="none" w:sz="0" w:space="0" w:color="auto"/>
                                <w:right w:val="none" w:sz="0" w:space="0" w:color="auto"/>
                              </w:divBdr>
                              <w:divsChild>
                                <w:div w:id="154012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881984">
              <w:marLeft w:val="0"/>
              <w:marRight w:val="0"/>
              <w:marTop w:val="0"/>
              <w:marBottom w:val="0"/>
              <w:divBdr>
                <w:top w:val="none" w:sz="0" w:space="0" w:color="auto"/>
                <w:left w:val="none" w:sz="0" w:space="0" w:color="auto"/>
                <w:bottom w:val="none" w:sz="0" w:space="0" w:color="auto"/>
                <w:right w:val="none" w:sz="0" w:space="0" w:color="auto"/>
              </w:divBdr>
              <w:divsChild>
                <w:div w:id="1914923721">
                  <w:marLeft w:val="0"/>
                  <w:marRight w:val="0"/>
                  <w:marTop w:val="0"/>
                  <w:marBottom w:val="0"/>
                  <w:divBdr>
                    <w:top w:val="none" w:sz="0" w:space="0" w:color="auto"/>
                    <w:left w:val="none" w:sz="0" w:space="0" w:color="auto"/>
                    <w:bottom w:val="none" w:sz="0" w:space="0" w:color="auto"/>
                    <w:right w:val="none" w:sz="0" w:space="0" w:color="auto"/>
                  </w:divBdr>
                </w:div>
                <w:div w:id="1192452282">
                  <w:marLeft w:val="0"/>
                  <w:marRight w:val="0"/>
                  <w:marTop w:val="0"/>
                  <w:marBottom w:val="0"/>
                  <w:divBdr>
                    <w:top w:val="none" w:sz="0" w:space="0" w:color="auto"/>
                    <w:left w:val="none" w:sz="0" w:space="0" w:color="auto"/>
                    <w:bottom w:val="none" w:sz="0" w:space="0" w:color="auto"/>
                    <w:right w:val="none" w:sz="0" w:space="0" w:color="auto"/>
                  </w:divBdr>
                  <w:divsChild>
                    <w:div w:id="93132209">
                      <w:marLeft w:val="0"/>
                      <w:marRight w:val="0"/>
                      <w:marTop w:val="0"/>
                      <w:marBottom w:val="0"/>
                      <w:divBdr>
                        <w:top w:val="none" w:sz="0" w:space="0" w:color="auto"/>
                        <w:left w:val="none" w:sz="0" w:space="0" w:color="auto"/>
                        <w:bottom w:val="none" w:sz="0" w:space="0" w:color="auto"/>
                        <w:right w:val="none" w:sz="0" w:space="0" w:color="auto"/>
                      </w:divBdr>
                      <w:divsChild>
                        <w:div w:id="118575687">
                          <w:marLeft w:val="0"/>
                          <w:marRight w:val="0"/>
                          <w:marTop w:val="0"/>
                          <w:marBottom w:val="0"/>
                          <w:divBdr>
                            <w:top w:val="none" w:sz="0" w:space="0" w:color="auto"/>
                            <w:left w:val="none" w:sz="0" w:space="0" w:color="auto"/>
                            <w:bottom w:val="none" w:sz="0" w:space="0" w:color="auto"/>
                            <w:right w:val="none" w:sz="0" w:space="0" w:color="auto"/>
                          </w:divBdr>
                          <w:divsChild>
                            <w:div w:id="1582252370">
                              <w:marLeft w:val="0"/>
                              <w:marRight w:val="0"/>
                              <w:marTop w:val="0"/>
                              <w:marBottom w:val="0"/>
                              <w:divBdr>
                                <w:top w:val="none" w:sz="0" w:space="0" w:color="auto"/>
                                <w:left w:val="none" w:sz="0" w:space="0" w:color="auto"/>
                                <w:bottom w:val="none" w:sz="0" w:space="0" w:color="auto"/>
                                <w:right w:val="none" w:sz="0" w:space="0" w:color="auto"/>
                              </w:divBdr>
                              <w:divsChild>
                                <w:div w:id="12825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209851">
              <w:marLeft w:val="0"/>
              <w:marRight w:val="0"/>
              <w:marTop w:val="0"/>
              <w:marBottom w:val="0"/>
              <w:divBdr>
                <w:top w:val="none" w:sz="0" w:space="0" w:color="auto"/>
                <w:left w:val="none" w:sz="0" w:space="0" w:color="auto"/>
                <w:bottom w:val="none" w:sz="0" w:space="0" w:color="auto"/>
                <w:right w:val="none" w:sz="0" w:space="0" w:color="auto"/>
              </w:divBdr>
              <w:divsChild>
                <w:div w:id="262304107">
                  <w:marLeft w:val="0"/>
                  <w:marRight w:val="0"/>
                  <w:marTop w:val="0"/>
                  <w:marBottom w:val="0"/>
                  <w:divBdr>
                    <w:top w:val="none" w:sz="0" w:space="0" w:color="auto"/>
                    <w:left w:val="none" w:sz="0" w:space="0" w:color="auto"/>
                    <w:bottom w:val="none" w:sz="0" w:space="0" w:color="auto"/>
                    <w:right w:val="none" w:sz="0" w:space="0" w:color="auto"/>
                  </w:divBdr>
                </w:div>
              </w:divsChild>
            </w:div>
            <w:div w:id="1414740804">
              <w:marLeft w:val="0"/>
              <w:marRight w:val="0"/>
              <w:marTop w:val="0"/>
              <w:marBottom w:val="0"/>
              <w:divBdr>
                <w:top w:val="none" w:sz="0" w:space="0" w:color="auto"/>
                <w:left w:val="none" w:sz="0" w:space="0" w:color="auto"/>
                <w:bottom w:val="none" w:sz="0" w:space="0" w:color="auto"/>
                <w:right w:val="none" w:sz="0" w:space="0" w:color="auto"/>
              </w:divBdr>
              <w:divsChild>
                <w:div w:id="537549532">
                  <w:marLeft w:val="0"/>
                  <w:marRight w:val="0"/>
                  <w:marTop w:val="0"/>
                  <w:marBottom w:val="0"/>
                  <w:divBdr>
                    <w:top w:val="none" w:sz="0" w:space="0" w:color="auto"/>
                    <w:left w:val="none" w:sz="0" w:space="0" w:color="auto"/>
                    <w:bottom w:val="none" w:sz="0" w:space="0" w:color="auto"/>
                    <w:right w:val="none" w:sz="0" w:space="0" w:color="auto"/>
                  </w:divBdr>
                </w:div>
              </w:divsChild>
            </w:div>
            <w:div w:id="35980700">
              <w:marLeft w:val="0"/>
              <w:marRight w:val="0"/>
              <w:marTop w:val="0"/>
              <w:marBottom w:val="0"/>
              <w:divBdr>
                <w:top w:val="none" w:sz="0" w:space="0" w:color="auto"/>
                <w:left w:val="none" w:sz="0" w:space="0" w:color="auto"/>
                <w:bottom w:val="none" w:sz="0" w:space="0" w:color="auto"/>
                <w:right w:val="none" w:sz="0" w:space="0" w:color="auto"/>
              </w:divBdr>
              <w:divsChild>
                <w:div w:id="908537649">
                  <w:marLeft w:val="0"/>
                  <w:marRight w:val="0"/>
                  <w:marTop w:val="0"/>
                  <w:marBottom w:val="0"/>
                  <w:divBdr>
                    <w:top w:val="none" w:sz="0" w:space="0" w:color="auto"/>
                    <w:left w:val="none" w:sz="0" w:space="0" w:color="auto"/>
                    <w:bottom w:val="none" w:sz="0" w:space="0" w:color="auto"/>
                    <w:right w:val="none" w:sz="0" w:space="0" w:color="auto"/>
                  </w:divBdr>
                  <w:divsChild>
                    <w:div w:id="1709720088">
                      <w:marLeft w:val="0"/>
                      <w:marRight w:val="0"/>
                      <w:marTop w:val="0"/>
                      <w:marBottom w:val="0"/>
                      <w:divBdr>
                        <w:top w:val="none" w:sz="0" w:space="0" w:color="auto"/>
                        <w:left w:val="none" w:sz="0" w:space="0" w:color="auto"/>
                        <w:bottom w:val="none" w:sz="0" w:space="0" w:color="auto"/>
                        <w:right w:val="none" w:sz="0" w:space="0" w:color="auto"/>
                      </w:divBdr>
                      <w:divsChild>
                        <w:div w:id="407700833">
                          <w:marLeft w:val="0"/>
                          <w:marRight w:val="0"/>
                          <w:marTop w:val="0"/>
                          <w:marBottom w:val="0"/>
                          <w:divBdr>
                            <w:top w:val="none" w:sz="0" w:space="0" w:color="auto"/>
                            <w:left w:val="none" w:sz="0" w:space="0" w:color="auto"/>
                            <w:bottom w:val="none" w:sz="0" w:space="0" w:color="auto"/>
                            <w:right w:val="none" w:sz="0" w:space="0" w:color="auto"/>
                          </w:divBdr>
                          <w:divsChild>
                            <w:div w:id="1578250504">
                              <w:marLeft w:val="0"/>
                              <w:marRight w:val="0"/>
                              <w:marTop w:val="0"/>
                              <w:marBottom w:val="0"/>
                              <w:divBdr>
                                <w:top w:val="none" w:sz="0" w:space="0" w:color="auto"/>
                                <w:left w:val="none" w:sz="0" w:space="0" w:color="auto"/>
                                <w:bottom w:val="none" w:sz="0" w:space="0" w:color="auto"/>
                                <w:right w:val="none" w:sz="0" w:space="0" w:color="auto"/>
                              </w:divBdr>
                              <w:divsChild>
                                <w:div w:id="507915101">
                                  <w:marLeft w:val="0"/>
                                  <w:marRight w:val="0"/>
                                  <w:marTop w:val="0"/>
                                  <w:marBottom w:val="0"/>
                                  <w:divBdr>
                                    <w:top w:val="none" w:sz="0" w:space="0" w:color="auto"/>
                                    <w:left w:val="none" w:sz="0" w:space="0" w:color="auto"/>
                                    <w:bottom w:val="none" w:sz="0" w:space="0" w:color="auto"/>
                                    <w:right w:val="none" w:sz="0" w:space="0" w:color="auto"/>
                                  </w:divBdr>
                                </w:div>
                                <w:div w:id="393814453">
                                  <w:marLeft w:val="0"/>
                                  <w:marRight w:val="0"/>
                                  <w:marTop w:val="0"/>
                                  <w:marBottom w:val="0"/>
                                  <w:divBdr>
                                    <w:top w:val="none" w:sz="0" w:space="0" w:color="auto"/>
                                    <w:left w:val="none" w:sz="0" w:space="0" w:color="auto"/>
                                    <w:bottom w:val="none" w:sz="0" w:space="0" w:color="auto"/>
                                    <w:right w:val="none" w:sz="0" w:space="0" w:color="auto"/>
                                  </w:divBdr>
                                </w:div>
                                <w:div w:id="1068456112">
                                  <w:marLeft w:val="0"/>
                                  <w:marRight w:val="0"/>
                                  <w:marTop w:val="0"/>
                                  <w:marBottom w:val="0"/>
                                  <w:divBdr>
                                    <w:top w:val="none" w:sz="0" w:space="0" w:color="auto"/>
                                    <w:left w:val="none" w:sz="0" w:space="0" w:color="auto"/>
                                    <w:bottom w:val="none" w:sz="0" w:space="0" w:color="auto"/>
                                    <w:right w:val="none" w:sz="0" w:space="0" w:color="auto"/>
                                  </w:divBdr>
                                </w:div>
                                <w:div w:id="211428198">
                                  <w:marLeft w:val="0"/>
                                  <w:marRight w:val="0"/>
                                  <w:marTop w:val="0"/>
                                  <w:marBottom w:val="0"/>
                                  <w:divBdr>
                                    <w:top w:val="none" w:sz="0" w:space="0" w:color="auto"/>
                                    <w:left w:val="none" w:sz="0" w:space="0" w:color="auto"/>
                                    <w:bottom w:val="none" w:sz="0" w:space="0" w:color="auto"/>
                                    <w:right w:val="none" w:sz="0" w:space="0" w:color="auto"/>
                                  </w:divBdr>
                                </w:div>
                                <w:div w:id="318771899">
                                  <w:marLeft w:val="0"/>
                                  <w:marRight w:val="0"/>
                                  <w:marTop w:val="0"/>
                                  <w:marBottom w:val="0"/>
                                  <w:divBdr>
                                    <w:top w:val="none" w:sz="0" w:space="0" w:color="auto"/>
                                    <w:left w:val="none" w:sz="0" w:space="0" w:color="auto"/>
                                    <w:bottom w:val="none" w:sz="0" w:space="0" w:color="auto"/>
                                    <w:right w:val="none" w:sz="0" w:space="0" w:color="auto"/>
                                  </w:divBdr>
                                </w:div>
                                <w:div w:id="513764986">
                                  <w:marLeft w:val="0"/>
                                  <w:marRight w:val="0"/>
                                  <w:marTop w:val="0"/>
                                  <w:marBottom w:val="0"/>
                                  <w:divBdr>
                                    <w:top w:val="none" w:sz="0" w:space="0" w:color="auto"/>
                                    <w:left w:val="none" w:sz="0" w:space="0" w:color="auto"/>
                                    <w:bottom w:val="none" w:sz="0" w:space="0" w:color="auto"/>
                                    <w:right w:val="none" w:sz="0" w:space="0" w:color="auto"/>
                                  </w:divBdr>
                                </w:div>
                                <w:div w:id="1729959529">
                                  <w:marLeft w:val="0"/>
                                  <w:marRight w:val="0"/>
                                  <w:marTop w:val="0"/>
                                  <w:marBottom w:val="0"/>
                                  <w:divBdr>
                                    <w:top w:val="none" w:sz="0" w:space="0" w:color="auto"/>
                                    <w:left w:val="none" w:sz="0" w:space="0" w:color="auto"/>
                                    <w:bottom w:val="none" w:sz="0" w:space="0" w:color="auto"/>
                                    <w:right w:val="none" w:sz="0" w:space="0" w:color="auto"/>
                                  </w:divBdr>
                                </w:div>
                                <w:div w:id="13808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658689">
              <w:marLeft w:val="0"/>
              <w:marRight w:val="0"/>
              <w:marTop w:val="0"/>
              <w:marBottom w:val="0"/>
              <w:divBdr>
                <w:top w:val="none" w:sz="0" w:space="0" w:color="auto"/>
                <w:left w:val="none" w:sz="0" w:space="0" w:color="auto"/>
                <w:bottom w:val="none" w:sz="0" w:space="0" w:color="auto"/>
                <w:right w:val="none" w:sz="0" w:space="0" w:color="auto"/>
              </w:divBdr>
              <w:divsChild>
                <w:div w:id="916207842">
                  <w:marLeft w:val="0"/>
                  <w:marRight w:val="0"/>
                  <w:marTop w:val="0"/>
                  <w:marBottom w:val="0"/>
                  <w:divBdr>
                    <w:top w:val="none" w:sz="0" w:space="0" w:color="auto"/>
                    <w:left w:val="none" w:sz="0" w:space="0" w:color="auto"/>
                    <w:bottom w:val="none" w:sz="0" w:space="0" w:color="auto"/>
                    <w:right w:val="none" w:sz="0" w:space="0" w:color="auto"/>
                  </w:divBdr>
                  <w:divsChild>
                    <w:div w:id="1317104282">
                      <w:marLeft w:val="0"/>
                      <w:marRight w:val="0"/>
                      <w:marTop w:val="0"/>
                      <w:marBottom w:val="0"/>
                      <w:divBdr>
                        <w:top w:val="none" w:sz="0" w:space="0" w:color="auto"/>
                        <w:left w:val="none" w:sz="0" w:space="0" w:color="auto"/>
                        <w:bottom w:val="none" w:sz="0" w:space="0" w:color="auto"/>
                        <w:right w:val="none" w:sz="0" w:space="0" w:color="auto"/>
                      </w:divBdr>
                      <w:divsChild>
                        <w:div w:id="1537306891">
                          <w:marLeft w:val="0"/>
                          <w:marRight w:val="0"/>
                          <w:marTop w:val="0"/>
                          <w:marBottom w:val="0"/>
                          <w:divBdr>
                            <w:top w:val="none" w:sz="0" w:space="0" w:color="auto"/>
                            <w:left w:val="none" w:sz="0" w:space="0" w:color="auto"/>
                            <w:bottom w:val="none" w:sz="0" w:space="0" w:color="auto"/>
                            <w:right w:val="none" w:sz="0" w:space="0" w:color="auto"/>
                          </w:divBdr>
                          <w:divsChild>
                            <w:div w:id="1187333060">
                              <w:marLeft w:val="0"/>
                              <w:marRight w:val="0"/>
                              <w:marTop w:val="0"/>
                              <w:marBottom w:val="0"/>
                              <w:divBdr>
                                <w:top w:val="none" w:sz="0" w:space="0" w:color="auto"/>
                                <w:left w:val="none" w:sz="0" w:space="0" w:color="auto"/>
                                <w:bottom w:val="none" w:sz="0" w:space="0" w:color="auto"/>
                                <w:right w:val="none" w:sz="0" w:space="0" w:color="auto"/>
                              </w:divBdr>
                              <w:divsChild>
                                <w:div w:id="1044870060">
                                  <w:marLeft w:val="0"/>
                                  <w:marRight w:val="0"/>
                                  <w:marTop w:val="0"/>
                                  <w:marBottom w:val="0"/>
                                  <w:divBdr>
                                    <w:top w:val="none" w:sz="0" w:space="0" w:color="auto"/>
                                    <w:left w:val="none" w:sz="0" w:space="0" w:color="auto"/>
                                    <w:bottom w:val="none" w:sz="0" w:space="0" w:color="auto"/>
                                    <w:right w:val="none" w:sz="0" w:space="0" w:color="auto"/>
                                  </w:divBdr>
                                </w:div>
                                <w:div w:id="851188100">
                                  <w:marLeft w:val="0"/>
                                  <w:marRight w:val="0"/>
                                  <w:marTop w:val="0"/>
                                  <w:marBottom w:val="0"/>
                                  <w:divBdr>
                                    <w:top w:val="none" w:sz="0" w:space="0" w:color="auto"/>
                                    <w:left w:val="none" w:sz="0" w:space="0" w:color="auto"/>
                                    <w:bottom w:val="none" w:sz="0" w:space="0" w:color="auto"/>
                                    <w:right w:val="none" w:sz="0" w:space="0" w:color="auto"/>
                                  </w:divBdr>
                                </w:div>
                                <w:div w:id="1680110747">
                                  <w:marLeft w:val="0"/>
                                  <w:marRight w:val="0"/>
                                  <w:marTop w:val="0"/>
                                  <w:marBottom w:val="0"/>
                                  <w:divBdr>
                                    <w:top w:val="none" w:sz="0" w:space="0" w:color="auto"/>
                                    <w:left w:val="none" w:sz="0" w:space="0" w:color="auto"/>
                                    <w:bottom w:val="none" w:sz="0" w:space="0" w:color="auto"/>
                                    <w:right w:val="none" w:sz="0" w:space="0" w:color="auto"/>
                                  </w:divBdr>
                                </w:div>
                                <w:div w:id="25570356">
                                  <w:marLeft w:val="0"/>
                                  <w:marRight w:val="0"/>
                                  <w:marTop w:val="0"/>
                                  <w:marBottom w:val="0"/>
                                  <w:divBdr>
                                    <w:top w:val="none" w:sz="0" w:space="0" w:color="auto"/>
                                    <w:left w:val="none" w:sz="0" w:space="0" w:color="auto"/>
                                    <w:bottom w:val="none" w:sz="0" w:space="0" w:color="auto"/>
                                    <w:right w:val="none" w:sz="0" w:space="0" w:color="auto"/>
                                  </w:divBdr>
                                </w:div>
                                <w:div w:id="1638145231">
                                  <w:marLeft w:val="0"/>
                                  <w:marRight w:val="0"/>
                                  <w:marTop w:val="0"/>
                                  <w:marBottom w:val="0"/>
                                  <w:divBdr>
                                    <w:top w:val="none" w:sz="0" w:space="0" w:color="auto"/>
                                    <w:left w:val="none" w:sz="0" w:space="0" w:color="auto"/>
                                    <w:bottom w:val="none" w:sz="0" w:space="0" w:color="auto"/>
                                    <w:right w:val="none" w:sz="0" w:space="0" w:color="auto"/>
                                  </w:divBdr>
                                </w:div>
                                <w:div w:id="12610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526572">
              <w:marLeft w:val="0"/>
              <w:marRight w:val="0"/>
              <w:marTop w:val="0"/>
              <w:marBottom w:val="0"/>
              <w:divBdr>
                <w:top w:val="none" w:sz="0" w:space="0" w:color="auto"/>
                <w:left w:val="none" w:sz="0" w:space="0" w:color="auto"/>
                <w:bottom w:val="none" w:sz="0" w:space="0" w:color="auto"/>
                <w:right w:val="none" w:sz="0" w:space="0" w:color="auto"/>
              </w:divBdr>
              <w:divsChild>
                <w:div w:id="825899974">
                  <w:marLeft w:val="0"/>
                  <w:marRight w:val="0"/>
                  <w:marTop w:val="0"/>
                  <w:marBottom w:val="0"/>
                  <w:divBdr>
                    <w:top w:val="none" w:sz="0" w:space="0" w:color="auto"/>
                    <w:left w:val="none" w:sz="0" w:space="0" w:color="auto"/>
                    <w:bottom w:val="none" w:sz="0" w:space="0" w:color="auto"/>
                    <w:right w:val="none" w:sz="0" w:space="0" w:color="auto"/>
                  </w:divBdr>
                </w:div>
                <w:div w:id="233011034">
                  <w:marLeft w:val="0"/>
                  <w:marRight w:val="0"/>
                  <w:marTop w:val="0"/>
                  <w:marBottom w:val="0"/>
                  <w:divBdr>
                    <w:top w:val="none" w:sz="0" w:space="0" w:color="auto"/>
                    <w:left w:val="none" w:sz="0" w:space="0" w:color="auto"/>
                    <w:bottom w:val="none" w:sz="0" w:space="0" w:color="auto"/>
                    <w:right w:val="none" w:sz="0" w:space="0" w:color="auto"/>
                  </w:divBdr>
                  <w:divsChild>
                    <w:div w:id="604002467">
                      <w:marLeft w:val="0"/>
                      <w:marRight w:val="0"/>
                      <w:marTop w:val="0"/>
                      <w:marBottom w:val="0"/>
                      <w:divBdr>
                        <w:top w:val="none" w:sz="0" w:space="0" w:color="auto"/>
                        <w:left w:val="none" w:sz="0" w:space="0" w:color="auto"/>
                        <w:bottom w:val="none" w:sz="0" w:space="0" w:color="auto"/>
                        <w:right w:val="none" w:sz="0" w:space="0" w:color="auto"/>
                      </w:divBdr>
                      <w:divsChild>
                        <w:div w:id="1328097003">
                          <w:marLeft w:val="0"/>
                          <w:marRight w:val="0"/>
                          <w:marTop w:val="0"/>
                          <w:marBottom w:val="0"/>
                          <w:divBdr>
                            <w:top w:val="none" w:sz="0" w:space="0" w:color="auto"/>
                            <w:left w:val="none" w:sz="0" w:space="0" w:color="auto"/>
                            <w:bottom w:val="none" w:sz="0" w:space="0" w:color="auto"/>
                            <w:right w:val="none" w:sz="0" w:space="0" w:color="auto"/>
                          </w:divBdr>
                          <w:divsChild>
                            <w:div w:id="1726829132">
                              <w:marLeft w:val="0"/>
                              <w:marRight w:val="0"/>
                              <w:marTop w:val="0"/>
                              <w:marBottom w:val="0"/>
                              <w:divBdr>
                                <w:top w:val="none" w:sz="0" w:space="0" w:color="auto"/>
                                <w:left w:val="none" w:sz="0" w:space="0" w:color="auto"/>
                                <w:bottom w:val="none" w:sz="0" w:space="0" w:color="auto"/>
                                <w:right w:val="none" w:sz="0" w:space="0" w:color="auto"/>
                              </w:divBdr>
                              <w:divsChild>
                                <w:div w:id="109983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2650407">
              <w:marLeft w:val="0"/>
              <w:marRight w:val="0"/>
              <w:marTop w:val="0"/>
              <w:marBottom w:val="0"/>
              <w:divBdr>
                <w:top w:val="none" w:sz="0" w:space="0" w:color="auto"/>
                <w:left w:val="none" w:sz="0" w:space="0" w:color="auto"/>
                <w:bottom w:val="none" w:sz="0" w:space="0" w:color="auto"/>
                <w:right w:val="none" w:sz="0" w:space="0" w:color="auto"/>
              </w:divBdr>
              <w:divsChild>
                <w:div w:id="1395465767">
                  <w:marLeft w:val="0"/>
                  <w:marRight w:val="0"/>
                  <w:marTop w:val="0"/>
                  <w:marBottom w:val="0"/>
                  <w:divBdr>
                    <w:top w:val="none" w:sz="0" w:space="0" w:color="auto"/>
                    <w:left w:val="none" w:sz="0" w:space="0" w:color="auto"/>
                    <w:bottom w:val="none" w:sz="0" w:space="0" w:color="auto"/>
                    <w:right w:val="none" w:sz="0" w:space="0" w:color="auto"/>
                  </w:divBdr>
                </w:div>
                <w:div w:id="1982998986">
                  <w:marLeft w:val="0"/>
                  <w:marRight w:val="0"/>
                  <w:marTop w:val="0"/>
                  <w:marBottom w:val="0"/>
                  <w:divBdr>
                    <w:top w:val="none" w:sz="0" w:space="0" w:color="auto"/>
                    <w:left w:val="none" w:sz="0" w:space="0" w:color="auto"/>
                    <w:bottom w:val="none" w:sz="0" w:space="0" w:color="auto"/>
                    <w:right w:val="none" w:sz="0" w:space="0" w:color="auto"/>
                  </w:divBdr>
                  <w:divsChild>
                    <w:div w:id="1062366579">
                      <w:marLeft w:val="0"/>
                      <w:marRight w:val="0"/>
                      <w:marTop w:val="0"/>
                      <w:marBottom w:val="0"/>
                      <w:divBdr>
                        <w:top w:val="none" w:sz="0" w:space="0" w:color="auto"/>
                        <w:left w:val="none" w:sz="0" w:space="0" w:color="auto"/>
                        <w:bottom w:val="none" w:sz="0" w:space="0" w:color="auto"/>
                        <w:right w:val="none" w:sz="0" w:space="0" w:color="auto"/>
                      </w:divBdr>
                      <w:divsChild>
                        <w:div w:id="1893080972">
                          <w:marLeft w:val="0"/>
                          <w:marRight w:val="0"/>
                          <w:marTop w:val="0"/>
                          <w:marBottom w:val="0"/>
                          <w:divBdr>
                            <w:top w:val="none" w:sz="0" w:space="0" w:color="auto"/>
                            <w:left w:val="none" w:sz="0" w:space="0" w:color="auto"/>
                            <w:bottom w:val="none" w:sz="0" w:space="0" w:color="auto"/>
                            <w:right w:val="none" w:sz="0" w:space="0" w:color="auto"/>
                          </w:divBdr>
                          <w:divsChild>
                            <w:div w:id="985283144">
                              <w:marLeft w:val="0"/>
                              <w:marRight w:val="0"/>
                              <w:marTop w:val="0"/>
                              <w:marBottom w:val="0"/>
                              <w:divBdr>
                                <w:top w:val="none" w:sz="0" w:space="0" w:color="auto"/>
                                <w:left w:val="none" w:sz="0" w:space="0" w:color="auto"/>
                                <w:bottom w:val="none" w:sz="0" w:space="0" w:color="auto"/>
                                <w:right w:val="none" w:sz="0" w:space="0" w:color="auto"/>
                              </w:divBdr>
                              <w:divsChild>
                                <w:div w:id="150578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9229158">
              <w:marLeft w:val="0"/>
              <w:marRight w:val="0"/>
              <w:marTop w:val="0"/>
              <w:marBottom w:val="0"/>
              <w:divBdr>
                <w:top w:val="none" w:sz="0" w:space="0" w:color="auto"/>
                <w:left w:val="none" w:sz="0" w:space="0" w:color="auto"/>
                <w:bottom w:val="none" w:sz="0" w:space="0" w:color="auto"/>
                <w:right w:val="none" w:sz="0" w:space="0" w:color="auto"/>
              </w:divBdr>
              <w:divsChild>
                <w:div w:id="1506286456">
                  <w:marLeft w:val="0"/>
                  <w:marRight w:val="0"/>
                  <w:marTop w:val="0"/>
                  <w:marBottom w:val="0"/>
                  <w:divBdr>
                    <w:top w:val="none" w:sz="0" w:space="0" w:color="auto"/>
                    <w:left w:val="none" w:sz="0" w:space="0" w:color="auto"/>
                    <w:bottom w:val="none" w:sz="0" w:space="0" w:color="auto"/>
                    <w:right w:val="none" w:sz="0" w:space="0" w:color="auto"/>
                  </w:divBdr>
                </w:div>
                <w:div w:id="1638604826">
                  <w:marLeft w:val="0"/>
                  <w:marRight w:val="0"/>
                  <w:marTop w:val="0"/>
                  <w:marBottom w:val="0"/>
                  <w:divBdr>
                    <w:top w:val="none" w:sz="0" w:space="0" w:color="auto"/>
                    <w:left w:val="none" w:sz="0" w:space="0" w:color="auto"/>
                    <w:bottom w:val="none" w:sz="0" w:space="0" w:color="auto"/>
                    <w:right w:val="none" w:sz="0" w:space="0" w:color="auto"/>
                  </w:divBdr>
                  <w:divsChild>
                    <w:div w:id="979265075">
                      <w:marLeft w:val="0"/>
                      <w:marRight w:val="0"/>
                      <w:marTop w:val="0"/>
                      <w:marBottom w:val="0"/>
                      <w:divBdr>
                        <w:top w:val="none" w:sz="0" w:space="0" w:color="auto"/>
                        <w:left w:val="none" w:sz="0" w:space="0" w:color="auto"/>
                        <w:bottom w:val="none" w:sz="0" w:space="0" w:color="auto"/>
                        <w:right w:val="none" w:sz="0" w:space="0" w:color="auto"/>
                      </w:divBdr>
                      <w:divsChild>
                        <w:div w:id="898059234">
                          <w:marLeft w:val="0"/>
                          <w:marRight w:val="0"/>
                          <w:marTop w:val="0"/>
                          <w:marBottom w:val="0"/>
                          <w:divBdr>
                            <w:top w:val="none" w:sz="0" w:space="0" w:color="auto"/>
                            <w:left w:val="none" w:sz="0" w:space="0" w:color="auto"/>
                            <w:bottom w:val="none" w:sz="0" w:space="0" w:color="auto"/>
                            <w:right w:val="none" w:sz="0" w:space="0" w:color="auto"/>
                          </w:divBdr>
                          <w:divsChild>
                            <w:div w:id="394619960">
                              <w:marLeft w:val="0"/>
                              <w:marRight w:val="0"/>
                              <w:marTop w:val="0"/>
                              <w:marBottom w:val="0"/>
                              <w:divBdr>
                                <w:top w:val="none" w:sz="0" w:space="0" w:color="auto"/>
                                <w:left w:val="none" w:sz="0" w:space="0" w:color="auto"/>
                                <w:bottom w:val="none" w:sz="0" w:space="0" w:color="auto"/>
                                <w:right w:val="none" w:sz="0" w:space="0" w:color="auto"/>
                              </w:divBdr>
                              <w:divsChild>
                                <w:div w:id="15106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449331">
              <w:marLeft w:val="0"/>
              <w:marRight w:val="0"/>
              <w:marTop w:val="0"/>
              <w:marBottom w:val="0"/>
              <w:divBdr>
                <w:top w:val="none" w:sz="0" w:space="0" w:color="auto"/>
                <w:left w:val="none" w:sz="0" w:space="0" w:color="auto"/>
                <w:bottom w:val="none" w:sz="0" w:space="0" w:color="auto"/>
                <w:right w:val="none" w:sz="0" w:space="0" w:color="auto"/>
              </w:divBdr>
              <w:divsChild>
                <w:div w:id="1023095802">
                  <w:marLeft w:val="0"/>
                  <w:marRight w:val="0"/>
                  <w:marTop w:val="0"/>
                  <w:marBottom w:val="0"/>
                  <w:divBdr>
                    <w:top w:val="none" w:sz="0" w:space="0" w:color="auto"/>
                    <w:left w:val="none" w:sz="0" w:space="0" w:color="auto"/>
                    <w:bottom w:val="none" w:sz="0" w:space="0" w:color="auto"/>
                    <w:right w:val="none" w:sz="0" w:space="0" w:color="auto"/>
                  </w:divBdr>
                </w:div>
                <w:div w:id="1485201754">
                  <w:marLeft w:val="0"/>
                  <w:marRight w:val="0"/>
                  <w:marTop w:val="0"/>
                  <w:marBottom w:val="0"/>
                  <w:divBdr>
                    <w:top w:val="none" w:sz="0" w:space="0" w:color="auto"/>
                    <w:left w:val="none" w:sz="0" w:space="0" w:color="auto"/>
                    <w:bottom w:val="none" w:sz="0" w:space="0" w:color="auto"/>
                    <w:right w:val="none" w:sz="0" w:space="0" w:color="auto"/>
                  </w:divBdr>
                  <w:divsChild>
                    <w:div w:id="89787061">
                      <w:marLeft w:val="0"/>
                      <w:marRight w:val="0"/>
                      <w:marTop w:val="0"/>
                      <w:marBottom w:val="0"/>
                      <w:divBdr>
                        <w:top w:val="none" w:sz="0" w:space="0" w:color="auto"/>
                        <w:left w:val="none" w:sz="0" w:space="0" w:color="auto"/>
                        <w:bottom w:val="none" w:sz="0" w:space="0" w:color="auto"/>
                        <w:right w:val="none" w:sz="0" w:space="0" w:color="auto"/>
                      </w:divBdr>
                      <w:divsChild>
                        <w:div w:id="820001753">
                          <w:marLeft w:val="0"/>
                          <w:marRight w:val="0"/>
                          <w:marTop w:val="0"/>
                          <w:marBottom w:val="0"/>
                          <w:divBdr>
                            <w:top w:val="none" w:sz="0" w:space="0" w:color="auto"/>
                            <w:left w:val="none" w:sz="0" w:space="0" w:color="auto"/>
                            <w:bottom w:val="none" w:sz="0" w:space="0" w:color="auto"/>
                            <w:right w:val="none" w:sz="0" w:space="0" w:color="auto"/>
                          </w:divBdr>
                          <w:divsChild>
                            <w:div w:id="644704411">
                              <w:marLeft w:val="0"/>
                              <w:marRight w:val="0"/>
                              <w:marTop w:val="0"/>
                              <w:marBottom w:val="0"/>
                              <w:divBdr>
                                <w:top w:val="none" w:sz="0" w:space="0" w:color="auto"/>
                                <w:left w:val="none" w:sz="0" w:space="0" w:color="auto"/>
                                <w:bottom w:val="none" w:sz="0" w:space="0" w:color="auto"/>
                                <w:right w:val="none" w:sz="0" w:space="0" w:color="auto"/>
                              </w:divBdr>
                              <w:divsChild>
                                <w:div w:id="4272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617182">
              <w:marLeft w:val="0"/>
              <w:marRight w:val="0"/>
              <w:marTop w:val="0"/>
              <w:marBottom w:val="0"/>
              <w:divBdr>
                <w:top w:val="none" w:sz="0" w:space="0" w:color="auto"/>
                <w:left w:val="none" w:sz="0" w:space="0" w:color="auto"/>
                <w:bottom w:val="none" w:sz="0" w:space="0" w:color="auto"/>
                <w:right w:val="none" w:sz="0" w:space="0" w:color="auto"/>
              </w:divBdr>
              <w:divsChild>
                <w:div w:id="57485006">
                  <w:marLeft w:val="0"/>
                  <w:marRight w:val="0"/>
                  <w:marTop w:val="0"/>
                  <w:marBottom w:val="0"/>
                  <w:divBdr>
                    <w:top w:val="none" w:sz="0" w:space="0" w:color="auto"/>
                    <w:left w:val="none" w:sz="0" w:space="0" w:color="auto"/>
                    <w:bottom w:val="none" w:sz="0" w:space="0" w:color="auto"/>
                    <w:right w:val="none" w:sz="0" w:space="0" w:color="auto"/>
                  </w:divBdr>
                  <w:divsChild>
                    <w:div w:id="2144539593">
                      <w:marLeft w:val="0"/>
                      <w:marRight w:val="0"/>
                      <w:marTop w:val="0"/>
                      <w:marBottom w:val="0"/>
                      <w:divBdr>
                        <w:top w:val="none" w:sz="0" w:space="0" w:color="auto"/>
                        <w:left w:val="none" w:sz="0" w:space="0" w:color="auto"/>
                        <w:bottom w:val="none" w:sz="0" w:space="0" w:color="auto"/>
                        <w:right w:val="none" w:sz="0" w:space="0" w:color="auto"/>
                      </w:divBdr>
                      <w:divsChild>
                        <w:div w:id="2120181927">
                          <w:marLeft w:val="0"/>
                          <w:marRight w:val="0"/>
                          <w:marTop w:val="0"/>
                          <w:marBottom w:val="0"/>
                          <w:divBdr>
                            <w:top w:val="none" w:sz="0" w:space="0" w:color="auto"/>
                            <w:left w:val="none" w:sz="0" w:space="0" w:color="auto"/>
                            <w:bottom w:val="none" w:sz="0" w:space="0" w:color="auto"/>
                            <w:right w:val="none" w:sz="0" w:space="0" w:color="auto"/>
                          </w:divBdr>
                          <w:divsChild>
                            <w:div w:id="712266231">
                              <w:marLeft w:val="0"/>
                              <w:marRight w:val="0"/>
                              <w:marTop w:val="0"/>
                              <w:marBottom w:val="0"/>
                              <w:divBdr>
                                <w:top w:val="none" w:sz="0" w:space="0" w:color="auto"/>
                                <w:left w:val="none" w:sz="0" w:space="0" w:color="auto"/>
                                <w:bottom w:val="none" w:sz="0" w:space="0" w:color="auto"/>
                                <w:right w:val="none" w:sz="0" w:space="0" w:color="auto"/>
                              </w:divBdr>
                              <w:divsChild>
                                <w:div w:id="101437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237186">
              <w:marLeft w:val="0"/>
              <w:marRight w:val="0"/>
              <w:marTop w:val="0"/>
              <w:marBottom w:val="0"/>
              <w:divBdr>
                <w:top w:val="none" w:sz="0" w:space="0" w:color="auto"/>
                <w:left w:val="none" w:sz="0" w:space="0" w:color="auto"/>
                <w:bottom w:val="none" w:sz="0" w:space="0" w:color="auto"/>
                <w:right w:val="none" w:sz="0" w:space="0" w:color="auto"/>
              </w:divBdr>
              <w:divsChild>
                <w:div w:id="1322998710">
                  <w:marLeft w:val="0"/>
                  <w:marRight w:val="0"/>
                  <w:marTop w:val="0"/>
                  <w:marBottom w:val="0"/>
                  <w:divBdr>
                    <w:top w:val="none" w:sz="0" w:space="0" w:color="auto"/>
                    <w:left w:val="none" w:sz="0" w:space="0" w:color="auto"/>
                    <w:bottom w:val="none" w:sz="0" w:space="0" w:color="auto"/>
                    <w:right w:val="none" w:sz="0" w:space="0" w:color="auto"/>
                  </w:divBdr>
                  <w:divsChild>
                    <w:div w:id="18821232">
                      <w:marLeft w:val="0"/>
                      <w:marRight w:val="0"/>
                      <w:marTop w:val="0"/>
                      <w:marBottom w:val="0"/>
                      <w:divBdr>
                        <w:top w:val="none" w:sz="0" w:space="0" w:color="auto"/>
                        <w:left w:val="none" w:sz="0" w:space="0" w:color="auto"/>
                        <w:bottom w:val="none" w:sz="0" w:space="0" w:color="auto"/>
                        <w:right w:val="none" w:sz="0" w:space="0" w:color="auto"/>
                      </w:divBdr>
                      <w:divsChild>
                        <w:div w:id="1340080395">
                          <w:marLeft w:val="0"/>
                          <w:marRight w:val="0"/>
                          <w:marTop w:val="0"/>
                          <w:marBottom w:val="0"/>
                          <w:divBdr>
                            <w:top w:val="none" w:sz="0" w:space="0" w:color="auto"/>
                            <w:left w:val="none" w:sz="0" w:space="0" w:color="auto"/>
                            <w:bottom w:val="none" w:sz="0" w:space="0" w:color="auto"/>
                            <w:right w:val="none" w:sz="0" w:space="0" w:color="auto"/>
                          </w:divBdr>
                          <w:divsChild>
                            <w:div w:id="610554471">
                              <w:marLeft w:val="0"/>
                              <w:marRight w:val="0"/>
                              <w:marTop w:val="0"/>
                              <w:marBottom w:val="0"/>
                              <w:divBdr>
                                <w:top w:val="none" w:sz="0" w:space="0" w:color="auto"/>
                                <w:left w:val="none" w:sz="0" w:space="0" w:color="auto"/>
                                <w:bottom w:val="none" w:sz="0" w:space="0" w:color="auto"/>
                                <w:right w:val="none" w:sz="0" w:space="0" w:color="auto"/>
                              </w:divBdr>
                              <w:divsChild>
                                <w:div w:id="2348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565560">
              <w:marLeft w:val="0"/>
              <w:marRight w:val="0"/>
              <w:marTop w:val="0"/>
              <w:marBottom w:val="0"/>
              <w:divBdr>
                <w:top w:val="none" w:sz="0" w:space="0" w:color="auto"/>
                <w:left w:val="none" w:sz="0" w:space="0" w:color="auto"/>
                <w:bottom w:val="none" w:sz="0" w:space="0" w:color="auto"/>
                <w:right w:val="none" w:sz="0" w:space="0" w:color="auto"/>
              </w:divBdr>
              <w:divsChild>
                <w:div w:id="750081491">
                  <w:marLeft w:val="0"/>
                  <w:marRight w:val="0"/>
                  <w:marTop w:val="0"/>
                  <w:marBottom w:val="0"/>
                  <w:divBdr>
                    <w:top w:val="none" w:sz="0" w:space="0" w:color="auto"/>
                    <w:left w:val="none" w:sz="0" w:space="0" w:color="auto"/>
                    <w:bottom w:val="none" w:sz="0" w:space="0" w:color="auto"/>
                    <w:right w:val="none" w:sz="0" w:space="0" w:color="auto"/>
                  </w:divBdr>
                  <w:divsChild>
                    <w:div w:id="310719219">
                      <w:marLeft w:val="0"/>
                      <w:marRight w:val="0"/>
                      <w:marTop w:val="0"/>
                      <w:marBottom w:val="0"/>
                      <w:divBdr>
                        <w:top w:val="none" w:sz="0" w:space="0" w:color="auto"/>
                        <w:left w:val="none" w:sz="0" w:space="0" w:color="auto"/>
                        <w:bottom w:val="none" w:sz="0" w:space="0" w:color="auto"/>
                        <w:right w:val="none" w:sz="0" w:space="0" w:color="auto"/>
                      </w:divBdr>
                      <w:divsChild>
                        <w:div w:id="1249999858">
                          <w:marLeft w:val="0"/>
                          <w:marRight w:val="0"/>
                          <w:marTop w:val="0"/>
                          <w:marBottom w:val="0"/>
                          <w:divBdr>
                            <w:top w:val="none" w:sz="0" w:space="0" w:color="auto"/>
                            <w:left w:val="none" w:sz="0" w:space="0" w:color="auto"/>
                            <w:bottom w:val="none" w:sz="0" w:space="0" w:color="auto"/>
                            <w:right w:val="none" w:sz="0" w:space="0" w:color="auto"/>
                          </w:divBdr>
                          <w:divsChild>
                            <w:div w:id="1908220839">
                              <w:marLeft w:val="0"/>
                              <w:marRight w:val="0"/>
                              <w:marTop w:val="0"/>
                              <w:marBottom w:val="0"/>
                              <w:divBdr>
                                <w:top w:val="none" w:sz="0" w:space="0" w:color="auto"/>
                                <w:left w:val="none" w:sz="0" w:space="0" w:color="auto"/>
                                <w:bottom w:val="none" w:sz="0" w:space="0" w:color="auto"/>
                                <w:right w:val="none" w:sz="0" w:space="0" w:color="auto"/>
                              </w:divBdr>
                              <w:divsChild>
                                <w:div w:id="27148054">
                                  <w:marLeft w:val="0"/>
                                  <w:marRight w:val="0"/>
                                  <w:marTop w:val="0"/>
                                  <w:marBottom w:val="0"/>
                                  <w:divBdr>
                                    <w:top w:val="none" w:sz="0" w:space="0" w:color="auto"/>
                                    <w:left w:val="none" w:sz="0" w:space="0" w:color="auto"/>
                                    <w:bottom w:val="none" w:sz="0" w:space="0" w:color="auto"/>
                                    <w:right w:val="none" w:sz="0" w:space="0" w:color="auto"/>
                                  </w:divBdr>
                                </w:div>
                                <w:div w:id="1054885600">
                                  <w:marLeft w:val="0"/>
                                  <w:marRight w:val="0"/>
                                  <w:marTop w:val="0"/>
                                  <w:marBottom w:val="0"/>
                                  <w:divBdr>
                                    <w:top w:val="none" w:sz="0" w:space="0" w:color="auto"/>
                                    <w:left w:val="none" w:sz="0" w:space="0" w:color="auto"/>
                                    <w:bottom w:val="none" w:sz="0" w:space="0" w:color="auto"/>
                                    <w:right w:val="none" w:sz="0" w:space="0" w:color="auto"/>
                                  </w:divBdr>
                                </w:div>
                                <w:div w:id="1912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066726">
              <w:marLeft w:val="0"/>
              <w:marRight w:val="0"/>
              <w:marTop w:val="0"/>
              <w:marBottom w:val="0"/>
              <w:divBdr>
                <w:top w:val="none" w:sz="0" w:space="0" w:color="auto"/>
                <w:left w:val="none" w:sz="0" w:space="0" w:color="auto"/>
                <w:bottom w:val="none" w:sz="0" w:space="0" w:color="auto"/>
                <w:right w:val="none" w:sz="0" w:space="0" w:color="auto"/>
              </w:divBdr>
              <w:divsChild>
                <w:div w:id="891620208">
                  <w:marLeft w:val="0"/>
                  <w:marRight w:val="0"/>
                  <w:marTop w:val="0"/>
                  <w:marBottom w:val="0"/>
                  <w:divBdr>
                    <w:top w:val="none" w:sz="0" w:space="0" w:color="auto"/>
                    <w:left w:val="none" w:sz="0" w:space="0" w:color="auto"/>
                    <w:bottom w:val="none" w:sz="0" w:space="0" w:color="auto"/>
                    <w:right w:val="none" w:sz="0" w:space="0" w:color="auto"/>
                  </w:divBdr>
                  <w:divsChild>
                    <w:div w:id="1107853179">
                      <w:marLeft w:val="0"/>
                      <w:marRight w:val="0"/>
                      <w:marTop w:val="0"/>
                      <w:marBottom w:val="0"/>
                      <w:divBdr>
                        <w:top w:val="none" w:sz="0" w:space="0" w:color="auto"/>
                        <w:left w:val="none" w:sz="0" w:space="0" w:color="auto"/>
                        <w:bottom w:val="none" w:sz="0" w:space="0" w:color="auto"/>
                        <w:right w:val="none" w:sz="0" w:space="0" w:color="auto"/>
                      </w:divBdr>
                      <w:divsChild>
                        <w:div w:id="1641574513">
                          <w:marLeft w:val="0"/>
                          <w:marRight w:val="0"/>
                          <w:marTop w:val="0"/>
                          <w:marBottom w:val="0"/>
                          <w:divBdr>
                            <w:top w:val="none" w:sz="0" w:space="0" w:color="auto"/>
                            <w:left w:val="none" w:sz="0" w:space="0" w:color="auto"/>
                            <w:bottom w:val="none" w:sz="0" w:space="0" w:color="auto"/>
                            <w:right w:val="none" w:sz="0" w:space="0" w:color="auto"/>
                          </w:divBdr>
                          <w:divsChild>
                            <w:div w:id="1383871577">
                              <w:marLeft w:val="0"/>
                              <w:marRight w:val="0"/>
                              <w:marTop w:val="0"/>
                              <w:marBottom w:val="0"/>
                              <w:divBdr>
                                <w:top w:val="none" w:sz="0" w:space="0" w:color="auto"/>
                                <w:left w:val="none" w:sz="0" w:space="0" w:color="auto"/>
                                <w:bottom w:val="none" w:sz="0" w:space="0" w:color="auto"/>
                                <w:right w:val="none" w:sz="0" w:space="0" w:color="auto"/>
                              </w:divBdr>
                              <w:divsChild>
                                <w:div w:id="83515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140091">
              <w:marLeft w:val="0"/>
              <w:marRight w:val="0"/>
              <w:marTop w:val="0"/>
              <w:marBottom w:val="0"/>
              <w:divBdr>
                <w:top w:val="none" w:sz="0" w:space="0" w:color="auto"/>
                <w:left w:val="none" w:sz="0" w:space="0" w:color="auto"/>
                <w:bottom w:val="none" w:sz="0" w:space="0" w:color="auto"/>
                <w:right w:val="none" w:sz="0" w:space="0" w:color="auto"/>
              </w:divBdr>
              <w:divsChild>
                <w:div w:id="2089687150">
                  <w:marLeft w:val="0"/>
                  <w:marRight w:val="0"/>
                  <w:marTop w:val="0"/>
                  <w:marBottom w:val="0"/>
                  <w:divBdr>
                    <w:top w:val="none" w:sz="0" w:space="0" w:color="auto"/>
                    <w:left w:val="none" w:sz="0" w:space="0" w:color="auto"/>
                    <w:bottom w:val="none" w:sz="0" w:space="0" w:color="auto"/>
                    <w:right w:val="none" w:sz="0" w:space="0" w:color="auto"/>
                  </w:divBdr>
                  <w:divsChild>
                    <w:div w:id="2057508308">
                      <w:marLeft w:val="0"/>
                      <w:marRight w:val="0"/>
                      <w:marTop w:val="0"/>
                      <w:marBottom w:val="0"/>
                      <w:divBdr>
                        <w:top w:val="none" w:sz="0" w:space="0" w:color="auto"/>
                        <w:left w:val="none" w:sz="0" w:space="0" w:color="auto"/>
                        <w:bottom w:val="none" w:sz="0" w:space="0" w:color="auto"/>
                        <w:right w:val="none" w:sz="0" w:space="0" w:color="auto"/>
                      </w:divBdr>
                      <w:divsChild>
                        <w:div w:id="194275148">
                          <w:marLeft w:val="0"/>
                          <w:marRight w:val="0"/>
                          <w:marTop w:val="0"/>
                          <w:marBottom w:val="0"/>
                          <w:divBdr>
                            <w:top w:val="none" w:sz="0" w:space="0" w:color="auto"/>
                            <w:left w:val="none" w:sz="0" w:space="0" w:color="auto"/>
                            <w:bottom w:val="none" w:sz="0" w:space="0" w:color="auto"/>
                            <w:right w:val="none" w:sz="0" w:space="0" w:color="auto"/>
                          </w:divBdr>
                          <w:divsChild>
                            <w:div w:id="1429694448">
                              <w:marLeft w:val="0"/>
                              <w:marRight w:val="0"/>
                              <w:marTop w:val="0"/>
                              <w:marBottom w:val="0"/>
                              <w:divBdr>
                                <w:top w:val="none" w:sz="0" w:space="0" w:color="auto"/>
                                <w:left w:val="none" w:sz="0" w:space="0" w:color="auto"/>
                                <w:bottom w:val="none" w:sz="0" w:space="0" w:color="auto"/>
                                <w:right w:val="none" w:sz="0" w:space="0" w:color="auto"/>
                              </w:divBdr>
                              <w:divsChild>
                                <w:div w:id="109020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3293420">
              <w:marLeft w:val="0"/>
              <w:marRight w:val="0"/>
              <w:marTop w:val="0"/>
              <w:marBottom w:val="0"/>
              <w:divBdr>
                <w:top w:val="none" w:sz="0" w:space="0" w:color="auto"/>
                <w:left w:val="none" w:sz="0" w:space="0" w:color="auto"/>
                <w:bottom w:val="none" w:sz="0" w:space="0" w:color="auto"/>
                <w:right w:val="none" w:sz="0" w:space="0" w:color="auto"/>
              </w:divBdr>
              <w:divsChild>
                <w:div w:id="1355378514">
                  <w:marLeft w:val="0"/>
                  <w:marRight w:val="0"/>
                  <w:marTop w:val="0"/>
                  <w:marBottom w:val="0"/>
                  <w:divBdr>
                    <w:top w:val="none" w:sz="0" w:space="0" w:color="auto"/>
                    <w:left w:val="none" w:sz="0" w:space="0" w:color="auto"/>
                    <w:bottom w:val="none" w:sz="0" w:space="0" w:color="auto"/>
                    <w:right w:val="none" w:sz="0" w:space="0" w:color="auto"/>
                  </w:divBdr>
                  <w:divsChild>
                    <w:div w:id="328364445">
                      <w:marLeft w:val="0"/>
                      <w:marRight w:val="0"/>
                      <w:marTop w:val="0"/>
                      <w:marBottom w:val="0"/>
                      <w:divBdr>
                        <w:top w:val="none" w:sz="0" w:space="0" w:color="auto"/>
                        <w:left w:val="none" w:sz="0" w:space="0" w:color="auto"/>
                        <w:bottom w:val="none" w:sz="0" w:space="0" w:color="auto"/>
                        <w:right w:val="none" w:sz="0" w:space="0" w:color="auto"/>
                      </w:divBdr>
                      <w:divsChild>
                        <w:div w:id="1285305328">
                          <w:marLeft w:val="0"/>
                          <w:marRight w:val="0"/>
                          <w:marTop w:val="0"/>
                          <w:marBottom w:val="0"/>
                          <w:divBdr>
                            <w:top w:val="none" w:sz="0" w:space="0" w:color="auto"/>
                            <w:left w:val="none" w:sz="0" w:space="0" w:color="auto"/>
                            <w:bottom w:val="none" w:sz="0" w:space="0" w:color="auto"/>
                            <w:right w:val="none" w:sz="0" w:space="0" w:color="auto"/>
                          </w:divBdr>
                          <w:divsChild>
                            <w:div w:id="1677610415">
                              <w:marLeft w:val="0"/>
                              <w:marRight w:val="0"/>
                              <w:marTop w:val="0"/>
                              <w:marBottom w:val="0"/>
                              <w:divBdr>
                                <w:top w:val="none" w:sz="0" w:space="0" w:color="auto"/>
                                <w:left w:val="none" w:sz="0" w:space="0" w:color="auto"/>
                                <w:bottom w:val="none" w:sz="0" w:space="0" w:color="auto"/>
                                <w:right w:val="none" w:sz="0" w:space="0" w:color="auto"/>
                              </w:divBdr>
                              <w:divsChild>
                                <w:div w:id="142719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6304878">
              <w:marLeft w:val="0"/>
              <w:marRight w:val="0"/>
              <w:marTop w:val="0"/>
              <w:marBottom w:val="0"/>
              <w:divBdr>
                <w:top w:val="none" w:sz="0" w:space="0" w:color="auto"/>
                <w:left w:val="none" w:sz="0" w:space="0" w:color="auto"/>
                <w:bottom w:val="none" w:sz="0" w:space="0" w:color="auto"/>
                <w:right w:val="none" w:sz="0" w:space="0" w:color="auto"/>
              </w:divBdr>
              <w:divsChild>
                <w:div w:id="527063092">
                  <w:marLeft w:val="0"/>
                  <w:marRight w:val="0"/>
                  <w:marTop w:val="0"/>
                  <w:marBottom w:val="0"/>
                  <w:divBdr>
                    <w:top w:val="none" w:sz="0" w:space="0" w:color="auto"/>
                    <w:left w:val="none" w:sz="0" w:space="0" w:color="auto"/>
                    <w:bottom w:val="none" w:sz="0" w:space="0" w:color="auto"/>
                    <w:right w:val="none" w:sz="0" w:space="0" w:color="auto"/>
                  </w:divBdr>
                  <w:divsChild>
                    <w:div w:id="371156316">
                      <w:marLeft w:val="0"/>
                      <w:marRight w:val="0"/>
                      <w:marTop w:val="0"/>
                      <w:marBottom w:val="0"/>
                      <w:divBdr>
                        <w:top w:val="none" w:sz="0" w:space="0" w:color="auto"/>
                        <w:left w:val="none" w:sz="0" w:space="0" w:color="auto"/>
                        <w:bottom w:val="none" w:sz="0" w:space="0" w:color="auto"/>
                        <w:right w:val="none" w:sz="0" w:space="0" w:color="auto"/>
                      </w:divBdr>
                      <w:divsChild>
                        <w:div w:id="91829259">
                          <w:marLeft w:val="0"/>
                          <w:marRight w:val="0"/>
                          <w:marTop w:val="0"/>
                          <w:marBottom w:val="0"/>
                          <w:divBdr>
                            <w:top w:val="none" w:sz="0" w:space="0" w:color="auto"/>
                            <w:left w:val="none" w:sz="0" w:space="0" w:color="auto"/>
                            <w:bottom w:val="none" w:sz="0" w:space="0" w:color="auto"/>
                            <w:right w:val="none" w:sz="0" w:space="0" w:color="auto"/>
                          </w:divBdr>
                          <w:divsChild>
                            <w:div w:id="478617339">
                              <w:marLeft w:val="0"/>
                              <w:marRight w:val="0"/>
                              <w:marTop w:val="0"/>
                              <w:marBottom w:val="0"/>
                              <w:divBdr>
                                <w:top w:val="none" w:sz="0" w:space="0" w:color="auto"/>
                                <w:left w:val="none" w:sz="0" w:space="0" w:color="auto"/>
                                <w:bottom w:val="none" w:sz="0" w:space="0" w:color="auto"/>
                                <w:right w:val="none" w:sz="0" w:space="0" w:color="auto"/>
                              </w:divBdr>
                              <w:divsChild>
                                <w:div w:id="78277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0381440">
              <w:marLeft w:val="0"/>
              <w:marRight w:val="0"/>
              <w:marTop w:val="0"/>
              <w:marBottom w:val="0"/>
              <w:divBdr>
                <w:top w:val="none" w:sz="0" w:space="0" w:color="auto"/>
                <w:left w:val="none" w:sz="0" w:space="0" w:color="auto"/>
                <w:bottom w:val="none" w:sz="0" w:space="0" w:color="auto"/>
                <w:right w:val="none" w:sz="0" w:space="0" w:color="auto"/>
              </w:divBdr>
              <w:divsChild>
                <w:div w:id="1666470386">
                  <w:marLeft w:val="0"/>
                  <w:marRight w:val="0"/>
                  <w:marTop w:val="0"/>
                  <w:marBottom w:val="0"/>
                  <w:divBdr>
                    <w:top w:val="none" w:sz="0" w:space="0" w:color="auto"/>
                    <w:left w:val="none" w:sz="0" w:space="0" w:color="auto"/>
                    <w:bottom w:val="none" w:sz="0" w:space="0" w:color="auto"/>
                    <w:right w:val="none" w:sz="0" w:space="0" w:color="auto"/>
                  </w:divBdr>
                  <w:divsChild>
                    <w:div w:id="444278989">
                      <w:marLeft w:val="0"/>
                      <w:marRight w:val="0"/>
                      <w:marTop w:val="0"/>
                      <w:marBottom w:val="0"/>
                      <w:divBdr>
                        <w:top w:val="none" w:sz="0" w:space="0" w:color="auto"/>
                        <w:left w:val="none" w:sz="0" w:space="0" w:color="auto"/>
                        <w:bottom w:val="none" w:sz="0" w:space="0" w:color="auto"/>
                        <w:right w:val="none" w:sz="0" w:space="0" w:color="auto"/>
                      </w:divBdr>
                      <w:divsChild>
                        <w:div w:id="177815937">
                          <w:marLeft w:val="0"/>
                          <w:marRight w:val="0"/>
                          <w:marTop w:val="0"/>
                          <w:marBottom w:val="0"/>
                          <w:divBdr>
                            <w:top w:val="none" w:sz="0" w:space="0" w:color="auto"/>
                            <w:left w:val="none" w:sz="0" w:space="0" w:color="auto"/>
                            <w:bottom w:val="none" w:sz="0" w:space="0" w:color="auto"/>
                            <w:right w:val="none" w:sz="0" w:space="0" w:color="auto"/>
                          </w:divBdr>
                          <w:divsChild>
                            <w:div w:id="1034693575">
                              <w:marLeft w:val="0"/>
                              <w:marRight w:val="0"/>
                              <w:marTop w:val="0"/>
                              <w:marBottom w:val="0"/>
                              <w:divBdr>
                                <w:top w:val="none" w:sz="0" w:space="0" w:color="auto"/>
                                <w:left w:val="none" w:sz="0" w:space="0" w:color="auto"/>
                                <w:bottom w:val="none" w:sz="0" w:space="0" w:color="auto"/>
                                <w:right w:val="none" w:sz="0" w:space="0" w:color="auto"/>
                              </w:divBdr>
                              <w:divsChild>
                                <w:div w:id="722103446">
                                  <w:marLeft w:val="0"/>
                                  <w:marRight w:val="0"/>
                                  <w:marTop w:val="0"/>
                                  <w:marBottom w:val="0"/>
                                  <w:divBdr>
                                    <w:top w:val="none" w:sz="0" w:space="0" w:color="auto"/>
                                    <w:left w:val="none" w:sz="0" w:space="0" w:color="auto"/>
                                    <w:bottom w:val="none" w:sz="0" w:space="0" w:color="auto"/>
                                    <w:right w:val="none" w:sz="0" w:space="0" w:color="auto"/>
                                  </w:divBdr>
                                </w:div>
                                <w:div w:id="1691179378">
                                  <w:marLeft w:val="0"/>
                                  <w:marRight w:val="0"/>
                                  <w:marTop w:val="0"/>
                                  <w:marBottom w:val="0"/>
                                  <w:divBdr>
                                    <w:top w:val="none" w:sz="0" w:space="0" w:color="auto"/>
                                    <w:left w:val="none" w:sz="0" w:space="0" w:color="auto"/>
                                    <w:bottom w:val="none" w:sz="0" w:space="0" w:color="auto"/>
                                    <w:right w:val="none" w:sz="0" w:space="0" w:color="auto"/>
                                  </w:divBdr>
                                </w:div>
                                <w:div w:id="2133279579">
                                  <w:marLeft w:val="0"/>
                                  <w:marRight w:val="0"/>
                                  <w:marTop w:val="0"/>
                                  <w:marBottom w:val="0"/>
                                  <w:divBdr>
                                    <w:top w:val="none" w:sz="0" w:space="0" w:color="auto"/>
                                    <w:left w:val="none" w:sz="0" w:space="0" w:color="auto"/>
                                    <w:bottom w:val="none" w:sz="0" w:space="0" w:color="auto"/>
                                    <w:right w:val="none" w:sz="0" w:space="0" w:color="auto"/>
                                  </w:divBdr>
                                </w:div>
                                <w:div w:id="29977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3752404">
              <w:marLeft w:val="0"/>
              <w:marRight w:val="0"/>
              <w:marTop w:val="0"/>
              <w:marBottom w:val="0"/>
              <w:divBdr>
                <w:top w:val="none" w:sz="0" w:space="0" w:color="auto"/>
                <w:left w:val="none" w:sz="0" w:space="0" w:color="auto"/>
                <w:bottom w:val="none" w:sz="0" w:space="0" w:color="auto"/>
                <w:right w:val="none" w:sz="0" w:space="0" w:color="auto"/>
              </w:divBdr>
            </w:div>
            <w:div w:id="885065213">
              <w:marLeft w:val="0"/>
              <w:marRight w:val="0"/>
              <w:marTop w:val="0"/>
              <w:marBottom w:val="0"/>
              <w:divBdr>
                <w:top w:val="none" w:sz="0" w:space="0" w:color="auto"/>
                <w:left w:val="none" w:sz="0" w:space="0" w:color="auto"/>
                <w:bottom w:val="none" w:sz="0" w:space="0" w:color="auto"/>
                <w:right w:val="none" w:sz="0" w:space="0" w:color="auto"/>
              </w:divBdr>
            </w:div>
            <w:div w:id="1038818898">
              <w:marLeft w:val="0"/>
              <w:marRight w:val="0"/>
              <w:marTop w:val="0"/>
              <w:marBottom w:val="0"/>
              <w:divBdr>
                <w:top w:val="none" w:sz="0" w:space="0" w:color="auto"/>
                <w:left w:val="none" w:sz="0" w:space="0" w:color="auto"/>
                <w:bottom w:val="none" w:sz="0" w:space="0" w:color="auto"/>
                <w:right w:val="none" w:sz="0" w:space="0" w:color="auto"/>
              </w:divBdr>
            </w:div>
            <w:div w:id="801195731">
              <w:marLeft w:val="0"/>
              <w:marRight w:val="0"/>
              <w:marTop w:val="0"/>
              <w:marBottom w:val="0"/>
              <w:divBdr>
                <w:top w:val="none" w:sz="0" w:space="0" w:color="auto"/>
                <w:left w:val="none" w:sz="0" w:space="0" w:color="auto"/>
                <w:bottom w:val="none" w:sz="0" w:space="0" w:color="auto"/>
                <w:right w:val="none" w:sz="0" w:space="0" w:color="auto"/>
              </w:divBdr>
            </w:div>
            <w:div w:id="765853972">
              <w:marLeft w:val="0"/>
              <w:marRight w:val="0"/>
              <w:marTop w:val="0"/>
              <w:marBottom w:val="0"/>
              <w:divBdr>
                <w:top w:val="none" w:sz="0" w:space="0" w:color="auto"/>
                <w:left w:val="none" w:sz="0" w:space="0" w:color="auto"/>
                <w:bottom w:val="none" w:sz="0" w:space="0" w:color="auto"/>
                <w:right w:val="none" w:sz="0" w:space="0" w:color="auto"/>
              </w:divBdr>
            </w:div>
            <w:div w:id="1928272272">
              <w:marLeft w:val="0"/>
              <w:marRight w:val="0"/>
              <w:marTop w:val="0"/>
              <w:marBottom w:val="0"/>
              <w:divBdr>
                <w:top w:val="none" w:sz="0" w:space="0" w:color="auto"/>
                <w:left w:val="none" w:sz="0" w:space="0" w:color="auto"/>
                <w:bottom w:val="none" w:sz="0" w:space="0" w:color="auto"/>
                <w:right w:val="none" w:sz="0" w:space="0" w:color="auto"/>
              </w:divBdr>
            </w:div>
            <w:div w:id="1233348651">
              <w:marLeft w:val="0"/>
              <w:marRight w:val="0"/>
              <w:marTop w:val="0"/>
              <w:marBottom w:val="0"/>
              <w:divBdr>
                <w:top w:val="none" w:sz="0" w:space="0" w:color="auto"/>
                <w:left w:val="none" w:sz="0" w:space="0" w:color="auto"/>
                <w:bottom w:val="none" w:sz="0" w:space="0" w:color="auto"/>
                <w:right w:val="none" w:sz="0" w:space="0" w:color="auto"/>
              </w:divBdr>
            </w:div>
          </w:divsChild>
        </w:div>
        <w:div w:id="1658805803">
          <w:marLeft w:val="0"/>
          <w:marRight w:val="0"/>
          <w:marTop w:val="0"/>
          <w:marBottom w:val="0"/>
          <w:divBdr>
            <w:top w:val="none" w:sz="0" w:space="0" w:color="auto"/>
            <w:left w:val="none" w:sz="0" w:space="0" w:color="auto"/>
            <w:bottom w:val="none" w:sz="0" w:space="0" w:color="auto"/>
            <w:right w:val="none" w:sz="0" w:space="0" w:color="auto"/>
          </w:divBdr>
          <w:divsChild>
            <w:div w:id="474874546">
              <w:marLeft w:val="0"/>
              <w:marRight w:val="0"/>
              <w:marTop w:val="0"/>
              <w:marBottom w:val="0"/>
              <w:divBdr>
                <w:top w:val="none" w:sz="0" w:space="0" w:color="auto"/>
                <w:left w:val="none" w:sz="0" w:space="0" w:color="auto"/>
                <w:bottom w:val="none" w:sz="0" w:space="0" w:color="auto"/>
                <w:right w:val="none" w:sz="0" w:space="0" w:color="auto"/>
              </w:divBdr>
              <w:divsChild>
                <w:div w:id="88814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alibaba.github.io/dubbo-doc-static/User+Guide-zh.htm" TargetMode="External"/><Relationship Id="rId299" Type="http://schemas.openxmlformats.org/officeDocument/2006/relationships/hyperlink" Target="http://alibaba.github.io/dubbo-doc-static/User+Guide-zh.htm" TargetMode="External"/><Relationship Id="rId21" Type="http://schemas.openxmlformats.org/officeDocument/2006/relationships/hyperlink" Target="http://alibaba.github.io/dubbo-doc-static/User+Guide-zh.htm" TargetMode="External"/><Relationship Id="rId63" Type="http://schemas.openxmlformats.org/officeDocument/2006/relationships/hyperlink" Target="http://alibaba.github.io/dubbo-doc-static/User+Guide-zh.htm" TargetMode="External"/><Relationship Id="rId159" Type="http://schemas.openxmlformats.org/officeDocument/2006/relationships/hyperlink" Target="http://www.w3.org/2001/XMLSchema-instance" TargetMode="External"/><Relationship Id="rId324" Type="http://schemas.openxmlformats.org/officeDocument/2006/relationships/hyperlink" Target="http://www.springframework.org/schema/beans" TargetMode="External"/><Relationship Id="rId366" Type="http://schemas.openxmlformats.org/officeDocument/2006/relationships/hyperlink" Target="http://alibaba.github.io/dubbo-doc-static/User+Guide-zh.htm" TargetMode="External"/><Relationship Id="rId531" Type="http://schemas.openxmlformats.org/officeDocument/2006/relationships/image" Target="media/image25.jpeg"/><Relationship Id="rId573" Type="http://schemas.openxmlformats.org/officeDocument/2006/relationships/image" Target="media/image27.png"/><Relationship Id="rId170" Type="http://schemas.openxmlformats.org/officeDocument/2006/relationships/hyperlink" Target="http://10.20.160.198/wiki/display/dubbo/consumer.xml" TargetMode="External"/><Relationship Id="rId226" Type="http://schemas.openxmlformats.org/officeDocument/2006/relationships/hyperlink" Target="http://alibaba.github.io/dubbo-doc-static/Xml+Config-zh.htm" TargetMode="External"/><Relationship Id="rId433" Type="http://schemas.openxmlformats.org/officeDocument/2006/relationships/hyperlink" Target="http://alibaba.github.io/dubbo-doc-static/User+Guide-zh.htm" TargetMode="External"/><Relationship Id="rId268" Type="http://schemas.openxmlformats.org/officeDocument/2006/relationships/hyperlink" Target="http://alibaba.github.io/dubbo-doc-static/User+Guide-zh.htm" TargetMode="External"/><Relationship Id="rId475" Type="http://schemas.openxmlformats.org/officeDocument/2006/relationships/hyperlink" Target="http://alibaba.github.io/dubbo-doc-static/User+Guide-zh.htm" TargetMode="External"/><Relationship Id="rId32" Type="http://schemas.openxmlformats.org/officeDocument/2006/relationships/hyperlink" Target="http://alibaba.github.io/dubbo-doc-static/User+Guide-zh.htm" TargetMode="External"/><Relationship Id="rId74" Type="http://schemas.openxmlformats.org/officeDocument/2006/relationships/hyperlink" Target="http://alibaba.github.io/dubbo-doc-static/User+Guide-zh.htm" TargetMode="External"/><Relationship Id="rId128" Type="http://schemas.openxmlformats.org/officeDocument/2006/relationships/hyperlink" Target="http://alibaba.github.io/dubbo-doc-static/User+Guide-zh.htm" TargetMode="External"/><Relationship Id="rId335" Type="http://schemas.openxmlformats.org/officeDocument/2006/relationships/hyperlink" Target="http://alibaba.github.io/dubbo-doc-static/User+Guide-zh.htm" TargetMode="External"/><Relationship Id="rId377" Type="http://schemas.openxmlformats.org/officeDocument/2006/relationships/hyperlink" Target="http://alibaba.github.io/dubbo-doc-static/Mock+Proxy-zh.htm" TargetMode="External"/><Relationship Id="rId500" Type="http://schemas.openxmlformats.org/officeDocument/2006/relationships/hyperlink" Target="http://alibaba.github.io/dubbo-doc-static/Memcached+Protocol.htm" TargetMode="External"/><Relationship Id="rId542" Type="http://schemas.openxmlformats.org/officeDocument/2006/relationships/hyperlink" Target="http://www.w3.org/2001/XMLSchema-instance" TargetMode="External"/><Relationship Id="rId584" Type="http://schemas.openxmlformats.org/officeDocument/2006/relationships/image" Target="media/image36.jpeg"/><Relationship Id="rId5" Type="http://schemas.openxmlformats.org/officeDocument/2006/relationships/footnotes" Target="footnotes.xml"/><Relationship Id="rId181" Type="http://schemas.openxmlformats.org/officeDocument/2006/relationships/hyperlink" Target="http://alibaba.github.io/dubbo-doc-static/User+Guide-zh.htm" TargetMode="External"/><Relationship Id="rId237" Type="http://schemas.openxmlformats.org/officeDocument/2006/relationships/hyperlink" Target="http://code.alibabatech.com/schema/dubbo/dubbo.xsd" TargetMode="External"/><Relationship Id="rId402" Type="http://schemas.openxmlformats.org/officeDocument/2006/relationships/hyperlink" Target="http://alibaba.github.io/dubbo-doc-static/User+Guide-zh.htm" TargetMode="External"/><Relationship Id="rId279" Type="http://schemas.openxmlformats.org/officeDocument/2006/relationships/hyperlink" Target="http://alibaba.github.io/dubbo-doc-static/User+Guide-zh.htm" TargetMode="External"/><Relationship Id="rId444" Type="http://schemas.openxmlformats.org/officeDocument/2006/relationships/hyperlink" Target="http://alibaba.github.io/dubbo-doc-static/User+Guide-zh.htm" TargetMode="External"/><Relationship Id="rId486" Type="http://schemas.openxmlformats.org/officeDocument/2006/relationships/hyperlink" Target="http://alibaba.github.io/dubbo-doc-static/User+Guide-zh.htm" TargetMode="External"/><Relationship Id="rId43" Type="http://schemas.openxmlformats.org/officeDocument/2006/relationships/hyperlink" Target="http://alibaba.github.io/dubbo-doc-static/User+Guide-zh.htm" TargetMode="External"/><Relationship Id="rId139" Type="http://schemas.openxmlformats.org/officeDocument/2006/relationships/hyperlink" Target="http://alibaba.github.io/dubbo-doc-static/Getting+Started-zh.htm" TargetMode="External"/><Relationship Id="rId290" Type="http://schemas.openxmlformats.org/officeDocument/2006/relationships/image" Target="media/image11.jpeg"/><Relationship Id="rId304" Type="http://schemas.openxmlformats.org/officeDocument/2006/relationships/hyperlink" Target="http://alibaba.github.io/dubbo-doc-static/Developer+Guide-zh.htm" TargetMode="External"/><Relationship Id="rId346" Type="http://schemas.openxmlformats.org/officeDocument/2006/relationships/hyperlink" Target="http://alibaba.github.io/dubbo-doc-static/User+Guide-zh.htm" TargetMode="External"/><Relationship Id="rId388" Type="http://schemas.openxmlformats.org/officeDocument/2006/relationships/hyperlink" Target="http://alibaba.github.io/dubbo-doc-static/Configuration+Reference.htm" TargetMode="External"/><Relationship Id="rId511" Type="http://schemas.openxmlformats.org/officeDocument/2006/relationships/hyperlink" Target="http://alibaba.github.io/dubbo-doc-static/User+Guide-zh.htm" TargetMode="External"/><Relationship Id="rId553" Type="http://schemas.openxmlformats.org/officeDocument/2006/relationships/hyperlink" Target="http://alibaba.github.io/dubbo-doc-static/Maven+Plugin+Reference-zh.htm" TargetMode="External"/><Relationship Id="rId85" Type="http://schemas.openxmlformats.org/officeDocument/2006/relationships/hyperlink" Target="http://alibaba.github.io/dubbo-doc-static/User+Guide-zh.htm" TargetMode="External"/><Relationship Id="rId150" Type="http://schemas.openxmlformats.org/officeDocument/2006/relationships/hyperlink" Target="http://alibaba.github.io/dubbo-doc-static/Quick+Start-zh.htm" TargetMode="External"/><Relationship Id="rId192" Type="http://schemas.openxmlformats.org/officeDocument/2006/relationships/hyperlink" Target="http://alibaba.github.io/dubbo-doc-static/User+Guide-zh.htm" TargetMode="External"/><Relationship Id="rId206" Type="http://schemas.openxmlformats.org/officeDocument/2006/relationships/hyperlink" Target="http://alibaba.github.io/dubbo-doc-static/User+Guide-zh.htm" TargetMode="External"/><Relationship Id="rId413" Type="http://schemas.openxmlformats.org/officeDocument/2006/relationships/hyperlink" Target="http://alibaba.github.io/dubbo-doc-static/Graceful+Shutdown-zh.htm" TargetMode="External"/><Relationship Id="rId248" Type="http://schemas.openxmlformats.org/officeDocument/2006/relationships/hyperlink" Target="http://alibaba.github.io/dubbo-doc-static/User+Guide-zh.htm" TargetMode="External"/><Relationship Id="rId455" Type="http://schemas.openxmlformats.org/officeDocument/2006/relationships/hyperlink" Target="http://alibaba.github.io/dubbo-doc-static/User+Guide-zh.htm" TargetMode="External"/><Relationship Id="rId497" Type="http://schemas.openxmlformats.org/officeDocument/2006/relationships/hyperlink" Target="http://alibaba.github.io/dubbo-doc-static/User+Guide-zh.htm" TargetMode="External"/><Relationship Id="rId12" Type="http://schemas.openxmlformats.org/officeDocument/2006/relationships/hyperlink" Target="http://alibaba.github.io/dubbo-doc-static/User+Guide-zh.htm" TargetMode="External"/><Relationship Id="rId108" Type="http://schemas.openxmlformats.org/officeDocument/2006/relationships/hyperlink" Target="http://alibaba.github.io/dubbo-doc-static/User+Guide-zh.htm" TargetMode="External"/><Relationship Id="rId315" Type="http://schemas.openxmlformats.org/officeDocument/2006/relationships/hyperlink" Target="http://alibaba.github.io/dubbo-doc-static/Developer+Guide-zh.htm" TargetMode="External"/><Relationship Id="rId357" Type="http://schemas.openxmlformats.org/officeDocument/2006/relationships/hyperlink" Target="http://alibaba.github.io/dubbo-doc-static/User+Guide-zh.htm" TargetMode="External"/><Relationship Id="rId522" Type="http://schemas.openxmlformats.org/officeDocument/2006/relationships/hyperlink" Target="javascript:if(confirm(%27https://github.com/sgroschupf/zkclient%20%20\n\nThis%20file%20was%20not%20retrieved%20by%20Teleport%20Ultra,%20because%20it%20is%20addressed%20on%20a%20domain%20or%20path%20outside%20the%20boundaries%20set%20for%20its%20Starting%20Address.%20%20\n\nDo%20you%20want%20to%20open%20it%20from%20the%20server?%27))window.location=%27https://github.com/sgroschupf/zkclient%27" TargetMode="External"/><Relationship Id="rId54" Type="http://schemas.openxmlformats.org/officeDocument/2006/relationships/hyperlink" Target="http://alibaba.github.io/dubbo-doc-static/User+Guide-zh.htm" TargetMode="External"/><Relationship Id="rId96" Type="http://schemas.openxmlformats.org/officeDocument/2006/relationships/hyperlink" Target="http://alibaba.github.io/dubbo-doc-static/User+Guide-zh.htm" TargetMode="External"/><Relationship Id="rId161" Type="http://schemas.openxmlformats.org/officeDocument/2006/relationships/hyperlink" Target="http://code.alibabatech.com/schema/dubbo/dubbo.xsd" TargetMode="External"/><Relationship Id="rId217" Type="http://schemas.openxmlformats.org/officeDocument/2006/relationships/hyperlink" Target="http://alibaba.github.io/dubbo-doc-static/User+Guide-zh.htm" TargetMode="External"/><Relationship Id="rId399" Type="http://schemas.openxmlformats.org/officeDocument/2006/relationships/hyperlink" Target="http://alibaba.github.io/dubbo-doc-static/User+Guide-zh.htm" TargetMode="External"/><Relationship Id="rId564" Type="http://schemas.openxmlformats.org/officeDocument/2006/relationships/hyperlink" Target="http://alibaba.github.io/dubbo-doc-static/User+Guide-zh.htm" TargetMode="External"/><Relationship Id="rId259" Type="http://schemas.openxmlformats.org/officeDocument/2006/relationships/hyperlink" Target="http://alibaba.github.io/dubbo-doc-static/Properties+Config-zh.htm" TargetMode="External"/><Relationship Id="rId424" Type="http://schemas.openxmlformats.org/officeDocument/2006/relationships/hyperlink" Target="http://alibaba.github.io/dubbo-doc-static/Service+Container-zh.htm" TargetMode="External"/><Relationship Id="rId466" Type="http://schemas.openxmlformats.org/officeDocument/2006/relationships/hyperlink" Target="http://alibaba.github.io/dubbo-doc-static/Consumer+Config-zh.htm" TargetMode="External"/><Relationship Id="rId23" Type="http://schemas.openxmlformats.org/officeDocument/2006/relationships/hyperlink" Target="http://alibaba.github.io/dubbo-doc-static/User+Guide-zh.htm" TargetMode="External"/><Relationship Id="rId119" Type="http://schemas.openxmlformats.org/officeDocument/2006/relationships/hyperlink" Target="http://alibaba.github.io/dubbo-doc-static/User+Guide-zh.htm" TargetMode="External"/><Relationship Id="rId270" Type="http://schemas.openxmlformats.org/officeDocument/2006/relationships/hyperlink" Target="http://alibaba.github.io/dubbo-doc-static/Examples-zh.htm" TargetMode="External"/><Relationship Id="rId326" Type="http://schemas.openxmlformats.org/officeDocument/2006/relationships/hyperlink" Target="http://code.alibabatech.com/schema/dubbo" TargetMode="External"/><Relationship Id="rId533" Type="http://schemas.openxmlformats.org/officeDocument/2006/relationships/hyperlink" Target="http://alibaba.github.io/dubbo-doc-static/User+Guide-zh.htm" TargetMode="External"/><Relationship Id="rId65" Type="http://schemas.openxmlformats.org/officeDocument/2006/relationships/hyperlink" Target="http://alibaba.github.io/dubbo-doc-static/User+Guide-zh.htm" TargetMode="External"/><Relationship Id="rId130" Type="http://schemas.openxmlformats.org/officeDocument/2006/relationships/hyperlink" Target="http://alibaba.github.io/dubbo-doc-static/User+Guide-zh.htm" TargetMode="External"/><Relationship Id="rId368" Type="http://schemas.openxmlformats.org/officeDocument/2006/relationships/hyperlink" Target="http://alibaba.github.io/dubbo-doc-static/User+Guide-zh.htm" TargetMode="External"/><Relationship Id="rId575" Type="http://schemas.openxmlformats.org/officeDocument/2006/relationships/image" Target="media/image29.png"/><Relationship Id="rId172" Type="http://schemas.openxmlformats.org/officeDocument/2006/relationships/hyperlink" Target="http://alibaba.github.io/dubbo-doc-static/User+Guide-zh.htm" TargetMode="External"/><Relationship Id="rId228" Type="http://schemas.openxmlformats.org/officeDocument/2006/relationships/hyperlink" Target="http://alibaba.github.io/dubbo-doc-static/User+Guide-zh.htm" TargetMode="External"/><Relationship Id="rId435" Type="http://schemas.openxmlformats.org/officeDocument/2006/relationships/hyperlink" Target="http://alibaba.github.io/dubbo-doc-static/User+Guide-zh.htm" TargetMode="External"/><Relationship Id="rId477" Type="http://schemas.openxmlformats.org/officeDocument/2006/relationships/hyperlink" Target="http://alibaba.github.io/dubbo-doc-static/User+Guide-zh.htm" TargetMode="External"/><Relationship Id="rId281" Type="http://schemas.openxmlformats.org/officeDocument/2006/relationships/hyperlink" Target="http://alibaba.github.io/dubbo-doc-static/User+Guide-zh.htm" TargetMode="External"/><Relationship Id="rId337" Type="http://schemas.openxmlformats.org/officeDocument/2006/relationships/hyperlink" Target="http://alibaba.github.io/dubbo-doc-static/User+Guide-zh.htm" TargetMode="External"/><Relationship Id="rId502" Type="http://schemas.openxmlformats.org/officeDocument/2006/relationships/hyperlink" Target="javascript:if(confirm(%27http://memcached.org/%20%20\n\nThis%20file%20was%20not%20retrieved%20by%20Teleport%20Ultra,%20because%20it%20is%20addressed%20on%20a%20domain%20or%20path%20outside%20the%20boundaries%20set%20for%20its%20Starting%20Address.%20%20\n\nDo%20you%20want%20to%20open%20it%20from%20the%20server?%27))window.location=%27http://memcached.org/%27" TargetMode="External"/><Relationship Id="rId34" Type="http://schemas.openxmlformats.org/officeDocument/2006/relationships/hyperlink" Target="http://alibaba.github.io/dubbo-doc-static/User+Guide-zh.htm" TargetMode="External"/><Relationship Id="rId76" Type="http://schemas.openxmlformats.org/officeDocument/2006/relationships/hyperlink" Target="http://alibaba.github.io/dubbo-doc-static/User+Guide-zh.htm" TargetMode="External"/><Relationship Id="rId141" Type="http://schemas.openxmlformats.org/officeDocument/2006/relationships/hyperlink" Target="http://alibaba.github.io/dubbo-doc-static/User+Guide-zh.htm" TargetMode="External"/><Relationship Id="rId379" Type="http://schemas.openxmlformats.org/officeDocument/2006/relationships/hyperlink" Target="http://alibaba.github.io/dubbo-doc-static/Delay+Export-zh.htm" TargetMode="External"/><Relationship Id="rId544" Type="http://schemas.openxmlformats.org/officeDocument/2006/relationships/hyperlink" Target="http://code.alibabatech.com/schema/dubbo/dubbo.xsd" TargetMode="External"/><Relationship Id="rId586" Type="http://schemas.openxmlformats.org/officeDocument/2006/relationships/image" Target="media/image38.jpeg"/><Relationship Id="rId7" Type="http://schemas.openxmlformats.org/officeDocument/2006/relationships/hyperlink" Target="http://alibaba.github.io/dubbo-doc-static/User+Guide-zh.htm" TargetMode="External"/><Relationship Id="rId183" Type="http://schemas.openxmlformats.org/officeDocument/2006/relationships/hyperlink" Target="http://alibaba.github.io/dubbo-doc-static/User+Guide-zh.htm" TargetMode="External"/><Relationship Id="rId239" Type="http://schemas.openxmlformats.org/officeDocument/2006/relationships/image" Target="media/image6.gif"/><Relationship Id="rId390" Type="http://schemas.openxmlformats.org/officeDocument/2006/relationships/hyperlink" Target="http://alibaba.github.io/dubbo-doc-static/User+Guide-zh.htm" TargetMode="External"/><Relationship Id="rId404" Type="http://schemas.openxmlformats.org/officeDocument/2006/relationships/hyperlink" Target="http://alibaba.github.io/dubbo-doc-static/User+Guide-zh.htm" TargetMode="External"/><Relationship Id="rId446" Type="http://schemas.openxmlformats.org/officeDocument/2006/relationships/hyperlink" Target="http://alibaba.github.io/dubbo-doc-static/User+Guide-zh.htm" TargetMode="External"/><Relationship Id="rId250" Type="http://schemas.openxmlformats.org/officeDocument/2006/relationships/hyperlink" Target="http://alibaba.github.io/dubbo-doc-static/User+Guide-zh.htm" TargetMode="External"/><Relationship Id="rId292" Type="http://schemas.openxmlformats.org/officeDocument/2006/relationships/hyperlink" Target="http://alibaba.github.io/dubbo-doc-static/User+Guide-zh.htm" TargetMode="External"/><Relationship Id="rId306" Type="http://schemas.openxmlformats.org/officeDocument/2006/relationships/hyperlink" Target="http://www.w3.org/2001/XMLSchema-instance" TargetMode="External"/><Relationship Id="rId488" Type="http://schemas.openxmlformats.org/officeDocument/2006/relationships/hyperlink" Target="http://alibaba.github.io/dubbo-doc-static/Http+Protocol-zh.htm" TargetMode="External"/><Relationship Id="rId45" Type="http://schemas.openxmlformats.org/officeDocument/2006/relationships/hyperlink" Target="http://alibaba.github.io/dubbo-doc-static/User+Guide-zh.htm" TargetMode="External"/><Relationship Id="rId87" Type="http://schemas.openxmlformats.org/officeDocument/2006/relationships/hyperlink" Target="http://alibaba.github.io/dubbo-doc-static/User+Guide-zh.htm" TargetMode="External"/><Relationship Id="rId110" Type="http://schemas.openxmlformats.org/officeDocument/2006/relationships/hyperlink" Target="http://alibaba.github.io/dubbo-doc-static/User+Guide-zh.htm" TargetMode="External"/><Relationship Id="rId348" Type="http://schemas.openxmlformats.org/officeDocument/2006/relationships/hyperlink" Target="javascript:if(confirm(%27http://jcp.org/en/jsr/detail?id=107%20%20\n\nThis%20file%20was%20not%20retrieved%20by%20Teleport%20Ultra,%20because%20it%20is%20addressed%20on%20a%20domain%20or%20path%20outside%20the%20boundaries%20set%20for%20its%20Starting%20Address.%20%20\n\nDo%20you%20want%20to%20open%20it%20from%20the%20server?%27))window.location=%27http://jcp.org/en/jsr/detail?id=107%27" TargetMode="External"/><Relationship Id="rId513" Type="http://schemas.openxmlformats.org/officeDocument/2006/relationships/hyperlink" Target="http://alibaba.github.io/dubbo-doc-static/User+Guide-zh.htm" TargetMode="External"/><Relationship Id="rId555" Type="http://schemas.openxmlformats.org/officeDocument/2006/relationships/hyperlink" Target="http://alibaba.github.io/dubbo-doc-static/Service+Best+Practices-zh.htm" TargetMode="External"/><Relationship Id="rId152" Type="http://schemas.openxmlformats.org/officeDocument/2006/relationships/image" Target="media/image5.gif"/><Relationship Id="rId194" Type="http://schemas.openxmlformats.org/officeDocument/2006/relationships/hyperlink" Target="http://alibaba.github.io/dubbo-doc-static/User+Guide-zh.htm" TargetMode="External"/><Relationship Id="rId208" Type="http://schemas.openxmlformats.org/officeDocument/2006/relationships/hyperlink" Target="http://alibaba.github.io/dubbo-doc-static/User+Guide-zh.htm" TargetMode="External"/><Relationship Id="rId415" Type="http://schemas.openxmlformats.org/officeDocument/2006/relationships/hyperlink" Target="http://alibaba.github.io/dubbo-doc-static/Host+Binding-zh.htm" TargetMode="External"/><Relationship Id="rId457" Type="http://schemas.openxmlformats.org/officeDocument/2006/relationships/hyperlink" Target="http://alibaba.github.io/dubbo-doc-static/User+Guide-zh.htm" TargetMode="External"/><Relationship Id="rId261" Type="http://schemas.openxmlformats.org/officeDocument/2006/relationships/image" Target="media/image9.jpeg"/><Relationship Id="rId499" Type="http://schemas.openxmlformats.org/officeDocument/2006/relationships/hyperlink" Target="javascript:if(confirm(%27https://github.com/alibaba/dubbo/tree/master/dubbo-rpc/dubbo-rpc-thrift/src/test/java/com/alibaba/dubbo/rpc/protocol/thrift/examples%20%20\n\nThis%20file%20was%20not%20retrieved%20by%20Teleport%20Ultra,%20because%20it%20is%20addressed%20on%20a%20domain%20or%20path%20outside%20the%20boundaries%20set%20for%20its%20Starting%20Address.%20%20\n\nDo%20you%20want%20to%20open%20it%20from%20the%20server?%27))window.location=%27https://github.com/alibaba/dubbo/tree/master/dubbo-rpc/dubbo-rpc-thrift/src/test/java/com/alibaba/dubbo/rpc/protocol/thrift/examples%27" TargetMode="External"/><Relationship Id="rId14" Type="http://schemas.openxmlformats.org/officeDocument/2006/relationships/hyperlink" Target="http://alibaba.github.io/dubbo-doc-static/User+Guide-zh.htm" TargetMode="External"/><Relationship Id="rId56" Type="http://schemas.openxmlformats.org/officeDocument/2006/relationships/hyperlink" Target="http://alibaba.github.io/dubbo-doc-static/User+Guide-zh.htm" TargetMode="External"/><Relationship Id="rId317" Type="http://schemas.openxmlformats.org/officeDocument/2006/relationships/hyperlink" Target="http://www.w3.org/2001/XMLSchema-instance" TargetMode="External"/><Relationship Id="rId359" Type="http://schemas.openxmlformats.org/officeDocument/2006/relationships/hyperlink" Target="http://alibaba.github.io/dubbo-doc-static/Attachment+Parameter-zh.htm" TargetMode="External"/><Relationship Id="rId524" Type="http://schemas.openxmlformats.org/officeDocument/2006/relationships/hyperlink" Target="javascript:if(confirm(%27https://github.com/Netflix/curator%20%20\n\nThis%20file%20was%20not%20retrieved%20by%20Teleport%20Ultra,%20because%20it%20is%20addressed%20on%20a%20domain%20or%20path%20outside%20the%20boundaries%20set%20for%20its%20Starting%20Address.%20%20\n\nDo%20you%20want%20to%20open%20it%20from%20the%20server?%27))window.location=%27https://github.com/Netflix/curator%27" TargetMode="External"/><Relationship Id="rId566" Type="http://schemas.openxmlformats.org/officeDocument/2006/relationships/hyperlink" Target="http://alibaba.github.io/dubbo-doc-static/User+Guide-zh.htm" TargetMode="External"/><Relationship Id="rId98" Type="http://schemas.openxmlformats.org/officeDocument/2006/relationships/hyperlink" Target="http://alibaba.github.io/dubbo-doc-static/User+Guide-zh.htm" TargetMode="External"/><Relationship Id="rId121" Type="http://schemas.openxmlformats.org/officeDocument/2006/relationships/hyperlink" Target="http://alibaba.github.io/dubbo-doc-static/User+Guide-zh.htm" TargetMode="External"/><Relationship Id="rId163" Type="http://schemas.openxmlformats.org/officeDocument/2006/relationships/hyperlink" Target="http://alibaba.github.io/dubbo-doc-static/User+Guide-zh.htm" TargetMode="External"/><Relationship Id="rId219" Type="http://schemas.openxmlformats.org/officeDocument/2006/relationships/hyperlink" Target="http://alibaba.github.io/dubbo-doc-static/User+Guide-zh.htm" TargetMode="External"/><Relationship Id="rId370" Type="http://schemas.openxmlformats.org/officeDocument/2006/relationships/hyperlink" Target="http://10.20.160.198/wiki/display/dubbo/foo.bar" TargetMode="External"/><Relationship Id="rId426" Type="http://schemas.openxmlformats.org/officeDocument/2006/relationships/hyperlink" Target="http://alibaba.github.io/dubbo-doc-static/Developer+Guide.htm" TargetMode="External"/><Relationship Id="rId230" Type="http://schemas.openxmlformats.org/officeDocument/2006/relationships/hyperlink" Target="http://alibaba.github.io/dubbo-doc-static/User+Guide-zh.htm" TargetMode="External"/><Relationship Id="rId468" Type="http://schemas.openxmlformats.org/officeDocument/2006/relationships/hyperlink" Target="http://alibaba.github.io/dubbo-doc-static/Method+Config-zh.htm" TargetMode="External"/><Relationship Id="rId25" Type="http://schemas.openxmlformats.org/officeDocument/2006/relationships/hyperlink" Target="http://alibaba.github.io/dubbo-doc-static/User+Guide-zh.htm" TargetMode="External"/><Relationship Id="rId67" Type="http://schemas.openxmlformats.org/officeDocument/2006/relationships/hyperlink" Target="http://alibaba.github.io/dubbo-doc-static/User+Guide-zh.htm" TargetMode="External"/><Relationship Id="rId272" Type="http://schemas.openxmlformats.org/officeDocument/2006/relationships/hyperlink" Target="http://alibaba.github.io/dubbo-doc-static/User+Guide-zh.htm" TargetMode="External"/><Relationship Id="rId328" Type="http://schemas.openxmlformats.org/officeDocument/2006/relationships/hyperlink" Target="http://www.springframework.org/schema/beans" TargetMode="External"/><Relationship Id="rId535" Type="http://schemas.openxmlformats.org/officeDocument/2006/relationships/hyperlink" Target="http://www.w3.org/2001/XMLSchema-instance" TargetMode="External"/><Relationship Id="rId577" Type="http://schemas.openxmlformats.org/officeDocument/2006/relationships/image" Target="media/image31.png"/><Relationship Id="rId132" Type="http://schemas.openxmlformats.org/officeDocument/2006/relationships/hyperlink" Target="http://alibaba.github.io/dubbo-doc-static/User+Guide-zh.htm" TargetMode="External"/><Relationship Id="rId174" Type="http://schemas.openxmlformats.org/officeDocument/2006/relationships/hyperlink" Target="http://alibaba.github.io/dubbo-doc-static/User+Guide-zh.htm" TargetMode="External"/><Relationship Id="rId381" Type="http://schemas.openxmlformats.org/officeDocument/2006/relationships/image" Target="media/image19.jpeg"/><Relationship Id="rId241" Type="http://schemas.openxmlformats.org/officeDocument/2006/relationships/hyperlink" Target="http://www.w3.org/2001/XMLSchema-instance" TargetMode="External"/><Relationship Id="rId437" Type="http://schemas.openxmlformats.org/officeDocument/2006/relationships/hyperlink" Target="http://alibaba.github.io/dubbo-doc-static/User+Guide-zh.htm" TargetMode="External"/><Relationship Id="rId479" Type="http://schemas.openxmlformats.org/officeDocument/2006/relationships/hyperlink" Target="http://alibaba.github.io/dubbo-doc-static/Performance+Test+Report-zh.htm" TargetMode="External"/><Relationship Id="rId36" Type="http://schemas.openxmlformats.org/officeDocument/2006/relationships/hyperlink" Target="http://alibaba.github.io/dubbo-doc-static/User+Guide-zh.htm" TargetMode="External"/><Relationship Id="rId283" Type="http://schemas.openxmlformats.org/officeDocument/2006/relationships/hyperlink" Target="http://alibaba.github.io/dubbo-doc-static/Developer+Guide-zh.htm" TargetMode="External"/><Relationship Id="rId339" Type="http://schemas.openxmlformats.org/officeDocument/2006/relationships/hyperlink" Target="javascript:if(confirm(%27https://github.com/alibaba/dubbo/tree/master/dubbo-test/dubbo-test-examples/src/main/java/com/alibaba/dubbo/examples/merge%20%20\n\nThis%20file%20was%20not%20retrieved%20by%20Teleport%20Ultra,%20because%20it%20is%20addressed%20on%20a%20domain%20or%20path%20outside%20the%20boundaries%20set%20for%20its%20Starting%20Address.%20%20\n\nDo%20you%20want%20to%20open%20it%20from%20the%20server?%27))window.location=%27https://github.com/alibaba/dubbo/tree/master/dubbo-test/dubbo-test-examples/src/main/java/com/alibaba/dubbo/examples/merge%27" TargetMode="External"/><Relationship Id="rId490" Type="http://schemas.openxmlformats.org/officeDocument/2006/relationships/hyperlink" Target="http://alibaba.github.io/dubbo-doc-static/WebService+Protocol.htm" TargetMode="External"/><Relationship Id="rId504" Type="http://schemas.openxmlformats.org/officeDocument/2006/relationships/hyperlink" Target="http://10.20.160.198/wiki/display/dubbo/java.util.Map" TargetMode="External"/><Relationship Id="rId546" Type="http://schemas.openxmlformats.org/officeDocument/2006/relationships/hyperlink" Target="http://www.w3.org/2001/XMLSchema-instance" TargetMode="External"/><Relationship Id="rId78" Type="http://schemas.openxmlformats.org/officeDocument/2006/relationships/hyperlink" Target="http://alibaba.github.io/dubbo-doc-static/User+Guide-zh.htm" TargetMode="External"/><Relationship Id="rId101" Type="http://schemas.openxmlformats.org/officeDocument/2006/relationships/hyperlink" Target="http://alibaba.github.io/dubbo-doc-static/User+Guide-zh.htm" TargetMode="External"/><Relationship Id="rId143" Type="http://schemas.openxmlformats.org/officeDocument/2006/relationships/hyperlink" Target="http://alibaba.github.io/dubbo-doc-static/User+Guide-zh.htm" TargetMode="External"/><Relationship Id="rId185" Type="http://schemas.openxmlformats.org/officeDocument/2006/relationships/hyperlink" Target="http://alibaba.github.io/dubbo-doc-static/User+Guide-zh.htm" TargetMode="External"/><Relationship Id="rId350" Type="http://schemas.openxmlformats.org/officeDocument/2006/relationships/hyperlink" Target="http://alibaba.github.io/dubbo-doc-static/Generic+Reference-zh.htm" TargetMode="External"/><Relationship Id="rId406" Type="http://schemas.openxmlformats.org/officeDocument/2006/relationships/hyperlink" Target="http://10.20.160.198/wiki/display/dubbo/10.20.153.10" TargetMode="External"/><Relationship Id="rId588" Type="http://schemas.openxmlformats.org/officeDocument/2006/relationships/theme" Target="theme/theme1.xml"/><Relationship Id="rId9" Type="http://schemas.openxmlformats.org/officeDocument/2006/relationships/hyperlink" Target="http://alibaba.github.io/dubbo-doc-static/User+Guide-zh.htm" TargetMode="External"/><Relationship Id="rId210" Type="http://schemas.openxmlformats.org/officeDocument/2006/relationships/hyperlink" Target="http://alibaba.github.io/dubbo-doc-static/User+Guide-zh.htm" TargetMode="External"/><Relationship Id="rId392" Type="http://schemas.openxmlformats.org/officeDocument/2006/relationships/hyperlink" Target="http://alibaba.github.io/dubbo-doc-static/User+Guide-zh.htm" TargetMode="External"/><Relationship Id="rId448" Type="http://schemas.openxmlformats.org/officeDocument/2006/relationships/hyperlink" Target="http://alibaba.github.io/dubbo-doc-static/User+Guide-zh.htm" TargetMode="External"/><Relationship Id="rId252" Type="http://schemas.openxmlformats.org/officeDocument/2006/relationships/hyperlink" Target="http://alibaba.github.io/dubbo-doc-static/User+Guide-zh.htm" TargetMode="External"/><Relationship Id="rId294" Type="http://schemas.openxmlformats.org/officeDocument/2006/relationships/image" Target="media/image13.gif"/><Relationship Id="rId308" Type="http://schemas.openxmlformats.org/officeDocument/2006/relationships/hyperlink" Target="http://www.springframework.org/schema/beanshttp:/www.springframework.org/schema/beans/spring-beans.xsdhttp:/code.alibabatech.com/schema/dubbohttp:/code.alibabatech.com/schema/dubbo/dubbo.xsd" TargetMode="External"/><Relationship Id="rId515" Type="http://schemas.openxmlformats.org/officeDocument/2006/relationships/hyperlink" Target="http://alibaba.github.io/dubbo-doc-static/Zookeeper+Registry-zh.htm" TargetMode="External"/><Relationship Id="rId47" Type="http://schemas.openxmlformats.org/officeDocument/2006/relationships/hyperlink" Target="http://alibaba.github.io/dubbo-doc-static/User+Guide-zh.htm" TargetMode="External"/><Relationship Id="rId89" Type="http://schemas.openxmlformats.org/officeDocument/2006/relationships/hyperlink" Target="http://alibaba.github.io/dubbo-doc-static/User+Guide-zh.htm" TargetMode="External"/><Relationship Id="rId112" Type="http://schemas.openxmlformats.org/officeDocument/2006/relationships/hyperlink" Target="http://alibaba.github.io/dubbo-doc-static/User+Guide-zh.htm" TargetMode="External"/><Relationship Id="rId154" Type="http://schemas.openxmlformats.org/officeDocument/2006/relationships/hyperlink" Target="http://alibaba.github.io/dubbo-doc-static/API+Config-zh.htm" TargetMode="External"/><Relationship Id="rId361" Type="http://schemas.openxmlformats.org/officeDocument/2006/relationships/image" Target="media/image16.png"/><Relationship Id="rId557" Type="http://schemas.openxmlformats.org/officeDocument/2006/relationships/hyperlink" Target="http://alibaba.github.io/dubbo-doc-static/Protocol+Reference-zh.htm" TargetMode="External"/><Relationship Id="rId196" Type="http://schemas.openxmlformats.org/officeDocument/2006/relationships/hyperlink" Target="http://alibaba.github.io/dubbo-doc-static/User+Guide-zh.htm" TargetMode="External"/><Relationship Id="rId200" Type="http://schemas.openxmlformats.org/officeDocument/2006/relationships/hyperlink" Target="http://alibaba.github.io/dubbo-doc-static/User+Guide-zh.htm" TargetMode="External"/><Relationship Id="rId382" Type="http://schemas.openxmlformats.org/officeDocument/2006/relationships/image" Target="media/image20.jpeg"/><Relationship Id="rId417" Type="http://schemas.openxmlformats.org/officeDocument/2006/relationships/hyperlink" Target="http://10.20.160.198/wiki/display/dubbo/205.182.23.201" TargetMode="External"/><Relationship Id="rId438" Type="http://schemas.openxmlformats.org/officeDocument/2006/relationships/hyperlink" Target="http://alibaba.github.io/dubbo-doc-static/User+Guide-zh.htm" TargetMode="External"/><Relationship Id="rId459" Type="http://schemas.openxmlformats.org/officeDocument/2006/relationships/hyperlink" Target="http://alibaba.github.io/dubbo-doc-static/User+Guide-zh.htm" TargetMode="External"/><Relationship Id="rId16" Type="http://schemas.openxmlformats.org/officeDocument/2006/relationships/hyperlink" Target="http://alibaba.github.io/dubbo-doc-static/User+Guide-zh.htm" TargetMode="External"/><Relationship Id="rId221" Type="http://schemas.openxmlformats.org/officeDocument/2006/relationships/hyperlink" Target="http://alibaba.github.io/dubbo-doc-static/User+Guide-zh.htm" TargetMode="External"/><Relationship Id="rId242" Type="http://schemas.openxmlformats.org/officeDocument/2006/relationships/hyperlink" Target="http://code.alibabatech.com/schema/dubbo" TargetMode="External"/><Relationship Id="rId263" Type="http://schemas.openxmlformats.org/officeDocument/2006/relationships/hyperlink" Target="http://alibaba.github.io/dubbo-doc-static/User+Guide-zh.htm" TargetMode="External"/><Relationship Id="rId284" Type="http://schemas.openxmlformats.org/officeDocument/2006/relationships/hyperlink" Target="http://alibaba.github.io/dubbo-doc-static/Load+Balance-zh.htm" TargetMode="External"/><Relationship Id="rId319" Type="http://schemas.openxmlformats.org/officeDocument/2006/relationships/hyperlink" Target="http://www.springframework.org/schema/beanshttp:/www.springframework.org/schema/beans/spring-beans.xsdhttp:/code.alibabatech.com/schema/dubbohttp:/code.alibabatech.com/schema/dubbo/dubbo.xsd" TargetMode="External"/><Relationship Id="rId470" Type="http://schemas.openxmlformats.org/officeDocument/2006/relationships/hyperlink" Target="http://alibaba.github.io/dubbo-doc-static/Argument+Config-zh.htm" TargetMode="External"/><Relationship Id="rId491" Type="http://schemas.openxmlformats.org/officeDocument/2006/relationships/hyperlink" Target="http://alibaba.github.io/dubbo-doc-static/User+Guide-zh.htm" TargetMode="External"/><Relationship Id="rId505" Type="http://schemas.openxmlformats.org/officeDocument/2006/relationships/hyperlink" Target="http://alibaba.github.io/dubbo-doc-static/Redis+Protocol.htm" TargetMode="External"/><Relationship Id="rId526" Type="http://schemas.openxmlformats.org/officeDocument/2006/relationships/hyperlink" Target="http://alibaba.github.io/dubbo-doc-static/Redis+Registry-zh.htm" TargetMode="External"/><Relationship Id="rId37" Type="http://schemas.openxmlformats.org/officeDocument/2006/relationships/hyperlink" Target="http://alibaba.github.io/dubbo-doc-static/User+Guide-zh.htm" TargetMode="External"/><Relationship Id="rId58" Type="http://schemas.openxmlformats.org/officeDocument/2006/relationships/hyperlink" Target="http://alibaba.github.io/dubbo-doc-static/User+Guide-zh.htm" TargetMode="External"/><Relationship Id="rId79" Type="http://schemas.openxmlformats.org/officeDocument/2006/relationships/hyperlink" Target="http://alibaba.github.io/dubbo-doc-static/User+Guide-zh.htm" TargetMode="External"/><Relationship Id="rId102" Type="http://schemas.openxmlformats.org/officeDocument/2006/relationships/hyperlink" Target="http://alibaba.github.io/dubbo-doc-static/User+Guide-zh.htm" TargetMode="External"/><Relationship Id="rId123" Type="http://schemas.openxmlformats.org/officeDocument/2006/relationships/hyperlink" Target="http://alibaba.github.io/dubbo-doc-static/User+Guide-zh.htm" TargetMode="External"/><Relationship Id="rId144" Type="http://schemas.openxmlformats.org/officeDocument/2006/relationships/image" Target="media/image2.jpeg"/><Relationship Id="rId330" Type="http://schemas.openxmlformats.org/officeDocument/2006/relationships/hyperlink" Target="http://code.alibabatech.com/schema/dubbo" TargetMode="External"/><Relationship Id="rId547" Type="http://schemas.openxmlformats.org/officeDocument/2006/relationships/hyperlink" Target="http://code.alibabatech.com/schema/dubbo" TargetMode="External"/><Relationship Id="rId568" Type="http://schemas.openxmlformats.org/officeDocument/2006/relationships/hyperlink" Target="http://alibaba.github.io/dubbo-doc-static/User+Guide-zh.htm" TargetMode="External"/><Relationship Id="rId90" Type="http://schemas.openxmlformats.org/officeDocument/2006/relationships/hyperlink" Target="http://alibaba.github.io/dubbo-doc-static/User+Guide-zh.htm" TargetMode="External"/><Relationship Id="rId165" Type="http://schemas.openxmlformats.org/officeDocument/2006/relationships/hyperlink" Target="http://alibaba.github.io/dubbo-doc-static/Demo+Consumer+Installation-zh.htm" TargetMode="External"/><Relationship Id="rId186" Type="http://schemas.openxmlformats.org/officeDocument/2006/relationships/hyperlink" Target="http://alibaba.github.io/dubbo-doc-static/User+Guide-zh.htm" TargetMode="External"/><Relationship Id="rId351" Type="http://schemas.openxmlformats.org/officeDocument/2006/relationships/hyperlink" Target="http://alibaba.github.io/dubbo-doc-static/User+Guide-zh.htm" TargetMode="External"/><Relationship Id="rId372" Type="http://schemas.openxmlformats.org/officeDocument/2006/relationships/hyperlink" Target="http://alibaba.github.io/dubbo-doc-static/User+Guide-zh.htm" TargetMode="External"/><Relationship Id="rId393" Type="http://schemas.openxmlformats.org/officeDocument/2006/relationships/hyperlink" Target="http://alibaba.github.io/dubbo-doc-static/User+Guide-zh.htm" TargetMode="External"/><Relationship Id="rId407" Type="http://schemas.openxmlformats.org/officeDocument/2006/relationships/hyperlink" Target="http://alibaba.github.io/dubbo-doc-static/Configurator+Rule-zh.htm" TargetMode="External"/><Relationship Id="rId428" Type="http://schemas.openxmlformats.org/officeDocument/2006/relationships/hyperlink" Target="http://alibaba.github.io/dubbo-doc-static/User+Guide-zh.htm" TargetMode="External"/><Relationship Id="rId449" Type="http://schemas.openxmlformats.org/officeDocument/2006/relationships/hyperlink" Target="javascript:if(confirm(%27http://code.alibabatech.com/schema/dubbo/dubbo.xsd%20%20\n\nThis%20file%20was%20not%20retrieved%20by%20Teleport%20Ultra,%20because%20it%20is%20addressed%20on%20a%20domain%20or%20path%20outside%20the%20boundaries%20set%20for%20its%20Starting%20Address.%20%20\n\nDo%20you%20want%20to%20open%20it%20from%20the%20server?%27))window.location=%27http://code.alibabatech.com/schema/dubbo/dubbo.xsd%27" TargetMode="External"/><Relationship Id="rId211" Type="http://schemas.openxmlformats.org/officeDocument/2006/relationships/hyperlink" Target="http://alibaba.github.io/dubbo-doc-static/User+Guide-zh.htm" TargetMode="External"/><Relationship Id="rId232" Type="http://schemas.openxmlformats.org/officeDocument/2006/relationships/hyperlink" Target="http://alibaba.github.io/dubbo-doc-static/User+Guide-zh.htm" TargetMode="External"/><Relationship Id="rId253" Type="http://schemas.openxmlformats.org/officeDocument/2006/relationships/hyperlink" Target="http://alibaba.github.io/dubbo-doc-static/User+Guide-zh.htm" TargetMode="External"/><Relationship Id="rId274" Type="http://schemas.openxmlformats.org/officeDocument/2006/relationships/hyperlink" Target="http://alibaba.github.io/dubbo-doc-static/User+Guide-zh.htm" TargetMode="External"/><Relationship Id="rId295" Type="http://schemas.openxmlformats.org/officeDocument/2006/relationships/hyperlink" Target="http://alibaba.github.io/dubbo-doc-static/Subscribe+Only-zh.htm" TargetMode="External"/><Relationship Id="rId309" Type="http://schemas.openxmlformats.org/officeDocument/2006/relationships/hyperlink" Target="http://www.springframework.org/schema/beans" TargetMode="External"/><Relationship Id="rId460" Type="http://schemas.openxmlformats.org/officeDocument/2006/relationships/hyperlink" Target="http://alibaba.github.io/dubbo-doc-static/Application+Config-zh.htm" TargetMode="External"/><Relationship Id="rId481" Type="http://schemas.openxmlformats.org/officeDocument/2006/relationships/hyperlink" Target="http://alibaba.github.io/dubbo-doc-static/User+Guide-zh.htm" TargetMode="External"/><Relationship Id="rId516" Type="http://schemas.openxmlformats.org/officeDocument/2006/relationships/hyperlink" Target="http://alibaba.github.io/dubbo-doc-static/User+Guide-zh.htm" TargetMode="External"/><Relationship Id="rId27" Type="http://schemas.openxmlformats.org/officeDocument/2006/relationships/hyperlink" Target="http://alibaba.github.io/dubbo-doc-static/User+Guide-zh.htm" TargetMode="External"/><Relationship Id="rId48" Type="http://schemas.openxmlformats.org/officeDocument/2006/relationships/hyperlink" Target="http://alibaba.github.io/dubbo-doc-static/User+Guide-zh.htm" TargetMode="External"/><Relationship Id="rId69" Type="http://schemas.openxmlformats.org/officeDocument/2006/relationships/hyperlink" Target="http://alibaba.github.io/dubbo-doc-static/User+Guide-zh.htm" TargetMode="External"/><Relationship Id="rId113" Type="http://schemas.openxmlformats.org/officeDocument/2006/relationships/hyperlink" Target="http://alibaba.github.io/dubbo-doc-static/User+Guide-zh.htm" TargetMode="External"/><Relationship Id="rId134" Type="http://schemas.openxmlformats.org/officeDocument/2006/relationships/hyperlink" Target="http://alibaba.github.io/dubbo-doc-static/User+Guide-zh.htm" TargetMode="External"/><Relationship Id="rId320" Type="http://schemas.openxmlformats.org/officeDocument/2006/relationships/hyperlink" Target="http://www.springframework.org/schema/beans" TargetMode="External"/><Relationship Id="rId537" Type="http://schemas.openxmlformats.org/officeDocument/2006/relationships/hyperlink" Target="http://code.alibabatech.com/schema/dubbo/dubbo.xsd" TargetMode="External"/><Relationship Id="rId558" Type="http://schemas.openxmlformats.org/officeDocument/2006/relationships/hyperlink" Target="http://alibaba.github.io/dubbo-doc-static/Recommended+Usage-zh.htm" TargetMode="External"/><Relationship Id="rId579" Type="http://schemas.openxmlformats.org/officeDocument/2006/relationships/image" Target="media/image33.png"/><Relationship Id="rId80" Type="http://schemas.openxmlformats.org/officeDocument/2006/relationships/hyperlink" Target="http://alibaba.github.io/dubbo-doc-static/User+Guide-zh.htm" TargetMode="External"/><Relationship Id="rId155" Type="http://schemas.openxmlformats.org/officeDocument/2006/relationships/hyperlink" Target="http://alibaba.github.io/dubbo-doc-static/User+Guide-zh.htm" TargetMode="External"/><Relationship Id="rId176" Type="http://schemas.openxmlformats.org/officeDocument/2006/relationships/hyperlink" Target="http://alibaba.github.io/dubbo-doc-static/User+Guide-zh.htm" TargetMode="External"/><Relationship Id="rId197" Type="http://schemas.openxmlformats.org/officeDocument/2006/relationships/hyperlink" Target="http://alibaba.github.io/dubbo-doc-static/User+Guide-zh.htm" TargetMode="External"/><Relationship Id="rId341" Type="http://schemas.openxmlformats.org/officeDocument/2006/relationships/hyperlink" Target="http://alibaba.github.io/dubbo-doc-static/User+Guide-zh.htm" TargetMode="External"/><Relationship Id="rId362" Type="http://schemas.openxmlformats.org/officeDocument/2006/relationships/hyperlink" Target="http://alibaba.github.io/dubbo-doc-static/Async+Call-zh.htm" TargetMode="External"/><Relationship Id="rId383" Type="http://schemas.openxmlformats.org/officeDocument/2006/relationships/hyperlink" Target="http://alibaba.github.io/dubbo-doc-static/Concurrent+Control-zh.htm" TargetMode="External"/><Relationship Id="rId418" Type="http://schemas.openxmlformats.org/officeDocument/2006/relationships/hyperlink" Target="http://alibaba.github.io/dubbo-doc-static/Logger+Adpater-zh.htm" TargetMode="External"/><Relationship Id="rId439" Type="http://schemas.openxmlformats.org/officeDocument/2006/relationships/hyperlink" Target="http://alibaba.github.io/dubbo-doc-static/User+Guide-zh.htm" TargetMode="External"/><Relationship Id="rId201" Type="http://schemas.openxmlformats.org/officeDocument/2006/relationships/hyperlink" Target="http://alibaba.github.io/dubbo-doc-static/User+Guide-zh.htm" TargetMode="External"/><Relationship Id="rId222" Type="http://schemas.openxmlformats.org/officeDocument/2006/relationships/hyperlink" Target="http://alibaba.github.io/dubbo-doc-static/User+Guide-zh.htm" TargetMode="External"/><Relationship Id="rId243" Type="http://schemas.openxmlformats.org/officeDocument/2006/relationships/hyperlink" Target="http://www.springframework.org/schema/p" TargetMode="External"/><Relationship Id="rId264" Type="http://schemas.openxmlformats.org/officeDocument/2006/relationships/hyperlink" Target="http://alibaba.github.io/dubbo-doc-static/API+Config-zh.htm" TargetMode="External"/><Relationship Id="rId285" Type="http://schemas.openxmlformats.org/officeDocument/2006/relationships/hyperlink" Target="http://alibaba.github.io/dubbo-doc-static/User+Guide-zh.htm" TargetMode="External"/><Relationship Id="rId450" Type="http://schemas.openxmlformats.org/officeDocument/2006/relationships/hyperlink" Target="http://alibaba.github.io/dubbo-doc-static/Service+Config-zh.htm" TargetMode="External"/><Relationship Id="rId471" Type="http://schemas.openxmlformats.org/officeDocument/2006/relationships/hyperlink" Target="http://alibaba.github.io/dubbo-doc-static/User+Guide-zh.htm" TargetMode="External"/><Relationship Id="rId506" Type="http://schemas.openxmlformats.org/officeDocument/2006/relationships/hyperlink" Target="http://alibaba.github.io/dubbo-doc-static/User+Guide-zh.htm" TargetMode="External"/><Relationship Id="rId17" Type="http://schemas.openxmlformats.org/officeDocument/2006/relationships/hyperlink" Target="http://alibaba.github.io/dubbo-doc-static/User+Guide-zh.htm" TargetMode="External"/><Relationship Id="rId38" Type="http://schemas.openxmlformats.org/officeDocument/2006/relationships/hyperlink" Target="http://alibaba.github.io/dubbo-doc-static/User+Guide-zh.htm" TargetMode="External"/><Relationship Id="rId59" Type="http://schemas.openxmlformats.org/officeDocument/2006/relationships/hyperlink" Target="http://alibaba.github.io/dubbo-doc-static/User+Guide-zh.htm" TargetMode="External"/><Relationship Id="rId103" Type="http://schemas.openxmlformats.org/officeDocument/2006/relationships/hyperlink" Target="http://alibaba.github.io/dubbo-doc-static/User+Guide-zh.htm" TargetMode="External"/><Relationship Id="rId124" Type="http://schemas.openxmlformats.org/officeDocument/2006/relationships/hyperlink" Target="http://alibaba.github.io/dubbo-doc-static/User+Guide-zh.htm" TargetMode="External"/><Relationship Id="rId310" Type="http://schemas.openxmlformats.org/officeDocument/2006/relationships/hyperlink" Target="http://www.w3.org/2001/XMLSchema-instance" TargetMode="External"/><Relationship Id="rId492" Type="http://schemas.openxmlformats.org/officeDocument/2006/relationships/hyperlink" Target="javascript:if(confirm(%27http://search.maven.org/%20%20\n\nThis%20file%20was%20not%20retrieved%20by%20Teleport%20Ultra,%20because%20it%20is%20addressed%20on%20a%20domain%20or%20path%20outside%20the%20boundaries%20set%20for%20its%20Starting%20Address.%20%20\n\nDo%20you%20want%20to%20open%20it%20from%20the%20server?%27))window.location=%27http://search.maven.org/" TargetMode="External"/><Relationship Id="rId527" Type="http://schemas.openxmlformats.org/officeDocument/2006/relationships/hyperlink" Target="http://alibaba.github.io/dubbo-doc-static/User+Guide-zh.htm" TargetMode="External"/><Relationship Id="rId548" Type="http://schemas.openxmlformats.org/officeDocument/2006/relationships/hyperlink" Target="http://code.alibabatech.com/schema/dubbo/dubbo.xsd" TargetMode="External"/><Relationship Id="rId569" Type="http://schemas.openxmlformats.org/officeDocument/2006/relationships/hyperlink" Target="javascript:if(confirm(%27http://code.alibabatech.com/wiki/download/attachments/7669075/dubbo.benchmark-2.0.14.tar.gz%20%20\n\nThis%20file%20was%20not%20retrieved%20by%20Teleport%20Ultra,%20because%20it%20is%20addressed%20on%20a%20domain%20or%20path%20outside%20the%20boundaries%20set%20for%20its%20Starting%20Address.%20%20\n\nDo%20you%20want%20to%20open%20it%20from%20the%20server?%27))window.location=%27http://code.alibabatech.com/wiki/download/attachments/7669075/dubbo.benchmark-2.0.14.tar.gz%27" TargetMode="External"/><Relationship Id="rId70" Type="http://schemas.openxmlformats.org/officeDocument/2006/relationships/hyperlink" Target="http://alibaba.github.io/dubbo-doc-static/User+Guide-zh.htm" TargetMode="External"/><Relationship Id="rId91" Type="http://schemas.openxmlformats.org/officeDocument/2006/relationships/hyperlink" Target="http://alibaba.github.io/dubbo-doc-static/User+Guide-zh.htm" TargetMode="External"/><Relationship Id="rId145" Type="http://schemas.openxmlformats.org/officeDocument/2006/relationships/hyperlink" Target="javascript:if(confirm(%27http://code.alibabatech.com/blog/experience_1402/service-governance-process.html%20%20\n\nThis%20file%20was%20not%20retrieved%20by%20Teleport%20Ultra,%20because%20it%20is%20addressed%20on%20a%20domain%20or%20path%20outside%20the%20boundaries%20set%20for%20its%20Starting%20Address.%20%20\n\nDo%20you%20want%20to%20open%20it%20from%20the%20server?%27))window.location=%27http://code.alibabatech.com/blog/experience_1402/service-governance-process.html%27" TargetMode="External"/><Relationship Id="rId166" Type="http://schemas.openxmlformats.org/officeDocument/2006/relationships/hyperlink" Target="http://www.springframework.org/schema/beans" TargetMode="External"/><Relationship Id="rId187" Type="http://schemas.openxmlformats.org/officeDocument/2006/relationships/hyperlink" Target="http://alibaba.github.io/dubbo-doc-static/User+Guide-zh.htm" TargetMode="External"/><Relationship Id="rId331" Type="http://schemas.openxmlformats.org/officeDocument/2006/relationships/hyperlink" Target="http://www.springframework.org/schema/beanshttp:/www.springframework.org/schema/beans/spring-beans.xsdhttp:/code.alibabatech.com/schema/dubbohttp:/code.alibabatech.com/schema/dubbo/dubbo.xsd" TargetMode="External"/><Relationship Id="rId352" Type="http://schemas.openxmlformats.org/officeDocument/2006/relationships/hyperlink" Target="http://alibaba.github.io/dubbo-doc-static/Generic+Implementation-zh.htm" TargetMode="External"/><Relationship Id="rId373" Type="http://schemas.openxmlformats.org/officeDocument/2006/relationships/hyperlink" Target="http://10.20.160.198/wiki/display/dubbo/10.20.153.186" TargetMode="External"/><Relationship Id="rId394" Type="http://schemas.openxmlformats.org/officeDocument/2006/relationships/hyperlink" Target="http://alibaba.github.io/dubbo-doc-static/Lazy+Connection-zh.htm" TargetMode="External"/><Relationship Id="rId408" Type="http://schemas.openxmlformats.org/officeDocument/2006/relationships/hyperlink" Target="http://alibaba.github.io/dubbo-doc-static/User+Guide-zh.htm" TargetMode="External"/><Relationship Id="rId429" Type="http://schemas.openxmlformats.org/officeDocument/2006/relationships/hyperlink" Target="http://alibaba.github.io/dubbo-doc-static/Distributed+Transaction-zh.htm" TargetMode="External"/><Relationship Id="rId580" Type="http://schemas.openxmlformats.org/officeDocument/2006/relationships/hyperlink" Target="http://alibaba.github.io/dubbo-doc-static/Code+Coverage+Report-zh.htm" TargetMode="External"/><Relationship Id="rId1" Type="http://schemas.openxmlformats.org/officeDocument/2006/relationships/numbering" Target="numbering.xml"/><Relationship Id="rId212" Type="http://schemas.openxmlformats.org/officeDocument/2006/relationships/hyperlink" Target="http://alibaba.github.io/dubbo-doc-static/User+Guide-zh.htm" TargetMode="External"/><Relationship Id="rId233" Type="http://schemas.openxmlformats.org/officeDocument/2006/relationships/hyperlink" Target="http://alibaba.github.io/dubbo-doc-static/Quick+Start-zh.htm" TargetMode="External"/><Relationship Id="rId254" Type="http://schemas.openxmlformats.org/officeDocument/2006/relationships/hyperlink" Target="http://alibaba.github.io/dubbo-doc-static/User+Guide-zh.htm" TargetMode="External"/><Relationship Id="rId440" Type="http://schemas.openxmlformats.org/officeDocument/2006/relationships/hyperlink" Target="http://alibaba.github.io/dubbo-doc-static/User+Guide-zh.htm" TargetMode="External"/><Relationship Id="rId28" Type="http://schemas.openxmlformats.org/officeDocument/2006/relationships/hyperlink" Target="http://alibaba.github.io/dubbo-doc-static/User+Guide-zh.htm" TargetMode="External"/><Relationship Id="rId49" Type="http://schemas.openxmlformats.org/officeDocument/2006/relationships/hyperlink" Target="http://alibaba.github.io/dubbo-doc-static/User+Guide-zh.htm" TargetMode="External"/><Relationship Id="rId114" Type="http://schemas.openxmlformats.org/officeDocument/2006/relationships/hyperlink" Target="http://alibaba.github.io/dubbo-doc-static/User+Guide-zh.htm" TargetMode="External"/><Relationship Id="rId275" Type="http://schemas.openxmlformats.org/officeDocument/2006/relationships/hyperlink" Target="http://alibaba.github.io/dubbo-doc-static/Xml+Config-zh.htm" TargetMode="External"/><Relationship Id="rId296" Type="http://schemas.openxmlformats.org/officeDocument/2006/relationships/hyperlink" Target="http://alibaba.github.io/dubbo-doc-static/User+Guide-zh.htm" TargetMode="External"/><Relationship Id="rId300" Type="http://schemas.openxmlformats.org/officeDocument/2006/relationships/hyperlink" Target="http://alibaba.github.io/dubbo-doc-static/Static+Provider-zh.htm" TargetMode="External"/><Relationship Id="rId461" Type="http://schemas.openxmlformats.org/officeDocument/2006/relationships/hyperlink" Target="http://alibaba.github.io/dubbo-doc-static/User+Guide-zh.htm" TargetMode="External"/><Relationship Id="rId482" Type="http://schemas.openxmlformats.org/officeDocument/2006/relationships/hyperlink" Target="http://alibaba.github.io/dubbo-doc-static/Rmi+Protocol-zh.htm" TargetMode="External"/><Relationship Id="rId517" Type="http://schemas.openxmlformats.org/officeDocument/2006/relationships/hyperlink" Target="javascript:if(confirm(%27http://zookeeper.apache.org/%20%20\n\nThis%20file%20was%20not%20retrieved%20by%20Teleport%20Ultra,%20because%20it%20is%20addressed%20on%20a%20domain%20or%20path%20outside%20the%20boundaries%20set%20for%20its%20Starting%20Address.%20%20\n\nDo%20you%20want%20to%20open%20it%20from%20the%20server?%27))window.location=%27http://zookeeper.apache.org/%27" TargetMode="External"/><Relationship Id="rId538" Type="http://schemas.openxmlformats.org/officeDocument/2006/relationships/hyperlink" Target="http://alibaba.github.io/dubbo-doc-static/Simple+Monitor-zh.htm" TargetMode="External"/><Relationship Id="rId559" Type="http://schemas.openxmlformats.org/officeDocument/2006/relationships/hyperlink" Target="http://alibaba.github.io/dubbo-doc-static/User+Guide-zh.htm" TargetMode="External"/><Relationship Id="rId60" Type="http://schemas.openxmlformats.org/officeDocument/2006/relationships/hyperlink" Target="http://alibaba.github.io/dubbo-doc-static/User+Guide-zh.htm" TargetMode="External"/><Relationship Id="rId81" Type="http://schemas.openxmlformats.org/officeDocument/2006/relationships/hyperlink" Target="http://alibaba.github.io/dubbo-doc-static/User+Guide-zh.htm" TargetMode="External"/><Relationship Id="rId135" Type="http://schemas.openxmlformats.org/officeDocument/2006/relationships/hyperlink" Target="http://alibaba.github.io/dubbo-doc-static/User+Guide-zh.htm" TargetMode="External"/><Relationship Id="rId156" Type="http://schemas.openxmlformats.org/officeDocument/2006/relationships/hyperlink" Target="http://alibaba.github.io/dubbo-doc-static/Administrator+Guide-zh.htm" TargetMode="External"/><Relationship Id="rId177" Type="http://schemas.openxmlformats.org/officeDocument/2006/relationships/hyperlink" Target="http://alibaba.github.io/dubbo-doc-static/User+Guide-zh.htm" TargetMode="External"/><Relationship Id="rId198" Type="http://schemas.openxmlformats.org/officeDocument/2006/relationships/hyperlink" Target="http://alibaba.github.io/dubbo-doc-static/User+Guide-zh.htm" TargetMode="External"/><Relationship Id="rId321" Type="http://schemas.openxmlformats.org/officeDocument/2006/relationships/hyperlink" Target="http://www.w3.org/2001/XMLSchema-instance" TargetMode="External"/><Relationship Id="rId342" Type="http://schemas.openxmlformats.org/officeDocument/2006/relationships/hyperlink" Target="javascript:if(confirm(%27http://jcp.org/en/jsr/detail?id=303%20%20\n\nThis%20file%20was%20not%20retrieved%20by%20Teleport%20Ultra,%20because%20it%20is%20addressed%20on%20a%20domain%20or%20path%20outside%20the%20boundaries%20set%20for%20its%20Starting%20Address.%20%20\n\nDo%20you%20want%20to%20open%20it%20from%20the%20server?%27))window.location=%27http://jcp.org/en/jsr/detail?id=303%27" TargetMode="External"/><Relationship Id="rId363" Type="http://schemas.openxmlformats.org/officeDocument/2006/relationships/hyperlink" Target="http://alibaba.github.io/dubbo-doc-static/User+Guide-zh.htm" TargetMode="External"/><Relationship Id="rId384" Type="http://schemas.openxmlformats.org/officeDocument/2006/relationships/hyperlink" Target="http://alibaba.github.io/dubbo-doc-static/User+Guide-zh.htm" TargetMode="External"/><Relationship Id="rId419" Type="http://schemas.openxmlformats.org/officeDocument/2006/relationships/hyperlink" Target="http://alibaba.github.io/dubbo-doc-static/User+Guide-zh.htm" TargetMode="External"/><Relationship Id="rId570" Type="http://schemas.openxmlformats.org/officeDocument/2006/relationships/hyperlink" Target="http://alibaba.github.io/dubbo-doc-static/Performance+Test+Report-zh.htm" TargetMode="External"/><Relationship Id="rId202" Type="http://schemas.openxmlformats.org/officeDocument/2006/relationships/hyperlink" Target="http://alibaba.github.io/dubbo-doc-static/User+Guide-zh.htm" TargetMode="External"/><Relationship Id="rId223" Type="http://schemas.openxmlformats.org/officeDocument/2006/relationships/hyperlink" Target="http://alibaba.github.io/dubbo-doc-static/User+Guide-zh.htm" TargetMode="External"/><Relationship Id="rId244" Type="http://schemas.openxmlformats.org/officeDocument/2006/relationships/hyperlink" Target="http://code.alibabatech.com/schema/dubbo/dubbo.xsd" TargetMode="External"/><Relationship Id="rId430" Type="http://schemas.openxmlformats.org/officeDocument/2006/relationships/hyperlink" Target="http://alibaba.github.io/dubbo-doc-static/User+Guide-zh.htm" TargetMode="External"/><Relationship Id="rId18" Type="http://schemas.openxmlformats.org/officeDocument/2006/relationships/hyperlink" Target="http://alibaba.github.io/dubbo-doc-static/User+Guide-zh.htm" TargetMode="External"/><Relationship Id="rId39" Type="http://schemas.openxmlformats.org/officeDocument/2006/relationships/hyperlink" Target="http://alibaba.github.io/dubbo-doc-static/User+Guide-zh.htm" TargetMode="External"/><Relationship Id="rId265" Type="http://schemas.openxmlformats.org/officeDocument/2006/relationships/hyperlink" Target="http://alibaba.github.io/dubbo-doc-static/User+Guide-zh.htm" TargetMode="External"/><Relationship Id="rId286" Type="http://schemas.openxmlformats.org/officeDocument/2006/relationships/hyperlink" Target="http://alibaba.github.io/dubbo-doc-static/Developer+Guide-zh.htm" TargetMode="External"/><Relationship Id="rId451" Type="http://schemas.openxmlformats.org/officeDocument/2006/relationships/hyperlink" Target="http://alibaba.github.io/dubbo-doc-static/User+Guide-zh.htm" TargetMode="External"/><Relationship Id="rId472" Type="http://schemas.openxmlformats.org/officeDocument/2006/relationships/hyperlink" Target="http://alibaba.github.io/dubbo-doc-static/Parameter+Config-zh.htm" TargetMode="External"/><Relationship Id="rId493" Type="http://schemas.openxmlformats.org/officeDocument/2006/relationships/hyperlink" Target="javascript:if(confirm(%27http://search.maven.org/%20%20\n\nThis%20file%20was%20not%20retrieved%20by%20Teleport%20Ultra,%20because%20it%20is%20addressed%20on%20a%20domain%20or%20path%20outside%20the%20boundaries%20set%20for%20its%20Starting%20Address.%20%20\n\nDo%20you%20want%20to%20open%20it%20from%20the%20server?%27))window.location=%27http://search.maven.org/" TargetMode="External"/><Relationship Id="rId507" Type="http://schemas.openxmlformats.org/officeDocument/2006/relationships/hyperlink" Target="javascript:if(confirm(%27http://redis.io/%20%20\n\nThis%20file%20was%20not%20retrieved%20by%20Teleport%20Ultra,%20because%20it%20is%20addressed%20on%20a%20domain%20or%20path%20outside%20the%20boundaries%20set%20for%20its%20Starting%20Address.%20%20\n\nDo%20you%20want%20to%20open%20it%20from%20the%20server?%27))window.location=%27http://redis.io/%27" TargetMode="External"/><Relationship Id="rId528" Type="http://schemas.openxmlformats.org/officeDocument/2006/relationships/hyperlink" Target="javascript:if(confirm(%27http://redis.io/%20%20\n\nThis%20file%20was%20not%20retrieved%20by%20Teleport%20Ultra,%20because%20it%20is%20addressed%20on%20a%20domain%20or%20path%20outside%20the%20boundaries%20set%20for%20its%20Starting%20Address.%20%20\n\nDo%20you%20want%20to%20open%20it%20from%20the%20server?%27))window.location=%27http://redis.io/%27" TargetMode="External"/><Relationship Id="rId549" Type="http://schemas.openxmlformats.org/officeDocument/2006/relationships/hyperlink" Target="http://alibaba.github.io/dubbo-doc-static/Telnet+Command+Reference-zh.htm" TargetMode="External"/><Relationship Id="rId50" Type="http://schemas.openxmlformats.org/officeDocument/2006/relationships/hyperlink" Target="http://alibaba.github.io/dubbo-doc-static/User+Guide-zh.htm" TargetMode="External"/><Relationship Id="rId104" Type="http://schemas.openxmlformats.org/officeDocument/2006/relationships/hyperlink" Target="http://alibaba.github.io/dubbo-doc-static/User+Guide-zh.htm" TargetMode="External"/><Relationship Id="rId125" Type="http://schemas.openxmlformats.org/officeDocument/2006/relationships/hyperlink" Target="http://alibaba.github.io/dubbo-doc-static/User+Guide-zh.htm" TargetMode="External"/><Relationship Id="rId146" Type="http://schemas.openxmlformats.org/officeDocument/2006/relationships/hyperlink" Target="http://alibaba.github.io/dubbo-doc-static/User+Guide-zh.htm" TargetMode="External"/><Relationship Id="rId167" Type="http://schemas.openxmlformats.org/officeDocument/2006/relationships/hyperlink" Target="http://www.w3.org/2001/XMLSchema-instance" TargetMode="External"/><Relationship Id="rId188" Type="http://schemas.openxmlformats.org/officeDocument/2006/relationships/hyperlink" Target="http://alibaba.github.io/dubbo-doc-static/User+Guide-zh.htm" TargetMode="External"/><Relationship Id="rId311" Type="http://schemas.openxmlformats.org/officeDocument/2006/relationships/hyperlink" Target="http://code.alibabatech.com/schema/dubbo" TargetMode="External"/><Relationship Id="rId332" Type="http://schemas.openxmlformats.org/officeDocument/2006/relationships/hyperlink" Target="http://alibaba.github.io/dubbo-doc-static/Multi+Group-zh.htm" TargetMode="External"/><Relationship Id="rId353" Type="http://schemas.openxmlformats.org/officeDocument/2006/relationships/hyperlink" Target="http://alibaba.github.io/dubbo-doc-static/User+Guide-zh.htm" TargetMode="External"/><Relationship Id="rId374" Type="http://schemas.openxmlformats.org/officeDocument/2006/relationships/hyperlink" Target="http://alibaba.github.io/dubbo-doc-static/Stub+Proxy-zh.htm" TargetMode="External"/><Relationship Id="rId395" Type="http://schemas.openxmlformats.org/officeDocument/2006/relationships/hyperlink" Target="http://alibaba.github.io/dubbo-doc-static/Token+Verify-zh.htm" TargetMode="External"/><Relationship Id="rId409" Type="http://schemas.openxmlformats.org/officeDocument/2006/relationships/hyperlink" Target="http://alibaba.github.io/dubbo-doc-static/User+Guide-zh.htm" TargetMode="External"/><Relationship Id="rId560" Type="http://schemas.openxmlformats.org/officeDocument/2006/relationships/hyperlink" Target="http://alibaba.github.io/dubbo-doc-static/User+Guide-zh.htm" TargetMode="External"/><Relationship Id="rId581" Type="http://schemas.openxmlformats.org/officeDocument/2006/relationships/hyperlink" Target="http://alibaba.github.io/dubbo-doc-static/User+Guide-zh.htm" TargetMode="External"/><Relationship Id="rId71" Type="http://schemas.openxmlformats.org/officeDocument/2006/relationships/hyperlink" Target="http://alibaba.github.io/dubbo-doc-static/User+Guide-zh.htm" TargetMode="External"/><Relationship Id="rId92" Type="http://schemas.openxmlformats.org/officeDocument/2006/relationships/hyperlink" Target="http://alibaba.github.io/dubbo-doc-static/User+Guide-zh.htm" TargetMode="External"/><Relationship Id="rId213" Type="http://schemas.openxmlformats.org/officeDocument/2006/relationships/hyperlink" Target="http://alibaba.github.io/dubbo-doc-static/User+Guide-zh.htm" TargetMode="External"/><Relationship Id="rId234" Type="http://schemas.openxmlformats.org/officeDocument/2006/relationships/hyperlink" Target="http://www.springframework.org/schema/beans" TargetMode="External"/><Relationship Id="rId420" Type="http://schemas.openxmlformats.org/officeDocument/2006/relationships/hyperlink" Target="http://alibaba.github.io/dubbo-doc-static/Developer+Guide-zh.htm" TargetMode="External"/><Relationship Id="rId2" Type="http://schemas.openxmlformats.org/officeDocument/2006/relationships/styles" Target="styles.xml"/><Relationship Id="rId29" Type="http://schemas.openxmlformats.org/officeDocument/2006/relationships/hyperlink" Target="http://alibaba.github.io/dubbo-doc-static/User+Guide-zh.htm" TargetMode="External"/><Relationship Id="rId255" Type="http://schemas.openxmlformats.org/officeDocument/2006/relationships/hyperlink" Target="http://alibaba.github.io/dubbo-doc-static/User+Guide-zh.htm" TargetMode="External"/><Relationship Id="rId276" Type="http://schemas.openxmlformats.org/officeDocument/2006/relationships/hyperlink" Target="http://alibaba.github.io/dubbo-doc-static/User+Guide-zh.htm" TargetMode="External"/><Relationship Id="rId297" Type="http://schemas.openxmlformats.org/officeDocument/2006/relationships/image" Target="media/image14.jpeg"/><Relationship Id="rId441" Type="http://schemas.openxmlformats.org/officeDocument/2006/relationships/hyperlink" Target="http://alibaba.github.io/dubbo-doc-static/User+Guide-zh.htm" TargetMode="External"/><Relationship Id="rId462" Type="http://schemas.openxmlformats.org/officeDocument/2006/relationships/hyperlink" Target="http://alibaba.github.io/dubbo-doc-static/Module+Config-zh.htm" TargetMode="External"/><Relationship Id="rId483" Type="http://schemas.openxmlformats.org/officeDocument/2006/relationships/hyperlink" Target="http://alibaba.github.io/dubbo-doc-static/User+Guide-zh.htm" TargetMode="External"/><Relationship Id="rId518" Type="http://schemas.openxmlformats.org/officeDocument/2006/relationships/hyperlink" Target="http://alibaba.github.io/dubbo-doc-static/Administrator+Guide.htm" TargetMode="External"/><Relationship Id="rId539" Type="http://schemas.openxmlformats.org/officeDocument/2006/relationships/hyperlink" Target="http://alibaba.github.io/dubbo-doc-static/User+Guide-zh.htm" TargetMode="External"/><Relationship Id="rId40" Type="http://schemas.openxmlformats.org/officeDocument/2006/relationships/hyperlink" Target="http://alibaba.github.io/dubbo-doc-static/User+Guide-zh.htm" TargetMode="External"/><Relationship Id="rId115" Type="http://schemas.openxmlformats.org/officeDocument/2006/relationships/hyperlink" Target="http://alibaba.github.io/dubbo-doc-static/User+Guide-zh.htm" TargetMode="External"/><Relationship Id="rId136" Type="http://schemas.openxmlformats.org/officeDocument/2006/relationships/hyperlink" Target="http://alibaba.github.io/dubbo-doc-static/User+Guide-zh.htm" TargetMode="External"/><Relationship Id="rId157" Type="http://schemas.openxmlformats.org/officeDocument/2006/relationships/hyperlink" Target="http://alibaba.github.io/dubbo-doc-static/Demo+Provider+Installation-zh.htm" TargetMode="External"/><Relationship Id="rId178" Type="http://schemas.openxmlformats.org/officeDocument/2006/relationships/hyperlink" Target="http://alibaba.github.io/dubbo-doc-static/User+Guide-zh.htm" TargetMode="External"/><Relationship Id="rId301" Type="http://schemas.openxmlformats.org/officeDocument/2006/relationships/hyperlink" Target="http://alibaba.github.io/dubbo-doc-static/User+Guide-zh.htm" TargetMode="External"/><Relationship Id="rId322" Type="http://schemas.openxmlformats.org/officeDocument/2006/relationships/hyperlink" Target="http://code.alibabatech.com/schema/dubbo" TargetMode="External"/><Relationship Id="rId343" Type="http://schemas.openxmlformats.org/officeDocument/2006/relationships/hyperlink" Target="javascript:if(confirm(%27https://github.com/alibaba/dubbo/tree/master/dubbo-test/dubbo-test-examples/src/main/java/com/alibaba/dubbo/examples/validation%20%20\n\nThis%20file%20was%20not%20retrieved%20by%20Teleport%20Ultra,%20because%20it%20is%20addressed%20on%20a%20domain%20or%20path%20outside%20the%20boundaries%20set%20for%20its%20Starting%20Address.%20%20\n\nDo%20you%20want%20to%20open%20it%20from%20the%20server?%27))window.location=%27https://github.com/alibaba/dubbo/tree/master/dubbo-test/dubbo-test-examples/src/main/java/com/alibaba/dubbo/examples/validation%27" TargetMode="External"/><Relationship Id="rId364" Type="http://schemas.openxmlformats.org/officeDocument/2006/relationships/image" Target="media/image17.jpeg"/><Relationship Id="rId550" Type="http://schemas.openxmlformats.org/officeDocument/2006/relationships/hyperlink" Target="http://alibaba.github.io/dubbo-doc-static/User+Guide-zh.htm" TargetMode="External"/><Relationship Id="rId61" Type="http://schemas.openxmlformats.org/officeDocument/2006/relationships/hyperlink" Target="http://alibaba.github.io/dubbo-doc-static/User+Guide-zh.htm" TargetMode="External"/><Relationship Id="rId82" Type="http://schemas.openxmlformats.org/officeDocument/2006/relationships/hyperlink" Target="http://alibaba.github.io/dubbo-doc-static/User+Guide-zh.htm" TargetMode="External"/><Relationship Id="rId199" Type="http://schemas.openxmlformats.org/officeDocument/2006/relationships/hyperlink" Target="http://alibaba.github.io/dubbo-doc-static/User+Guide-zh.htm" TargetMode="External"/><Relationship Id="rId203" Type="http://schemas.openxmlformats.org/officeDocument/2006/relationships/hyperlink" Target="http://alibaba.github.io/dubbo-doc-static/User+Guide-zh.htm" TargetMode="External"/><Relationship Id="rId385" Type="http://schemas.openxmlformats.org/officeDocument/2006/relationships/hyperlink" Target="http://alibaba.github.io/dubbo-doc-static/Configuration+Reference.htm" TargetMode="External"/><Relationship Id="rId571" Type="http://schemas.openxmlformats.org/officeDocument/2006/relationships/hyperlink" Target="http://alibaba.github.io/dubbo-doc-static/User+Guide-zh.htm" TargetMode="External"/><Relationship Id="rId19" Type="http://schemas.openxmlformats.org/officeDocument/2006/relationships/hyperlink" Target="http://alibaba.github.io/dubbo-doc-static/User+Guide-zh.htm" TargetMode="External"/><Relationship Id="rId224" Type="http://schemas.openxmlformats.org/officeDocument/2006/relationships/hyperlink" Target="http://alibaba.github.io/dubbo-doc-static/Configs-zh.htm" TargetMode="External"/><Relationship Id="rId245" Type="http://schemas.openxmlformats.org/officeDocument/2006/relationships/hyperlink" Target="http://10.20.160.198/wiki/display/dubbo/10.20.31.22" TargetMode="External"/><Relationship Id="rId266" Type="http://schemas.openxmlformats.org/officeDocument/2006/relationships/hyperlink" Target="http://alibaba.github.io/dubbo-doc-static/User+Guide-zh.htm" TargetMode="External"/><Relationship Id="rId287" Type="http://schemas.openxmlformats.org/officeDocument/2006/relationships/hyperlink" Target="javascript:if(confirm(%27http://en.wikipedia.org/wiki/Consistent_hashing%20%20\n\nThis%20file%20was%20not%20retrieved%20by%20Teleport%20Ultra,%20because%20it%20is%20addressed%20on%20a%20domain%20or%20path%20outside%20the%20boundaries%20set%20for%20its%20Starting%20Address.%20%20\n\nDo%20you%20want%20to%20open%20it%20from%20the%20server?%27))window.location=%27http://en.wikipedia.org/wiki/Consistent_hashing%27" TargetMode="External"/><Relationship Id="rId410" Type="http://schemas.openxmlformats.org/officeDocument/2006/relationships/hyperlink" Target="http://alibaba.github.io/dubbo-doc-static/Service+Degradation-zh.htm" TargetMode="External"/><Relationship Id="rId431" Type="http://schemas.openxmlformats.org/officeDocument/2006/relationships/image" Target="media/image22.jpeg"/><Relationship Id="rId452" Type="http://schemas.openxmlformats.org/officeDocument/2006/relationships/hyperlink" Target="http://alibaba.github.io/dubbo-doc-static/Reference+Config-zh.htm" TargetMode="External"/><Relationship Id="rId473" Type="http://schemas.openxmlformats.org/officeDocument/2006/relationships/hyperlink" Target="http://alibaba.github.io/dubbo-doc-static/User+Guide-zh.htm" TargetMode="External"/><Relationship Id="rId494" Type="http://schemas.openxmlformats.org/officeDocument/2006/relationships/hyperlink" Target="javascript:if(confirm(%27http://cxf.apache.org/%20%20\n\nThis%20file%20was%20not%20retrieved%20by%20Teleport%20Ultra,%20because%20it%20is%20addressed%20on%20a%20domain%20or%20path%20outside%20the%20boundaries%20set%20for%20its%20Starting%20Address.%20%20\n\nDo%20you%20want%20to%20open%20it%20from%20the%20server?%27))window.location=%27http://cxf.apache.org/%27" TargetMode="External"/><Relationship Id="rId508" Type="http://schemas.openxmlformats.org/officeDocument/2006/relationships/hyperlink" Target="http://10.20.160.198/wiki/display/dubbo/java.util.Map" TargetMode="External"/><Relationship Id="rId529" Type="http://schemas.openxmlformats.org/officeDocument/2006/relationships/hyperlink" Target="http://alibaba.github.io/dubbo-doc-static/Administrator+Guide.htm" TargetMode="External"/><Relationship Id="rId30" Type="http://schemas.openxmlformats.org/officeDocument/2006/relationships/hyperlink" Target="http://alibaba.github.io/dubbo-doc-static/User+Guide-zh.htm" TargetMode="External"/><Relationship Id="rId105" Type="http://schemas.openxmlformats.org/officeDocument/2006/relationships/hyperlink" Target="http://alibaba.github.io/dubbo-doc-static/User+Guide-zh.htm" TargetMode="External"/><Relationship Id="rId126" Type="http://schemas.openxmlformats.org/officeDocument/2006/relationships/hyperlink" Target="http://alibaba.github.io/dubbo-doc-static/User+Guide-zh.htm" TargetMode="External"/><Relationship Id="rId147" Type="http://schemas.openxmlformats.org/officeDocument/2006/relationships/image" Target="media/image3.jpeg"/><Relationship Id="rId168" Type="http://schemas.openxmlformats.org/officeDocument/2006/relationships/hyperlink" Target="http://code.alibabatech.com/schema/dubbo" TargetMode="External"/><Relationship Id="rId312" Type="http://schemas.openxmlformats.org/officeDocument/2006/relationships/hyperlink" Target="http://www.springframework.org/schema/beanshttp:/www.springframework.org/schema/beans/spring-beans.xsdhttp:/code.alibabatech.com/schema/dubbohttp:/code.alibabatech.com/schema/dubbo/dubbo.xsd" TargetMode="External"/><Relationship Id="rId333" Type="http://schemas.openxmlformats.org/officeDocument/2006/relationships/hyperlink" Target="http://alibaba.github.io/dubbo-doc-static/User+Guide-zh.htm" TargetMode="External"/><Relationship Id="rId354" Type="http://schemas.openxmlformats.org/officeDocument/2006/relationships/hyperlink" Target="http://alibaba.github.io/dubbo-doc-static/Echo+Test-zh.htm" TargetMode="External"/><Relationship Id="rId540" Type="http://schemas.openxmlformats.org/officeDocument/2006/relationships/hyperlink" Target="http://alibaba.github.io/dubbo-doc-static/Administrator+Guide-zh.htm" TargetMode="External"/><Relationship Id="rId51" Type="http://schemas.openxmlformats.org/officeDocument/2006/relationships/hyperlink" Target="http://alibaba.github.io/dubbo-doc-static/User+Guide-zh.htm" TargetMode="External"/><Relationship Id="rId72" Type="http://schemas.openxmlformats.org/officeDocument/2006/relationships/hyperlink" Target="http://alibaba.github.io/dubbo-doc-static/User+Guide-zh.htm" TargetMode="External"/><Relationship Id="rId93" Type="http://schemas.openxmlformats.org/officeDocument/2006/relationships/hyperlink" Target="http://alibaba.github.io/dubbo-doc-static/User+Guide-zh.htm" TargetMode="External"/><Relationship Id="rId189" Type="http://schemas.openxmlformats.org/officeDocument/2006/relationships/hyperlink" Target="http://alibaba.github.io/dubbo-doc-static/User+Guide-zh.htm" TargetMode="External"/><Relationship Id="rId375" Type="http://schemas.openxmlformats.org/officeDocument/2006/relationships/hyperlink" Target="http://alibaba.github.io/dubbo-doc-static/User+Guide-zh.htm" TargetMode="External"/><Relationship Id="rId396" Type="http://schemas.openxmlformats.org/officeDocument/2006/relationships/hyperlink" Target="http://alibaba.github.io/dubbo-doc-static/User+Guide-zh.htm" TargetMode="External"/><Relationship Id="rId561" Type="http://schemas.openxmlformats.org/officeDocument/2006/relationships/hyperlink" Target="http://alibaba.github.io/dubbo-doc-static/User+Guide-zh.htm" TargetMode="External"/><Relationship Id="rId582" Type="http://schemas.openxmlformats.org/officeDocument/2006/relationships/image" Target="media/image34.jpeg"/><Relationship Id="rId3" Type="http://schemas.openxmlformats.org/officeDocument/2006/relationships/settings" Target="settings.xml"/><Relationship Id="rId214" Type="http://schemas.openxmlformats.org/officeDocument/2006/relationships/hyperlink" Target="http://alibaba.github.io/dubbo-doc-static/User+Guide-zh.htm" TargetMode="External"/><Relationship Id="rId235" Type="http://schemas.openxmlformats.org/officeDocument/2006/relationships/hyperlink" Target="http://www.w3.org/2001/XMLSchema-instance" TargetMode="External"/><Relationship Id="rId256" Type="http://schemas.openxmlformats.org/officeDocument/2006/relationships/hyperlink" Target="http://alibaba.github.io/dubbo-doc-static/User+Guide-zh.htm" TargetMode="External"/><Relationship Id="rId277" Type="http://schemas.openxmlformats.org/officeDocument/2006/relationships/hyperlink" Target="http://alibaba.github.io/dubbo-doc-static/API+Config-zh.htm" TargetMode="External"/><Relationship Id="rId298" Type="http://schemas.openxmlformats.org/officeDocument/2006/relationships/hyperlink" Target="http://alibaba.github.io/dubbo-doc-static/Register+Only-zh.htm" TargetMode="External"/><Relationship Id="rId400" Type="http://schemas.openxmlformats.org/officeDocument/2006/relationships/hyperlink" Target="http://alibaba.github.io/dubbo-doc-static/Developer+Guide-zh.htm" TargetMode="External"/><Relationship Id="rId421" Type="http://schemas.openxmlformats.org/officeDocument/2006/relationships/hyperlink" Target="http://alibaba.github.io/dubbo-doc-static/Access+Log-zh.htm" TargetMode="External"/><Relationship Id="rId442" Type="http://schemas.openxmlformats.org/officeDocument/2006/relationships/hyperlink" Target="http://alibaba.github.io/dubbo-doc-static/User+Guide-zh.htm" TargetMode="External"/><Relationship Id="rId463" Type="http://schemas.openxmlformats.org/officeDocument/2006/relationships/hyperlink" Target="http://alibaba.github.io/dubbo-doc-static/User+Guide-zh.htm" TargetMode="External"/><Relationship Id="rId484" Type="http://schemas.openxmlformats.org/officeDocument/2006/relationships/hyperlink" Target="javascript:if(confirm(%27http://download.oracle.com/docs/cd/E17409_01/javase/6/docs/technotes/guides/rmi/sunrmiproperties.html%20%20\n\nThis%20file%20was%20not%20retrieved%20by%20Teleport%20Ultra,%20because%20it%20is%20addressed%20on%20a%20domain%20or%20path%20outside%20the%20boundaries%20set%20for%20its%20Starting%20Address.%20%20\n\nDo%20you%20want%20to%20open%20it%20from%20the%20server?%27))window.location=%27http://download.oracle.com/docs/cd/E17409_01/javase/6/docs/technotes/guides/rmi/sunrmiproperties.html%27" TargetMode="External"/><Relationship Id="rId519" Type="http://schemas.openxmlformats.org/officeDocument/2006/relationships/hyperlink" Target="http://alibaba.github.io/dubbo-doc-static/User+Guide-zh.htm" TargetMode="External"/><Relationship Id="rId116" Type="http://schemas.openxmlformats.org/officeDocument/2006/relationships/hyperlink" Target="http://alibaba.github.io/dubbo-doc-static/User+Guide-zh.htm" TargetMode="External"/><Relationship Id="rId137" Type="http://schemas.openxmlformats.org/officeDocument/2006/relationships/hyperlink" Target="http://alibaba.github.io/dubbo-doc-static/User+Guide-zh.htm" TargetMode="External"/><Relationship Id="rId158" Type="http://schemas.openxmlformats.org/officeDocument/2006/relationships/hyperlink" Target="http://www.springframework.org/schema/beans" TargetMode="External"/><Relationship Id="rId302" Type="http://schemas.openxmlformats.org/officeDocument/2006/relationships/hyperlink" Target="http://alibaba.github.io/dubbo-doc-static/Multi+Protocol-zh.htm" TargetMode="External"/><Relationship Id="rId323" Type="http://schemas.openxmlformats.org/officeDocument/2006/relationships/hyperlink" Target="http://www.springframework.org/schema/beanshttp:/www.springframework.org/schema/beans/spring-beans.xsdhttp:/code.alibabatech.com/schema/dubbohttp:/code.alibabatech.com/schema/dubbo/dubbo.xsd" TargetMode="External"/><Relationship Id="rId344" Type="http://schemas.openxmlformats.org/officeDocument/2006/relationships/hyperlink" Target="http://alibaba.github.io/dubbo-doc-static/Developer+Guide-zh.htm" TargetMode="External"/><Relationship Id="rId530" Type="http://schemas.openxmlformats.org/officeDocument/2006/relationships/hyperlink" Target="http://alibaba.github.io/dubbo-doc-static/User+Guide-zh.htm" TargetMode="External"/><Relationship Id="rId20" Type="http://schemas.openxmlformats.org/officeDocument/2006/relationships/hyperlink" Target="http://alibaba.github.io/dubbo-doc-static/User+Guide-zh.htm" TargetMode="External"/><Relationship Id="rId41" Type="http://schemas.openxmlformats.org/officeDocument/2006/relationships/hyperlink" Target="http://alibaba.github.io/dubbo-doc-static/User+Guide-zh.htm" TargetMode="External"/><Relationship Id="rId62" Type="http://schemas.openxmlformats.org/officeDocument/2006/relationships/hyperlink" Target="http://alibaba.github.io/dubbo-doc-static/User+Guide-zh.htm" TargetMode="External"/><Relationship Id="rId83" Type="http://schemas.openxmlformats.org/officeDocument/2006/relationships/hyperlink" Target="http://alibaba.github.io/dubbo-doc-static/User+Guide-zh.htm" TargetMode="External"/><Relationship Id="rId179" Type="http://schemas.openxmlformats.org/officeDocument/2006/relationships/hyperlink" Target="http://alibaba.github.io/dubbo-doc-static/User+Guide-zh.htm" TargetMode="External"/><Relationship Id="rId365" Type="http://schemas.openxmlformats.org/officeDocument/2006/relationships/hyperlink" Target="http://alibaba.github.io/dubbo-doc-static/Local+Call-zh.htm" TargetMode="External"/><Relationship Id="rId386" Type="http://schemas.openxmlformats.org/officeDocument/2006/relationships/hyperlink" Target="http://alibaba.github.io/dubbo-doc-static/Connection+Control-zh.htm" TargetMode="External"/><Relationship Id="rId551" Type="http://schemas.openxmlformats.org/officeDocument/2006/relationships/hyperlink" Target="javascript:if(confirm(%27http://b2b-doc.alibaba-inc.com/display/RC/Dubbo_SPI_Reference%20%20\n\nThis%20file%20was%20not%20retrieved%20by%20Teleport%20Ultra,%20because%20it%20is%20addressed%20on%20a%20domain%20or%20path%20outside%20the%20boundaries%20set%20for%20its%20Starting%20Address.%20%20\n\nDo%20you%20want%20to%20open%20it%20from%20the%20server?%27))window.location=%27http://b2b-doc.alibaba-inc.com/display/RC/Dubbo_SPI_Reference%27" TargetMode="External"/><Relationship Id="rId572" Type="http://schemas.openxmlformats.org/officeDocument/2006/relationships/image" Target="media/image26.png"/><Relationship Id="rId190" Type="http://schemas.openxmlformats.org/officeDocument/2006/relationships/hyperlink" Target="http://alibaba.github.io/dubbo-doc-static/User+Guide-zh.htm" TargetMode="External"/><Relationship Id="rId204" Type="http://schemas.openxmlformats.org/officeDocument/2006/relationships/hyperlink" Target="http://alibaba.github.io/dubbo-doc-static/User+Guide-zh.htm" TargetMode="External"/><Relationship Id="rId225" Type="http://schemas.openxmlformats.org/officeDocument/2006/relationships/hyperlink" Target="http://alibaba.github.io/dubbo-doc-static/User+Guide-zh.htm" TargetMode="External"/><Relationship Id="rId246" Type="http://schemas.openxmlformats.org/officeDocument/2006/relationships/image" Target="media/image7.jpeg"/><Relationship Id="rId267" Type="http://schemas.openxmlformats.org/officeDocument/2006/relationships/hyperlink" Target="http://alibaba.github.io/dubbo-doc-static/Xml+Config-zh.htm" TargetMode="External"/><Relationship Id="rId288" Type="http://schemas.openxmlformats.org/officeDocument/2006/relationships/hyperlink" Target="http://alibaba.github.io/dubbo-doc-static/Thread+Model-zh.htm" TargetMode="External"/><Relationship Id="rId411" Type="http://schemas.openxmlformats.org/officeDocument/2006/relationships/hyperlink" Target="http://alibaba.github.io/dubbo-doc-static/User+Guide-zh.htm" TargetMode="External"/><Relationship Id="rId432" Type="http://schemas.openxmlformats.org/officeDocument/2006/relationships/hyperlink" Target="http://alibaba.github.io/dubbo-doc-static/API+Reference-zh.htm" TargetMode="External"/><Relationship Id="rId453" Type="http://schemas.openxmlformats.org/officeDocument/2006/relationships/hyperlink" Target="http://alibaba.github.io/dubbo-doc-static/User+Guide-zh.htm" TargetMode="External"/><Relationship Id="rId474" Type="http://schemas.openxmlformats.org/officeDocument/2006/relationships/hyperlink" Target="http://10.20.160.198/wiki/display/dubbo/napoli.queue.name" TargetMode="External"/><Relationship Id="rId509" Type="http://schemas.openxmlformats.org/officeDocument/2006/relationships/hyperlink" Target="http://10.20.160.198/wiki/display/dubbo/java.util.Map" TargetMode="External"/><Relationship Id="rId106" Type="http://schemas.openxmlformats.org/officeDocument/2006/relationships/hyperlink" Target="http://alibaba.github.io/dubbo-doc-static/User+Guide-zh.htm" TargetMode="External"/><Relationship Id="rId127" Type="http://schemas.openxmlformats.org/officeDocument/2006/relationships/hyperlink" Target="http://alibaba.github.io/dubbo-doc-static/User+Guide-zh.htm" TargetMode="External"/><Relationship Id="rId313" Type="http://schemas.openxmlformats.org/officeDocument/2006/relationships/hyperlink" Target="http://alibaba.github.io/dubbo-doc-static/Multi+Registry-zh.htm" TargetMode="External"/><Relationship Id="rId495" Type="http://schemas.openxmlformats.org/officeDocument/2006/relationships/hyperlink" Target="http://10.20.153.10:8080/com.foo.HelloWorld?wsdl" TargetMode="External"/><Relationship Id="rId10" Type="http://schemas.openxmlformats.org/officeDocument/2006/relationships/hyperlink" Target="http://alibaba.github.io/dubbo-doc-static/User+Guide-zh.htm" TargetMode="External"/><Relationship Id="rId31" Type="http://schemas.openxmlformats.org/officeDocument/2006/relationships/hyperlink" Target="http://alibaba.github.io/dubbo-doc-static/User+Guide-zh.htm" TargetMode="External"/><Relationship Id="rId52" Type="http://schemas.openxmlformats.org/officeDocument/2006/relationships/hyperlink" Target="http://alibaba.github.io/dubbo-doc-static/User+Guide-zh.htm" TargetMode="External"/><Relationship Id="rId73" Type="http://schemas.openxmlformats.org/officeDocument/2006/relationships/hyperlink" Target="http://alibaba.github.io/dubbo-doc-static/User+Guide-zh.htm" TargetMode="External"/><Relationship Id="rId94" Type="http://schemas.openxmlformats.org/officeDocument/2006/relationships/hyperlink" Target="http://alibaba.github.io/dubbo-doc-static/User+Guide-zh.htm" TargetMode="External"/><Relationship Id="rId148" Type="http://schemas.openxmlformats.org/officeDocument/2006/relationships/image" Target="media/image4.jpeg"/><Relationship Id="rId169" Type="http://schemas.openxmlformats.org/officeDocument/2006/relationships/hyperlink" Target="http://code.alibabatech.com/schema/dubbo/dubbo.xsd" TargetMode="External"/><Relationship Id="rId334" Type="http://schemas.openxmlformats.org/officeDocument/2006/relationships/hyperlink" Target="http://alibaba.github.io/dubbo-doc-static/Multi+Version-zh.htm" TargetMode="External"/><Relationship Id="rId355" Type="http://schemas.openxmlformats.org/officeDocument/2006/relationships/hyperlink" Target="http://alibaba.github.io/dubbo-doc-static/User+Guide-zh.htm" TargetMode="External"/><Relationship Id="rId376" Type="http://schemas.openxmlformats.org/officeDocument/2006/relationships/image" Target="media/image18.jpeg"/><Relationship Id="rId397" Type="http://schemas.openxmlformats.org/officeDocument/2006/relationships/image" Target="media/image21.jpeg"/><Relationship Id="rId520" Type="http://schemas.openxmlformats.org/officeDocument/2006/relationships/image" Target="media/image24.jpeg"/><Relationship Id="rId541" Type="http://schemas.openxmlformats.org/officeDocument/2006/relationships/hyperlink" Target="http://www.springframework.org/schema/beans" TargetMode="External"/><Relationship Id="rId562" Type="http://schemas.openxmlformats.org/officeDocument/2006/relationships/hyperlink" Target="javascript:if(confirm(%27http://dubbo-reg1.hst.xyi.cn.alidc.net:8080/status/com.alibaba.morgan.member.MemberService:1.0.5%20%20\n\nThis%20file%20was%20not%20retrieved%20by%20Teleport%20Ultra,%20because%20it%20is%20addressed%20on%20a%20domain%20or%20path%20outside%20the%20boundaries%20set%20for%20its%20Starting%20Address.%20%20\n\nDo%20you%20want%20to%20open%20it%20from%20the%20server?%27))window.location=%27http://dubbo-reg1.hst.xyi.cn.alidc.net:8080/status/com.alibaba.morgan.member.MemberService:1.0.5%27" TargetMode="External"/><Relationship Id="rId583" Type="http://schemas.openxmlformats.org/officeDocument/2006/relationships/image" Target="media/image35.jpeg"/><Relationship Id="rId4" Type="http://schemas.openxmlformats.org/officeDocument/2006/relationships/webSettings" Target="webSettings.xml"/><Relationship Id="rId180" Type="http://schemas.openxmlformats.org/officeDocument/2006/relationships/hyperlink" Target="http://alibaba.github.io/dubbo-doc-static/User+Guide-zh.htm" TargetMode="External"/><Relationship Id="rId215" Type="http://schemas.openxmlformats.org/officeDocument/2006/relationships/hyperlink" Target="http://alibaba.github.io/dubbo-doc-static/User+Guide-zh.htm" TargetMode="External"/><Relationship Id="rId236" Type="http://schemas.openxmlformats.org/officeDocument/2006/relationships/hyperlink" Target="http://code.alibabatech.com/schema/dubbo" TargetMode="External"/><Relationship Id="rId257" Type="http://schemas.openxmlformats.org/officeDocument/2006/relationships/hyperlink" Target="http://alibaba.github.io/dubbo-doc-static/User+Guide-zh.htm" TargetMode="External"/><Relationship Id="rId278" Type="http://schemas.openxmlformats.org/officeDocument/2006/relationships/hyperlink" Target="http://alibaba.github.io/dubbo-doc-static/Check+On+Startup-zh.htm" TargetMode="External"/><Relationship Id="rId401" Type="http://schemas.openxmlformats.org/officeDocument/2006/relationships/hyperlink" Target="http://alibaba.github.io/dubbo-doc-static/User+Guide-zh.htm" TargetMode="External"/><Relationship Id="rId422" Type="http://schemas.openxmlformats.org/officeDocument/2006/relationships/hyperlink" Target="http://alibaba.github.io/dubbo-doc-static/User+Guide-zh.htm" TargetMode="External"/><Relationship Id="rId443" Type="http://schemas.openxmlformats.org/officeDocument/2006/relationships/hyperlink" Target="http://alibaba.github.io/dubbo-doc-static/Configuration+Reference-zh.htm" TargetMode="External"/><Relationship Id="rId464" Type="http://schemas.openxmlformats.org/officeDocument/2006/relationships/hyperlink" Target="http://alibaba.github.io/dubbo-doc-static/Provider+Config-zh.htm" TargetMode="External"/><Relationship Id="rId303" Type="http://schemas.openxmlformats.org/officeDocument/2006/relationships/hyperlink" Target="http://alibaba.github.io/dubbo-doc-static/User+Guide-zh.htm" TargetMode="External"/><Relationship Id="rId485" Type="http://schemas.openxmlformats.org/officeDocument/2006/relationships/hyperlink" Target="http://alibaba.github.io/dubbo-doc-static/Hessian+Protocol-zh.htm" TargetMode="External"/><Relationship Id="rId42" Type="http://schemas.openxmlformats.org/officeDocument/2006/relationships/hyperlink" Target="http://alibaba.github.io/dubbo-doc-static/User+Guide-zh.htm" TargetMode="External"/><Relationship Id="rId84" Type="http://schemas.openxmlformats.org/officeDocument/2006/relationships/hyperlink" Target="http://alibaba.github.io/dubbo-doc-static/User+Guide-zh.htm" TargetMode="External"/><Relationship Id="rId138" Type="http://schemas.openxmlformats.org/officeDocument/2006/relationships/hyperlink" Target="http://alibaba.github.io/dubbo-doc-static/User+Guide-zh.htm" TargetMode="External"/><Relationship Id="rId345" Type="http://schemas.openxmlformats.org/officeDocument/2006/relationships/hyperlink" Target="http://alibaba.github.io/dubbo-doc-static/Result+Cache-zh.htm" TargetMode="External"/><Relationship Id="rId387" Type="http://schemas.openxmlformats.org/officeDocument/2006/relationships/hyperlink" Target="http://alibaba.github.io/dubbo-doc-static/User+Guide-zh.htm" TargetMode="External"/><Relationship Id="rId510" Type="http://schemas.openxmlformats.org/officeDocument/2006/relationships/hyperlink" Target="http://alibaba.github.io/dubbo-doc-static/Registry+Reference-zh.htm" TargetMode="External"/><Relationship Id="rId552" Type="http://schemas.openxmlformats.org/officeDocument/2006/relationships/hyperlink" Target="javascript:if(confirm(%27http://b2b-doc.alibaba-inc.com/display/RC/Dubbo_SPI_Reference%20%20\n\nThis%20file%20was%20not%20retrieved%20by%20Teleport%20Ultra,%20because%20it%20is%20addressed%20on%20a%20domain%20or%20path%20outside%20the%20boundaries%20set%20for%20its%20Starting%20Address.%20%20\n\nDo%20you%20want%20to%20open%20it%20from%20the%20server?%27))window.location=%27http://b2b-doc.alibaba-inc.com/display/RC/Dubbo_SPI_Reference%27" TargetMode="External"/><Relationship Id="rId191" Type="http://schemas.openxmlformats.org/officeDocument/2006/relationships/hyperlink" Target="http://alibaba.github.io/dubbo-doc-static/User+Guide-zh.htm" TargetMode="External"/><Relationship Id="rId205" Type="http://schemas.openxmlformats.org/officeDocument/2006/relationships/hyperlink" Target="http://alibaba.github.io/dubbo-doc-static/User+Guide-zh.htm" TargetMode="External"/><Relationship Id="rId247" Type="http://schemas.openxmlformats.org/officeDocument/2006/relationships/hyperlink" Target="http://alibaba.github.io/dubbo-doc-static/User+Guide-zh.htm" TargetMode="External"/><Relationship Id="rId412" Type="http://schemas.openxmlformats.org/officeDocument/2006/relationships/hyperlink" Target="http://alibaba.github.io/dubbo-doc-static/User+Guide-zh.htm" TargetMode="External"/><Relationship Id="rId107" Type="http://schemas.openxmlformats.org/officeDocument/2006/relationships/hyperlink" Target="http://alibaba.github.io/dubbo-doc-static/User+Guide-zh.htm" TargetMode="External"/><Relationship Id="rId289" Type="http://schemas.openxmlformats.org/officeDocument/2006/relationships/hyperlink" Target="http://alibaba.github.io/dubbo-doc-static/User+Guide-zh.htm" TargetMode="External"/><Relationship Id="rId454" Type="http://schemas.openxmlformats.org/officeDocument/2006/relationships/hyperlink" Target="http://alibaba.github.io/dubbo-doc-static/Protocol+Config-zh.htm" TargetMode="External"/><Relationship Id="rId496" Type="http://schemas.openxmlformats.org/officeDocument/2006/relationships/hyperlink" Target="http://alibaba.github.io/dubbo-doc-static/Thrift+Protocol.htm" TargetMode="External"/><Relationship Id="rId11" Type="http://schemas.openxmlformats.org/officeDocument/2006/relationships/hyperlink" Target="http://alibaba.github.io/dubbo-doc-static/User+Guide-zh.htm" TargetMode="External"/><Relationship Id="rId53" Type="http://schemas.openxmlformats.org/officeDocument/2006/relationships/hyperlink" Target="http://alibaba.github.io/dubbo-doc-static/User+Guide-zh.htm" TargetMode="External"/><Relationship Id="rId149" Type="http://schemas.openxmlformats.org/officeDocument/2006/relationships/hyperlink" Target="http://alibaba.github.io/dubbo-doc-static/User+Guide-zh.htm" TargetMode="External"/><Relationship Id="rId314" Type="http://schemas.openxmlformats.org/officeDocument/2006/relationships/hyperlink" Target="http://alibaba.github.io/dubbo-doc-static/User+Guide-zh.htm" TargetMode="External"/><Relationship Id="rId356" Type="http://schemas.openxmlformats.org/officeDocument/2006/relationships/hyperlink" Target="http://alibaba.github.io/dubbo-doc-static/Rpc+Context-zh.htm" TargetMode="External"/><Relationship Id="rId398" Type="http://schemas.openxmlformats.org/officeDocument/2006/relationships/hyperlink" Target="http://alibaba.github.io/dubbo-doc-static/Router+Rule-zh.htm" TargetMode="External"/><Relationship Id="rId521" Type="http://schemas.openxmlformats.org/officeDocument/2006/relationships/hyperlink" Target="javascript:if(confirm(%27http://repo1.maven.org/maven2/org/apache/zookeeper/zookeeper%20%20\n\nThis%20file%20was%20not%20retrieved%20by%20Teleport%20Ultra,%20because%20it%20is%20addressed%20on%20a%20domain%20or%20path%20outside%20the%20boundaries%20set%20for%20its%20Starting%20Address.%20%20\n\nDo%20you%20want%20to%20open%20it%20from%20the%20server?%27))window.location=%27http://repo1.maven.org/maven2/org/apache/zookeeper/zookeeper%27" TargetMode="External"/><Relationship Id="rId563" Type="http://schemas.openxmlformats.org/officeDocument/2006/relationships/hyperlink" Target="http://alibaba.github.io/dubbo-doc-static/User+Guide-zh.htm" TargetMode="External"/><Relationship Id="rId95" Type="http://schemas.openxmlformats.org/officeDocument/2006/relationships/hyperlink" Target="http://alibaba.github.io/dubbo-doc-static/User+Guide-zh.htm" TargetMode="External"/><Relationship Id="rId160" Type="http://schemas.openxmlformats.org/officeDocument/2006/relationships/hyperlink" Target="http://code.alibabatech.com/schema/dubbo" TargetMode="External"/><Relationship Id="rId216" Type="http://schemas.openxmlformats.org/officeDocument/2006/relationships/hyperlink" Target="http://alibaba.github.io/dubbo-doc-static/User+Guide-zh.htm" TargetMode="External"/><Relationship Id="rId423" Type="http://schemas.openxmlformats.org/officeDocument/2006/relationships/hyperlink" Target="http://10.20.160.198/wiki/display/dubbo/foo/bar.log" TargetMode="External"/><Relationship Id="rId258" Type="http://schemas.openxmlformats.org/officeDocument/2006/relationships/image" Target="media/image8.jpeg"/><Relationship Id="rId465" Type="http://schemas.openxmlformats.org/officeDocument/2006/relationships/hyperlink" Target="http://alibaba.github.io/dubbo-doc-static/User+Guide-zh.htm" TargetMode="External"/><Relationship Id="rId22" Type="http://schemas.openxmlformats.org/officeDocument/2006/relationships/hyperlink" Target="http://alibaba.github.io/dubbo-doc-static/User+Guide-zh.htm" TargetMode="External"/><Relationship Id="rId64" Type="http://schemas.openxmlformats.org/officeDocument/2006/relationships/hyperlink" Target="http://alibaba.github.io/dubbo-doc-static/User+Guide-zh.htm" TargetMode="External"/><Relationship Id="rId118" Type="http://schemas.openxmlformats.org/officeDocument/2006/relationships/hyperlink" Target="http://alibaba.github.io/dubbo-doc-static/User+Guide-zh.htm" TargetMode="External"/><Relationship Id="rId325" Type="http://schemas.openxmlformats.org/officeDocument/2006/relationships/hyperlink" Target="http://www.w3.org/2001/XMLSchema-instance" TargetMode="External"/><Relationship Id="rId367" Type="http://schemas.openxmlformats.org/officeDocument/2006/relationships/hyperlink" Target="http://alibaba.github.io/dubbo-doc-static/Parameter+Callback-zh.htm" TargetMode="External"/><Relationship Id="rId532" Type="http://schemas.openxmlformats.org/officeDocument/2006/relationships/hyperlink" Target="http://alibaba.github.io/dubbo-doc-static/Simple+Registry-zh.htm" TargetMode="External"/><Relationship Id="rId574" Type="http://schemas.openxmlformats.org/officeDocument/2006/relationships/image" Target="media/image28.png"/><Relationship Id="rId171" Type="http://schemas.openxmlformats.org/officeDocument/2006/relationships/hyperlink" Target="http://alibaba.github.io/dubbo-doc-static/Dependencies-zh.htm" TargetMode="External"/><Relationship Id="rId227" Type="http://schemas.openxmlformats.org/officeDocument/2006/relationships/hyperlink" Target="http://alibaba.github.io/dubbo-doc-static/User+Guide-zh.htm" TargetMode="External"/><Relationship Id="rId269" Type="http://schemas.openxmlformats.org/officeDocument/2006/relationships/hyperlink" Target="http://alibaba.github.io/dubbo-doc-static/Configuration+Reference-zh.htm" TargetMode="External"/><Relationship Id="rId434" Type="http://schemas.openxmlformats.org/officeDocument/2006/relationships/hyperlink" Target="http://alibaba.github.io/dubbo-doc-static/User+Guide-zh.htm" TargetMode="External"/><Relationship Id="rId476" Type="http://schemas.openxmlformats.org/officeDocument/2006/relationships/hyperlink" Target="http://alibaba.github.io/dubbo-doc-static/Protocol+Reference-zh.htm" TargetMode="External"/><Relationship Id="rId33" Type="http://schemas.openxmlformats.org/officeDocument/2006/relationships/hyperlink" Target="http://alibaba.github.io/dubbo-doc-static/User+Guide-zh.htm" TargetMode="External"/><Relationship Id="rId129" Type="http://schemas.openxmlformats.org/officeDocument/2006/relationships/hyperlink" Target="http://alibaba.github.io/dubbo-doc-static/User+Guide-zh.htm" TargetMode="External"/><Relationship Id="rId280" Type="http://schemas.openxmlformats.org/officeDocument/2006/relationships/hyperlink" Target="http://alibaba.github.io/dubbo-doc-static/Fault+Tolerance-zh.htm" TargetMode="External"/><Relationship Id="rId336" Type="http://schemas.openxmlformats.org/officeDocument/2006/relationships/hyperlink" Target="http://alibaba.github.io/dubbo-doc-static/Merge+By+Group-zh.htm" TargetMode="External"/><Relationship Id="rId501" Type="http://schemas.openxmlformats.org/officeDocument/2006/relationships/hyperlink" Target="http://alibaba.github.io/dubbo-doc-static/User+Guide-zh.htm" TargetMode="External"/><Relationship Id="rId543" Type="http://schemas.openxmlformats.org/officeDocument/2006/relationships/hyperlink" Target="http://code.alibabatech.com/schema/dubbo" TargetMode="External"/><Relationship Id="rId75" Type="http://schemas.openxmlformats.org/officeDocument/2006/relationships/hyperlink" Target="http://alibaba.github.io/dubbo-doc-static/User+Guide-zh.htm" TargetMode="External"/><Relationship Id="rId140" Type="http://schemas.openxmlformats.org/officeDocument/2006/relationships/hyperlink" Target="http://alibaba.github.io/dubbo-doc-static/User+Guide-zh.htm" TargetMode="External"/><Relationship Id="rId182" Type="http://schemas.openxmlformats.org/officeDocument/2006/relationships/hyperlink" Target="http://alibaba.github.io/dubbo-doc-static/User+Guide-zh.htm" TargetMode="External"/><Relationship Id="rId378" Type="http://schemas.openxmlformats.org/officeDocument/2006/relationships/hyperlink" Target="http://alibaba.github.io/dubbo-doc-static/User+Guide-zh.htm" TargetMode="External"/><Relationship Id="rId403" Type="http://schemas.openxmlformats.org/officeDocument/2006/relationships/hyperlink" Target="http://alibaba.github.io/dubbo-doc-static/User+Guide-zh.htm" TargetMode="External"/><Relationship Id="rId585" Type="http://schemas.openxmlformats.org/officeDocument/2006/relationships/image" Target="media/image37.jpeg"/><Relationship Id="rId6" Type="http://schemas.openxmlformats.org/officeDocument/2006/relationships/endnotes" Target="endnotes.xml"/><Relationship Id="rId238" Type="http://schemas.openxmlformats.org/officeDocument/2006/relationships/hyperlink" Target="http://10.20.160.198/wiki/display/dubbo/10.20.31.22" TargetMode="External"/><Relationship Id="rId445" Type="http://schemas.openxmlformats.org/officeDocument/2006/relationships/hyperlink" Target="http://alibaba.github.io/dubbo-doc-static/User+Guide-zh.htm" TargetMode="External"/><Relationship Id="rId487" Type="http://schemas.openxmlformats.org/officeDocument/2006/relationships/hyperlink" Target="javascript:if(confirm(%27http://hessian.caucho.com/%20%20\n\nThis%20file%20was%20not%20retrieved%20by%20Teleport%20Ultra,%20because%20it%20is%20addressed%20on%20a%20domain%20or%20path%20outside%20the%20boundaries%20set%20for%20its%20Starting%20Address.%20%20\n\nDo%20you%20want%20to%20open%20it%20from%20the%20server?%27))window.location=%27http://hessian.caucho.com/%27" TargetMode="External"/><Relationship Id="rId291" Type="http://schemas.openxmlformats.org/officeDocument/2006/relationships/hyperlink" Target="http://alibaba.github.io/dubbo-doc-static/Directly+Provider-zh.htm" TargetMode="External"/><Relationship Id="rId305" Type="http://schemas.openxmlformats.org/officeDocument/2006/relationships/hyperlink" Target="http://www.springframework.org/schema/beans" TargetMode="External"/><Relationship Id="rId347" Type="http://schemas.openxmlformats.org/officeDocument/2006/relationships/hyperlink" Target="javascript:if(confirm(%27https://github.com/alibaba/dubbo/tree/master/dubbo-test/dubbo-test-examples/src/main/java/com/alibaba/dubbo/examples/cache%20%20\n\nThis%20file%20was%20not%20retrieved%20by%20Teleport%20Ultra,%20because%20it%20is%20addressed%20on%20a%20domain%20or%20path%20outside%20the%20boundaries%20set%20for%20its%20Starting%20Address.%20%20\n\nDo%20you%20want%20to%20open%20it%20from%20the%20server?%27))window.location=%27https://github.com/alibaba/dubbo/tree/master/dubbo-test/dubbo-test-examples/src/main/java/com/alibaba/dubbo/examples/cache%27" TargetMode="External"/><Relationship Id="rId512" Type="http://schemas.openxmlformats.org/officeDocument/2006/relationships/hyperlink" Target="http://alibaba.github.io/dubbo-doc-static/Multicast+Registry-zh.htm" TargetMode="External"/><Relationship Id="rId44" Type="http://schemas.openxmlformats.org/officeDocument/2006/relationships/hyperlink" Target="http://alibaba.github.io/dubbo-doc-static/User+Guide-zh.htm" TargetMode="External"/><Relationship Id="rId86" Type="http://schemas.openxmlformats.org/officeDocument/2006/relationships/hyperlink" Target="http://alibaba.github.io/dubbo-doc-static/User+Guide-zh.htm" TargetMode="External"/><Relationship Id="rId151" Type="http://schemas.openxmlformats.org/officeDocument/2006/relationships/hyperlink" Target="http://alibaba.github.io/dubbo-doc-static/User+Guide-zh.htm" TargetMode="External"/><Relationship Id="rId389" Type="http://schemas.openxmlformats.org/officeDocument/2006/relationships/hyperlink" Target="http://alibaba.github.io/dubbo-doc-static/Lazy+Connection-zh.htm" TargetMode="External"/><Relationship Id="rId554" Type="http://schemas.openxmlformats.org/officeDocument/2006/relationships/hyperlink" Target="http://alibaba.github.io/dubbo-doc-static/User+Guide-zh.htm" TargetMode="External"/><Relationship Id="rId193" Type="http://schemas.openxmlformats.org/officeDocument/2006/relationships/hyperlink" Target="http://alibaba.github.io/dubbo-doc-static/User+Guide-zh.htm" TargetMode="External"/><Relationship Id="rId207" Type="http://schemas.openxmlformats.org/officeDocument/2006/relationships/hyperlink" Target="http://alibaba.github.io/dubbo-doc-static/User+Guide-zh.htm" TargetMode="External"/><Relationship Id="rId249" Type="http://schemas.openxmlformats.org/officeDocument/2006/relationships/hyperlink" Target="http://alibaba.github.io/dubbo-doc-static/User+Guide-zh.htm" TargetMode="External"/><Relationship Id="rId414" Type="http://schemas.openxmlformats.org/officeDocument/2006/relationships/hyperlink" Target="http://alibaba.github.io/dubbo-doc-static/User+Guide-zh.htm" TargetMode="External"/><Relationship Id="rId456" Type="http://schemas.openxmlformats.org/officeDocument/2006/relationships/hyperlink" Target="http://alibaba.github.io/dubbo-doc-static/Registry+Config-zh.htm" TargetMode="External"/><Relationship Id="rId498" Type="http://schemas.openxmlformats.org/officeDocument/2006/relationships/hyperlink" Target="javascript:if(confirm(%27http://thrift.apache.org/%20%20\n\nThis%20file%20was%20not%20retrieved%20by%20Teleport%20Ultra,%20because%20it%20is%20addressed%20on%20a%20domain%20or%20path%20outside%20the%20boundaries%20set%20for%20its%20Starting%20Address.%20%20\n\nDo%20you%20want%20to%20open%20it%20from%20the%20server?%27))window.location=%27http://thrift.apache.org/%27" TargetMode="External"/><Relationship Id="rId13" Type="http://schemas.openxmlformats.org/officeDocument/2006/relationships/hyperlink" Target="http://alibaba.github.io/dubbo-doc-static/User+Guide-zh.htm" TargetMode="External"/><Relationship Id="rId109" Type="http://schemas.openxmlformats.org/officeDocument/2006/relationships/hyperlink" Target="http://alibaba.github.io/dubbo-doc-static/User+Guide-zh.htm" TargetMode="External"/><Relationship Id="rId260" Type="http://schemas.openxmlformats.org/officeDocument/2006/relationships/hyperlink" Target="http://alibaba.github.io/dubbo-doc-static/User+Guide-zh.htm" TargetMode="External"/><Relationship Id="rId316" Type="http://schemas.openxmlformats.org/officeDocument/2006/relationships/hyperlink" Target="http://www.springframework.org/schema/beans" TargetMode="External"/><Relationship Id="rId523" Type="http://schemas.openxmlformats.org/officeDocument/2006/relationships/hyperlink" Target="javascript:if(confirm(%27http://repo1.maven.org/maven2/com/github/sgroschupf/zkclient%20%20\n\nThis%20file%20was%20not%20retrieved%20by%20Teleport%20Ultra,%20because%20it%20is%20addressed%20on%20a%20domain%20or%20path%20outside%20the%20boundaries%20set%20for%20its%20Starting%20Address.%20%20\n\nDo%20you%20want%20to%20open%20it%20from%20the%20server?%27))window.location=%27http://repo1.maven.org/maven2/com/github/sgroschupf/zkclient%27" TargetMode="External"/><Relationship Id="rId55" Type="http://schemas.openxmlformats.org/officeDocument/2006/relationships/hyperlink" Target="http://alibaba.github.io/dubbo-doc-static/User+Guide-zh.htm" TargetMode="External"/><Relationship Id="rId97" Type="http://schemas.openxmlformats.org/officeDocument/2006/relationships/hyperlink" Target="http://alibaba.github.io/dubbo-doc-static/User+Guide-zh.htm" TargetMode="External"/><Relationship Id="rId120" Type="http://schemas.openxmlformats.org/officeDocument/2006/relationships/hyperlink" Target="http://alibaba.github.io/dubbo-doc-static/User+Guide-zh.htm" TargetMode="External"/><Relationship Id="rId358" Type="http://schemas.openxmlformats.org/officeDocument/2006/relationships/hyperlink" Target="http://alibaba.github.io/dubbo-doc-static/User+Guide.htm" TargetMode="External"/><Relationship Id="rId565" Type="http://schemas.openxmlformats.org/officeDocument/2006/relationships/hyperlink" Target="http://alibaba.github.io/dubbo-doc-static/Capacity+Estimated-zh.htm" TargetMode="External"/><Relationship Id="rId162" Type="http://schemas.openxmlformats.org/officeDocument/2006/relationships/hyperlink" Target="http://10.20.160.198/wiki/display/dubbo/provider.xml" TargetMode="External"/><Relationship Id="rId218" Type="http://schemas.openxmlformats.org/officeDocument/2006/relationships/hyperlink" Target="http://alibaba.github.io/dubbo-doc-static/User+Guide-zh.htm" TargetMode="External"/><Relationship Id="rId425" Type="http://schemas.openxmlformats.org/officeDocument/2006/relationships/hyperlink" Target="http://alibaba.github.io/dubbo-doc-static/User+Guide-zh.htm" TargetMode="External"/><Relationship Id="rId467" Type="http://schemas.openxmlformats.org/officeDocument/2006/relationships/hyperlink" Target="http://alibaba.github.io/dubbo-doc-static/User+Guide-zh.htm" TargetMode="External"/><Relationship Id="rId271" Type="http://schemas.openxmlformats.org/officeDocument/2006/relationships/hyperlink" Target="http://alibaba.github.io/dubbo-doc-static/User+Guide-zh.htm" TargetMode="External"/><Relationship Id="rId24" Type="http://schemas.openxmlformats.org/officeDocument/2006/relationships/hyperlink" Target="http://alibaba.github.io/dubbo-doc-static/User+Guide-zh.htm" TargetMode="External"/><Relationship Id="rId66" Type="http://schemas.openxmlformats.org/officeDocument/2006/relationships/hyperlink" Target="http://alibaba.github.io/dubbo-doc-static/User+Guide-zh.htm" TargetMode="External"/><Relationship Id="rId131" Type="http://schemas.openxmlformats.org/officeDocument/2006/relationships/hyperlink" Target="http://alibaba.github.io/dubbo-doc-static/User+Guide-zh.htm" TargetMode="External"/><Relationship Id="rId327" Type="http://schemas.openxmlformats.org/officeDocument/2006/relationships/hyperlink" Target="http://www.springframework.org/schema/beanshttp:/www.springframework.org/schema/beans/spring-beans.xsdhttp:/code.alibabatech.com/schema/dubbohttp:/code.alibabatech.com/schema/dubbo/dubbo.xsd" TargetMode="External"/><Relationship Id="rId369" Type="http://schemas.openxmlformats.org/officeDocument/2006/relationships/hyperlink" Target="javascript:if(confirm(%27https://github.com/alibaba/dubbo/tree/master/dubbo-test/dubbo-test-examples/src/main/java/com/alibaba/dubbo/examples/callback%20%20\n\nThis%20file%20was%20not%20retrieved%20by%20Teleport%20Ultra,%20because%20it%20is%20addressed%20on%20a%20domain%20or%20path%20outside%20the%20boundaries%20set%20for%20its%20Starting%20Address.%20%20\n\nDo%20you%20want%20to%20open%20it%20from%20the%20server?%27))window.location=%27https://github.com/alibaba/dubbo/tree/master/dubbo-test/dubbo-test-examples/src/main/java/com/alibaba/dubbo/examples/callback%27" TargetMode="External"/><Relationship Id="rId534" Type="http://schemas.openxmlformats.org/officeDocument/2006/relationships/hyperlink" Target="http://www.springframework.org/schema/beans" TargetMode="External"/><Relationship Id="rId576" Type="http://schemas.openxmlformats.org/officeDocument/2006/relationships/image" Target="media/image30.png"/><Relationship Id="rId173" Type="http://schemas.openxmlformats.org/officeDocument/2006/relationships/hyperlink" Target="http://alibaba.github.io/dubbo-doc-static/Maturity-zh.htm" TargetMode="External"/><Relationship Id="rId229" Type="http://schemas.openxmlformats.org/officeDocument/2006/relationships/hyperlink" Target="http://alibaba.github.io/dubbo-doc-static/Configuration+Reference-zh.htm" TargetMode="External"/><Relationship Id="rId380" Type="http://schemas.openxmlformats.org/officeDocument/2006/relationships/hyperlink" Target="http://alibaba.github.io/dubbo-doc-static/User+Guide-zh.htm" TargetMode="External"/><Relationship Id="rId436" Type="http://schemas.openxmlformats.org/officeDocument/2006/relationships/hyperlink" Target="http://alibaba.github.io/dubbo-doc-static/User+Guide-zh.htm" TargetMode="External"/><Relationship Id="rId240" Type="http://schemas.openxmlformats.org/officeDocument/2006/relationships/hyperlink" Target="http://www.springframework.org/schema/beans" TargetMode="External"/><Relationship Id="rId478" Type="http://schemas.openxmlformats.org/officeDocument/2006/relationships/hyperlink" Target="http://alibaba.github.io/dubbo-doc-static/User+Guide-zh.htm" TargetMode="External"/><Relationship Id="rId35" Type="http://schemas.openxmlformats.org/officeDocument/2006/relationships/hyperlink" Target="http://alibaba.github.io/dubbo-doc-static/User+Guide-zh.htm" TargetMode="External"/><Relationship Id="rId77" Type="http://schemas.openxmlformats.org/officeDocument/2006/relationships/hyperlink" Target="http://alibaba.github.io/dubbo-doc-static/User+Guide-zh.htm" TargetMode="External"/><Relationship Id="rId100" Type="http://schemas.openxmlformats.org/officeDocument/2006/relationships/hyperlink" Target="http://alibaba.github.io/dubbo-doc-static/User+Guide-zh.htm" TargetMode="External"/><Relationship Id="rId282" Type="http://schemas.openxmlformats.org/officeDocument/2006/relationships/image" Target="media/image10.jpeg"/><Relationship Id="rId338" Type="http://schemas.openxmlformats.org/officeDocument/2006/relationships/image" Target="media/image15.jpeg"/><Relationship Id="rId503" Type="http://schemas.openxmlformats.org/officeDocument/2006/relationships/hyperlink" Target="http://10.20.160.198/wiki/display/dubbo/java.util.Map" TargetMode="External"/><Relationship Id="rId545" Type="http://schemas.openxmlformats.org/officeDocument/2006/relationships/hyperlink" Target="http://www.springframework.org/schema/beans" TargetMode="External"/><Relationship Id="rId587" Type="http://schemas.openxmlformats.org/officeDocument/2006/relationships/fontTable" Target="fontTable.xml"/><Relationship Id="rId8" Type="http://schemas.openxmlformats.org/officeDocument/2006/relationships/hyperlink" Target="http://alibaba.github.io/dubbo-doc-static/User+Guide-zh.htm" TargetMode="External"/><Relationship Id="rId142" Type="http://schemas.openxmlformats.org/officeDocument/2006/relationships/image" Target="media/image1.jpeg"/><Relationship Id="rId184" Type="http://schemas.openxmlformats.org/officeDocument/2006/relationships/hyperlink" Target="http://alibaba.github.io/dubbo-doc-static/User+Guide-zh.htm" TargetMode="External"/><Relationship Id="rId391" Type="http://schemas.openxmlformats.org/officeDocument/2006/relationships/hyperlink" Target="http://alibaba.github.io/dubbo-doc-static/Sticky+Connection-zh.htm" TargetMode="External"/><Relationship Id="rId405" Type="http://schemas.openxmlformats.org/officeDocument/2006/relationships/hyperlink" Target="javascript:if(confirm(%27http://java.sun.com/developer/technicalArticles/J2SE/Desktop/scripting%20%20\n\nThis%20file%20was%20not%20retrieved%20by%20Teleport%20Ultra,%20because%20it%20is%20addressed%20on%20a%20domain%20or%20path%20outside%20the%20boundaries%20set%20for%20its%20Starting%20Address.%20%20\n\nDo%20you%20want%20to%20open%20it%20from%20the%20server?%27))window.location=%27http://java.sun.com/developer/technicalArticles/J2SE/Desktop/scripting%27" TargetMode="External"/><Relationship Id="rId447" Type="http://schemas.openxmlformats.org/officeDocument/2006/relationships/hyperlink" Target="http://alibaba.github.io/dubbo-doc-static/User+Guide-zh.htm" TargetMode="External"/><Relationship Id="rId251" Type="http://schemas.openxmlformats.org/officeDocument/2006/relationships/hyperlink" Target="http://alibaba.github.io/dubbo-doc-static/User+Guide-zh.htm" TargetMode="External"/><Relationship Id="rId489" Type="http://schemas.openxmlformats.org/officeDocument/2006/relationships/hyperlink" Target="http://alibaba.github.io/dubbo-doc-static/User+Guide-zh.htm" TargetMode="External"/><Relationship Id="rId46" Type="http://schemas.openxmlformats.org/officeDocument/2006/relationships/hyperlink" Target="http://alibaba.github.io/dubbo-doc-static/User+Guide-zh.htm" TargetMode="External"/><Relationship Id="rId293" Type="http://schemas.openxmlformats.org/officeDocument/2006/relationships/image" Target="media/image12.jpeg"/><Relationship Id="rId307" Type="http://schemas.openxmlformats.org/officeDocument/2006/relationships/hyperlink" Target="http://code.alibabatech.com/schema/dubbo" TargetMode="External"/><Relationship Id="rId349" Type="http://schemas.openxmlformats.org/officeDocument/2006/relationships/hyperlink" Target="http://alibaba.github.io/dubbo-doc-static/Developer+Guide-zh.htm" TargetMode="External"/><Relationship Id="rId514" Type="http://schemas.openxmlformats.org/officeDocument/2006/relationships/image" Target="media/image23.jpeg"/><Relationship Id="rId556" Type="http://schemas.openxmlformats.org/officeDocument/2006/relationships/hyperlink" Target="http://alibaba.github.io/dubbo-doc-static/User+Guide-zh.htm" TargetMode="External"/><Relationship Id="rId88" Type="http://schemas.openxmlformats.org/officeDocument/2006/relationships/hyperlink" Target="http://alibaba.github.io/dubbo-doc-static/User+Guide-zh.htm" TargetMode="External"/><Relationship Id="rId111" Type="http://schemas.openxmlformats.org/officeDocument/2006/relationships/hyperlink" Target="http://alibaba.github.io/dubbo-doc-static/User+Guide-zh.htm" TargetMode="External"/><Relationship Id="rId153" Type="http://schemas.openxmlformats.org/officeDocument/2006/relationships/hyperlink" Target="http://alibaba.github.io/dubbo-doc-static/User+Guide-zh.htm" TargetMode="External"/><Relationship Id="rId195" Type="http://schemas.openxmlformats.org/officeDocument/2006/relationships/hyperlink" Target="http://alibaba.github.io/dubbo-doc-static/User+Guide-zh.htm" TargetMode="External"/><Relationship Id="rId209" Type="http://schemas.openxmlformats.org/officeDocument/2006/relationships/hyperlink" Target="http://alibaba.github.io/dubbo-doc-static/User+Guide-zh.htm" TargetMode="External"/><Relationship Id="rId360" Type="http://schemas.openxmlformats.org/officeDocument/2006/relationships/hyperlink" Target="http://alibaba.github.io/dubbo-doc-static/User+Guide-zh.htm" TargetMode="External"/><Relationship Id="rId416" Type="http://schemas.openxmlformats.org/officeDocument/2006/relationships/hyperlink" Target="http://alibaba.github.io/dubbo-doc-static/User+Guide-zh.htm" TargetMode="External"/><Relationship Id="rId220" Type="http://schemas.openxmlformats.org/officeDocument/2006/relationships/hyperlink" Target="http://alibaba.github.io/dubbo-doc-static/User+Guide-zh.htm" TargetMode="External"/><Relationship Id="rId458" Type="http://schemas.openxmlformats.org/officeDocument/2006/relationships/hyperlink" Target="http://alibaba.github.io/dubbo-doc-static/Monitor+Config-zh.htm" TargetMode="External"/><Relationship Id="rId15" Type="http://schemas.openxmlformats.org/officeDocument/2006/relationships/hyperlink" Target="http://alibaba.github.io/dubbo-doc-static/User+Guide-zh.htm" TargetMode="External"/><Relationship Id="rId57" Type="http://schemas.openxmlformats.org/officeDocument/2006/relationships/hyperlink" Target="http://alibaba.github.io/dubbo-doc-static/User+Guide-zh.htm" TargetMode="External"/><Relationship Id="rId262" Type="http://schemas.openxmlformats.org/officeDocument/2006/relationships/hyperlink" Target="http://alibaba.github.io/dubbo-doc-static/Annotation+Config-zh.htm" TargetMode="External"/><Relationship Id="rId318" Type="http://schemas.openxmlformats.org/officeDocument/2006/relationships/hyperlink" Target="http://code.alibabatech.com/schema/dubbo" TargetMode="External"/><Relationship Id="rId525" Type="http://schemas.openxmlformats.org/officeDocument/2006/relationships/hyperlink" Target="javascript:if(confirm(%27http://repo1.maven.org/maven2/com/netflix/curator/curator-framework%20%20\n\nThis%20file%20was%20not%20retrieved%20by%20Teleport%20Ultra,%20because%20it%20is%20addressed%20on%20a%20domain%20or%20path%20outside%20the%20boundaries%20set%20for%20its%20Starting%20Address.%20%20\n\nDo%20you%20want%20to%20open%20it%20from%20the%20server?%27))window.location=%27http://repo1.maven.org/maven2/com/netflix/curator/curator-framework%27" TargetMode="External"/><Relationship Id="rId567" Type="http://schemas.openxmlformats.org/officeDocument/2006/relationships/hyperlink" Target="http://alibaba.github.io/dubbo-doc-static/Benchmark+Test+Toolkit-zh.htm" TargetMode="External"/><Relationship Id="rId99" Type="http://schemas.openxmlformats.org/officeDocument/2006/relationships/hyperlink" Target="http://alibaba.github.io/dubbo-doc-static/User+Guide-zh.htm" TargetMode="External"/><Relationship Id="rId122" Type="http://schemas.openxmlformats.org/officeDocument/2006/relationships/hyperlink" Target="http://alibaba.github.io/dubbo-doc-static/User+Guide-zh.htm" TargetMode="External"/><Relationship Id="rId164" Type="http://schemas.openxmlformats.org/officeDocument/2006/relationships/hyperlink" Target="http://alibaba.github.io/dubbo-doc-static/Administrator+Guide-zh.htm" TargetMode="External"/><Relationship Id="rId371" Type="http://schemas.openxmlformats.org/officeDocument/2006/relationships/hyperlink" Target="http://alibaba.github.io/dubbo-doc-static/Event+Notify-zh.htm" TargetMode="External"/><Relationship Id="rId427" Type="http://schemas.openxmlformats.org/officeDocument/2006/relationships/hyperlink" Target="http://alibaba.github.io/dubbo-doc-static/Reference+Config+Cache-zh.htm" TargetMode="External"/><Relationship Id="rId469" Type="http://schemas.openxmlformats.org/officeDocument/2006/relationships/hyperlink" Target="http://alibaba.github.io/dubbo-doc-static/User+Guide-zh.htm" TargetMode="External"/><Relationship Id="rId26" Type="http://schemas.openxmlformats.org/officeDocument/2006/relationships/hyperlink" Target="http://alibaba.github.io/dubbo-doc-static/User+Guide-zh.htm" TargetMode="External"/><Relationship Id="rId231" Type="http://schemas.openxmlformats.org/officeDocument/2006/relationships/hyperlink" Target="http://alibaba.github.io/dubbo-doc-static/API+Config-zh.htm" TargetMode="External"/><Relationship Id="rId273" Type="http://schemas.openxmlformats.org/officeDocument/2006/relationships/hyperlink" Target="http://alibaba.github.io/dubbo-doc-static/Quick+Start-zh.htm" TargetMode="External"/><Relationship Id="rId329" Type="http://schemas.openxmlformats.org/officeDocument/2006/relationships/hyperlink" Target="http://www.w3.org/2001/XMLSchema-instance" TargetMode="External"/><Relationship Id="rId480" Type="http://schemas.openxmlformats.org/officeDocument/2006/relationships/hyperlink" Target="http://alibaba.github.io/dubbo-doc-static/Dubbo+Protocol-zh.htm" TargetMode="External"/><Relationship Id="rId536" Type="http://schemas.openxmlformats.org/officeDocument/2006/relationships/hyperlink" Target="http://code.alibabatech.com/schema/dubbo" TargetMode="External"/><Relationship Id="rId68" Type="http://schemas.openxmlformats.org/officeDocument/2006/relationships/hyperlink" Target="http://alibaba.github.io/dubbo-doc-static/User+Guide-zh.htm" TargetMode="External"/><Relationship Id="rId133" Type="http://schemas.openxmlformats.org/officeDocument/2006/relationships/hyperlink" Target="http://alibaba.github.io/dubbo-doc-static/User+Guide-zh.htm" TargetMode="External"/><Relationship Id="rId175" Type="http://schemas.openxmlformats.org/officeDocument/2006/relationships/hyperlink" Target="http://alibaba.github.io/dubbo-doc-static/User+Guide-zh.htm" TargetMode="External"/><Relationship Id="rId340" Type="http://schemas.openxmlformats.org/officeDocument/2006/relationships/hyperlink" Target="http://alibaba.github.io/dubbo-doc-static/Parameter+Validation-zh.htm" TargetMode="External"/><Relationship Id="rId57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195</Pages>
  <Words>30294</Words>
  <Characters>172681</Characters>
  <Application>Microsoft Office Word</Application>
  <DocSecurity>0</DocSecurity>
  <Lines>1439</Lines>
  <Paragraphs>405</Paragraphs>
  <ScaleCrop>false</ScaleCrop>
  <Company/>
  <LinksUpToDate>false</LinksUpToDate>
  <CharactersWithSpaces>202570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xiaohao</dc:creator>
  <cp:keywords/>
  <dc:description/>
  <cp:lastModifiedBy>xiaohao</cp:lastModifiedBy>
  <cp:revision>2</cp:revision>
  <dcterms:created xsi:type="dcterms:W3CDTF">2014-08-04T02:58:00Z</dcterms:created>
  <dcterms:modified xsi:type="dcterms:W3CDTF">2014-08-04T03:01:00Z</dcterms:modified>
</cp:coreProperties>
</file>